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5"/>
        <w:gridCol w:w="10350"/>
      </w:tblGrid>
      <w:tr w:rsidR="00BD1762" w:rsidRPr="00C53D85" w14:paraId="5B92D585" w14:textId="3C6E7543" w:rsidTr="2CD3011E">
        <w:trPr>
          <w:cantSplit/>
          <w:trHeight w:hRule="exact" w:val="5100"/>
          <w:tblHeader/>
        </w:trPr>
        <w:tc>
          <w:tcPr>
            <w:tcW w:w="555" w:type="dxa"/>
            <w:tcBorders>
              <w:top w:val="nil"/>
              <w:left w:val="nil"/>
              <w:bottom w:val="nil"/>
              <w:right w:val="nil"/>
            </w:tcBorders>
            <w:tcMar>
              <w:top w:w="0" w:type="dxa"/>
              <w:left w:w="0" w:type="dxa"/>
              <w:bottom w:w="0" w:type="dxa"/>
              <w:right w:w="0" w:type="dxa"/>
            </w:tcMar>
            <w:vAlign w:val="bottom"/>
          </w:tcPr>
          <w:p w14:paraId="5B92D583" w14:textId="62C17525" w:rsidR="00BD1762" w:rsidRPr="00C53D85" w:rsidRDefault="5F6CAF12" w:rsidP="0005659C">
            <w:pPr>
              <w:keepNext/>
              <w:jc w:val="right"/>
              <w:rPr>
                <w:sz w:val="20"/>
                <w:szCs w:val="20"/>
              </w:rPr>
            </w:pPr>
            <w:ins w:id="0" w:author="Justin Frenzel" w:date="2026-03-10T02:04:00Z" w16du:dateUtc="2026-03-10T02:04:39Z">
              <w:del w:id="1" w:author="Matt Rogers" w:date="2026-03-11T09:06:00Z" w16du:dateUtc="2026-03-11T13:06:00Z">
                <w:r w:rsidRPr="2CD3011E" w:rsidDel="00A431D0">
                  <w:rPr>
                    <w:sz w:val="20"/>
                    <w:szCs w:val="20"/>
                  </w:rPr>
                  <w:delText>f</w:delText>
                </w:r>
              </w:del>
            </w:ins>
          </w:p>
        </w:tc>
        <w:tc>
          <w:tcPr>
            <w:tcW w:w="10350" w:type="dxa"/>
            <w:tcBorders>
              <w:top w:val="nil"/>
              <w:left w:val="nil"/>
              <w:bottom w:val="nil"/>
              <w:right w:val="nil"/>
            </w:tcBorders>
            <w:tcMar>
              <w:top w:w="0" w:type="dxa"/>
              <w:left w:w="53" w:type="dxa"/>
              <w:bottom w:w="0" w:type="dxa"/>
              <w:right w:w="53" w:type="dxa"/>
            </w:tcMar>
            <w:vAlign w:val="bottom"/>
          </w:tcPr>
          <w:p w14:paraId="5B92D584" w14:textId="4D3034C6" w:rsidR="00BD1762" w:rsidRPr="00C53D85" w:rsidRDefault="0000542C" w:rsidP="00BD1762">
            <w:pPr>
              <w:keepNext/>
              <w:spacing w:before="53" w:after="30" w:line="396" w:lineRule="auto"/>
              <w:rPr>
                <w:rFonts w:eastAsia="Calibri"/>
                <w:b/>
                <w:sz w:val="20"/>
                <w:szCs w:val="20"/>
              </w:rPr>
            </w:pPr>
            <w:r>
              <w:rPr>
                <w:rFonts w:eastAsia="Calibri"/>
                <w:b/>
                <w:sz w:val="20"/>
                <w:szCs w:val="20"/>
              </w:rPr>
              <w:t xml:space="preserve">Consolidated </w:t>
            </w:r>
            <w:r w:rsidR="00BD1762">
              <w:rPr>
                <w:rFonts w:eastAsia="Calibri"/>
                <w:b/>
                <w:sz w:val="20"/>
                <w:szCs w:val="20"/>
              </w:rPr>
              <w:t xml:space="preserve">Financial Statements </w:t>
            </w:r>
            <w:r w:rsidR="00DA7C8D">
              <w:rPr>
                <w:rFonts w:eastAsia="Calibri"/>
                <w:b/>
                <w:sz w:val="20"/>
                <w:szCs w:val="20"/>
              </w:rPr>
              <w:t xml:space="preserve">with </w:t>
            </w:r>
            <w:r w:rsidR="00BD1762">
              <w:rPr>
                <w:rFonts w:eastAsia="Calibri"/>
                <w:b/>
                <w:sz w:val="20"/>
                <w:szCs w:val="20"/>
              </w:rPr>
              <w:t xml:space="preserve">Independent </w:t>
            </w:r>
            <w:r>
              <w:rPr>
                <w:rFonts w:eastAsia="Calibri"/>
                <w:b/>
                <w:sz w:val="20"/>
                <w:szCs w:val="20"/>
              </w:rPr>
              <w:t>Auditor’s Report</w:t>
            </w:r>
          </w:p>
        </w:tc>
      </w:tr>
      <w:tr w:rsidR="00BD1762" w:rsidRPr="00C53D85" w14:paraId="5B92D589" w14:textId="1A25CE67" w:rsidTr="2CD3011E">
        <w:trPr>
          <w:cantSplit/>
          <w:trHeight w:hRule="exact" w:val="1065"/>
        </w:trPr>
        <w:tc>
          <w:tcPr>
            <w:tcW w:w="555" w:type="dxa"/>
            <w:tcBorders>
              <w:top w:val="nil"/>
              <w:left w:val="nil"/>
              <w:bottom w:val="nil"/>
              <w:right w:val="nil"/>
            </w:tcBorders>
            <w:tcMar>
              <w:top w:w="0" w:type="dxa"/>
              <w:left w:w="0" w:type="dxa"/>
              <w:bottom w:w="0" w:type="dxa"/>
              <w:right w:w="0" w:type="dxa"/>
            </w:tcMar>
            <w:vAlign w:val="bottom"/>
          </w:tcPr>
          <w:p w14:paraId="5B92D587" w14:textId="2417D336" w:rsidR="00BD1762" w:rsidRPr="00C53D85" w:rsidRDefault="00BD1762" w:rsidP="0005659C">
            <w:pPr>
              <w:keepNext/>
              <w:jc w:val="right"/>
              <w:rPr>
                <w:sz w:val="20"/>
                <w:szCs w:val="20"/>
              </w:rPr>
            </w:pPr>
          </w:p>
        </w:tc>
        <w:tc>
          <w:tcPr>
            <w:tcW w:w="10350" w:type="dxa"/>
            <w:tcBorders>
              <w:top w:val="nil"/>
              <w:left w:val="nil"/>
              <w:bottom w:val="nil"/>
              <w:right w:val="nil"/>
            </w:tcBorders>
            <w:tcMar>
              <w:top w:w="0" w:type="dxa"/>
              <w:left w:w="53" w:type="dxa"/>
              <w:bottom w:w="0" w:type="dxa"/>
              <w:right w:w="53" w:type="dxa"/>
            </w:tcMar>
            <w:vAlign w:val="bottom"/>
          </w:tcPr>
          <w:p w14:paraId="16D504C5" w14:textId="0DC9E635" w:rsidR="00BD1762" w:rsidRDefault="00BD1762" w:rsidP="00BD1762">
            <w:pPr>
              <w:keepNext/>
              <w:spacing w:before="53" w:after="30"/>
              <w:outlineLvl w:val="0"/>
              <w:rPr>
                <w:rFonts w:eastAsia="Calibri"/>
                <w:b/>
                <w:sz w:val="20"/>
                <w:szCs w:val="20"/>
              </w:rPr>
            </w:pPr>
            <w:r w:rsidRPr="00C53D85">
              <w:rPr>
                <w:rFonts w:eastAsia="Calibri"/>
                <w:b/>
                <w:sz w:val="20"/>
                <w:szCs w:val="20"/>
              </w:rPr>
              <w:t xml:space="preserve">Flow Global Holdings, LLC </w:t>
            </w:r>
          </w:p>
          <w:p w14:paraId="6191AE9B" w14:textId="77777777" w:rsidR="00BD1762" w:rsidRDefault="00BD1762" w:rsidP="00BD1762">
            <w:pPr>
              <w:keepNext/>
              <w:spacing w:before="53" w:after="30"/>
              <w:outlineLvl w:val="0"/>
              <w:rPr>
                <w:rFonts w:eastAsia="Calibri"/>
                <w:b/>
                <w:sz w:val="20"/>
                <w:szCs w:val="20"/>
              </w:rPr>
            </w:pPr>
          </w:p>
          <w:p w14:paraId="5B92D588" w14:textId="099CEAAA" w:rsidR="00BD1762" w:rsidRPr="00C53D85" w:rsidRDefault="006F77A6" w:rsidP="00BD1762">
            <w:pPr>
              <w:keepNext/>
              <w:spacing w:before="53" w:after="30"/>
              <w:outlineLvl w:val="0"/>
              <w:rPr>
                <w:rFonts w:eastAsia="Calibri"/>
                <w:b/>
                <w:sz w:val="20"/>
                <w:szCs w:val="20"/>
              </w:rPr>
            </w:pPr>
            <w:r>
              <w:rPr>
                <w:rFonts w:eastAsia="Calibri"/>
                <w:b/>
                <w:sz w:val="20"/>
                <w:szCs w:val="20"/>
              </w:rPr>
              <w:t xml:space="preserve">As of and for the </w:t>
            </w:r>
            <w:r w:rsidR="00683717">
              <w:rPr>
                <w:rFonts w:eastAsia="Calibri"/>
                <w:b/>
                <w:sz w:val="20"/>
                <w:szCs w:val="20"/>
              </w:rPr>
              <w:t>Y</w:t>
            </w:r>
            <w:r>
              <w:rPr>
                <w:rFonts w:eastAsia="Calibri"/>
                <w:b/>
                <w:sz w:val="20"/>
                <w:szCs w:val="20"/>
              </w:rPr>
              <w:t xml:space="preserve">ear </w:t>
            </w:r>
            <w:r w:rsidR="00683717">
              <w:rPr>
                <w:rFonts w:eastAsia="Calibri"/>
                <w:b/>
                <w:sz w:val="20"/>
                <w:szCs w:val="20"/>
              </w:rPr>
              <w:t>E</w:t>
            </w:r>
            <w:r>
              <w:rPr>
                <w:rFonts w:eastAsia="Calibri"/>
                <w:b/>
                <w:sz w:val="20"/>
                <w:szCs w:val="20"/>
              </w:rPr>
              <w:t xml:space="preserve">nded </w:t>
            </w:r>
            <w:r w:rsidR="00BD1762">
              <w:rPr>
                <w:rFonts w:eastAsia="Calibri"/>
                <w:b/>
                <w:sz w:val="20"/>
                <w:szCs w:val="20"/>
              </w:rPr>
              <w:t>December 31, 2024</w:t>
            </w:r>
          </w:p>
        </w:tc>
      </w:tr>
    </w:tbl>
    <w:p w14:paraId="5B92D58E" w14:textId="376C1092" w:rsidR="00A77B3E" w:rsidRPr="00C53D85" w:rsidRDefault="00A77B3E" w:rsidP="00395859">
      <w:pPr>
        <w:rPr>
          <w:sz w:val="20"/>
          <w:szCs w:val="20"/>
        </w:rPr>
      </w:pPr>
    </w:p>
    <w:p w14:paraId="407F7804" w14:textId="77777777" w:rsidR="00A77B3E" w:rsidRDefault="00A77B3E" w:rsidP="00395859">
      <w:pPr>
        <w:rPr>
          <w:sz w:val="20"/>
          <w:szCs w:val="20"/>
        </w:rPr>
      </w:pPr>
    </w:p>
    <w:p w14:paraId="733A5074" w14:textId="77777777" w:rsidR="000C0525" w:rsidRDefault="000C0525" w:rsidP="00395859">
      <w:pPr>
        <w:rPr>
          <w:sz w:val="20"/>
          <w:szCs w:val="20"/>
        </w:rPr>
      </w:pPr>
    </w:p>
    <w:p w14:paraId="45D5E230" w14:textId="77777777" w:rsidR="000C0525" w:rsidRDefault="000C0525" w:rsidP="00395859">
      <w:pPr>
        <w:rPr>
          <w:sz w:val="20"/>
          <w:szCs w:val="20"/>
        </w:rPr>
      </w:pPr>
    </w:p>
    <w:p w14:paraId="33ABB46D" w14:textId="77777777" w:rsidR="000C0525" w:rsidRDefault="000C0525" w:rsidP="00395859">
      <w:pPr>
        <w:rPr>
          <w:sz w:val="20"/>
          <w:szCs w:val="20"/>
        </w:rPr>
      </w:pPr>
    </w:p>
    <w:p w14:paraId="0C26C870" w14:textId="77777777" w:rsidR="000C0525" w:rsidRDefault="000C0525" w:rsidP="00395859">
      <w:pPr>
        <w:rPr>
          <w:sz w:val="20"/>
          <w:szCs w:val="20"/>
        </w:rPr>
      </w:pPr>
    </w:p>
    <w:p w14:paraId="3B267B97" w14:textId="77777777" w:rsidR="000C0525" w:rsidRDefault="000C0525" w:rsidP="00395859">
      <w:pPr>
        <w:rPr>
          <w:sz w:val="20"/>
          <w:szCs w:val="20"/>
        </w:rPr>
      </w:pPr>
    </w:p>
    <w:p w14:paraId="5BB071E0" w14:textId="77777777" w:rsidR="000C0525" w:rsidRDefault="000C0525" w:rsidP="00395859">
      <w:pPr>
        <w:rPr>
          <w:sz w:val="20"/>
          <w:szCs w:val="20"/>
        </w:rPr>
      </w:pPr>
    </w:p>
    <w:p w14:paraId="71956773" w14:textId="77777777" w:rsidR="000C0525" w:rsidRDefault="000C0525" w:rsidP="00395859">
      <w:pPr>
        <w:rPr>
          <w:sz w:val="20"/>
          <w:szCs w:val="20"/>
        </w:rPr>
      </w:pPr>
    </w:p>
    <w:p w14:paraId="41EA8F50" w14:textId="77777777" w:rsidR="000C0525" w:rsidRDefault="000C0525" w:rsidP="00395859">
      <w:pPr>
        <w:rPr>
          <w:sz w:val="20"/>
          <w:szCs w:val="20"/>
        </w:rPr>
      </w:pPr>
    </w:p>
    <w:p w14:paraId="41828B68" w14:textId="77777777" w:rsidR="000C0525" w:rsidRDefault="000C0525" w:rsidP="00395859">
      <w:pPr>
        <w:rPr>
          <w:sz w:val="20"/>
          <w:szCs w:val="20"/>
        </w:rPr>
      </w:pPr>
    </w:p>
    <w:p w14:paraId="3424E382" w14:textId="77777777" w:rsidR="000C0525" w:rsidRDefault="000C0525" w:rsidP="00395859">
      <w:pPr>
        <w:rPr>
          <w:sz w:val="20"/>
          <w:szCs w:val="20"/>
        </w:rPr>
      </w:pPr>
    </w:p>
    <w:p w14:paraId="4CA31238" w14:textId="77777777" w:rsidR="000C0525" w:rsidRDefault="000C0525" w:rsidP="00395859">
      <w:pPr>
        <w:rPr>
          <w:sz w:val="20"/>
          <w:szCs w:val="20"/>
        </w:rPr>
      </w:pPr>
    </w:p>
    <w:p w14:paraId="154FFBE6" w14:textId="77777777" w:rsidR="000C0525" w:rsidRDefault="000C0525" w:rsidP="00395859">
      <w:pPr>
        <w:rPr>
          <w:sz w:val="20"/>
          <w:szCs w:val="20"/>
        </w:rPr>
      </w:pPr>
    </w:p>
    <w:p w14:paraId="09ECC83A" w14:textId="77777777" w:rsidR="000C0525" w:rsidRDefault="000C0525" w:rsidP="00395859">
      <w:pPr>
        <w:rPr>
          <w:sz w:val="20"/>
          <w:szCs w:val="20"/>
        </w:rPr>
      </w:pPr>
    </w:p>
    <w:p w14:paraId="71AF0443" w14:textId="77777777" w:rsidR="000C0525" w:rsidRDefault="000C0525" w:rsidP="00395859">
      <w:pPr>
        <w:rPr>
          <w:sz w:val="20"/>
          <w:szCs w:val="20"/>
        </w:rPr>
      </w:pPr>
    </w:p>
    <w:p w14:paraId="4F27312D" w14:textId="77777777" w:rsidR="000C0525" w:rsidRDefault="000C0525" w:rsidP="00395859">
      <w:pPr>
        <w:rPr>
          <w:sz w:val="20"/>
          <w:szCs w:val="20"/>
        </w:rPr>
      </w:pPr>
    </w:p>
    <w:p w14:paraId="7D83D64E" w14:textId="77777777" w:rsidR="000C0525" w:rsidRDefault="000C0525" w:rsidP="00395859">
      <w:pPr>
        <w:rPr>
          <w:sz w:val="20"/>
          <w:szCs w:val="20"/>
        </w:rPr>
      </w:pPr>
    </w:p>
    <w:p w14:paraId="27A96218" w14:textId="77777777" w:rsidR="000C0525" w:rsidRDefault="000C0525" w:rsidP="00395859">
      <w:pPr>
        <w:rPr>
          <w:sz w:val="20"/>
          <w:szCs w:val="20"/>
        </w:rPr>
      </w:pPr>
    </w:p>
    <w:p w14:paraId="2BBC7109" w14:textId="77777777" w:rsidR="000C0525" w:rsidRDefault="000C0525" w:rsidP="00395859">
      <w:pPr>
        <w:rPr>
          <w:sz w:val="20"/>
          <w:szCs w:val="20"/>
        </w:rPr>
      </w:pPr>
    </w:p>
    <w:p w14:paraId="4C75CEA6" w14:textId="77777777" w:rsidR="000C0525" w:rsidRDefault="000C0525" w:rsidP="00395859">
      <w:pPr>
        <w:rPr>
          <w:sz w:val="20"/>
          <w:szCs w:val="20"/>
        </w:rPr>
      </w:pPr>
    </w:p>
    <w:p w14:paraId="481C88E7" w14:textId="77777777" w:rsidR="000C0525" w:rsidRDefault="000C0525" w:rsidP="00395859">
      <w:pPr>
        <w:rPr>
          <w:sz w:val="20"/>
          <w:szCs w:val="20"/>
        </w:rPr>
      </w:pPr>
    </w:p>
    <w:p w14:paraId="2D5CAD19" w14:textId="77777777" w:rsidR="000C0525" w:rsidRDefault="000C0525" w:rsidP="00395859">
      <w:pPr>
        <w:rPr>
          <w:sz w:val="20"/>
          <w:szCs w:val="20"/>
        </w:rPr>
      </w:pPr>
    </w:p>
    <w:p w14:paraId="02DCC111" w14:textId="77777777" w:rsidR="000C0525" w:rsidRDefault="000C0525" w:rsidP="00395859">
      <w:pPr>
        <w:rPr>
          <w:sz w:val="20"/>
          <w:szCs w:val="20"/>
        </w:rPr>
      </w:pPr>
    </w:p>
    <w:p w14:paraId="6B058DE9" w14:textId="77777777" w:rsidR="000C0525" w:rsidRDefault="000C0525" w:rsidP="00395859">
      <w:pPr>
        <w:rPr>
          <w:sz w:val="20"/>
          <w:szCs w:val="20"/>
        </w:rPr>
      </w:pPr>
    </w:p>
    <w:p w14:paraId="691CCC4D" w14:textId="40DABF50" w:rsidR="000C0525" w:rsidRDefault="000C0525" w:rsidP="00395859">
      <w:pPr>
        <w:rPr>
          <w:sz w:val="20"/>
          <w:szCs w:val="20"/>
        </w:rPr>
      </w:pPr>
    </w:p>
    <w:p w14:paraId="149B0A91" w14:textId="77777777" w:rsidR="000C0525" w:rsidRDefault="000C0525" w:rsidP="00395859">
      <w:pPr>
        <w:rPr>
          <w:sz w:val="20"/>
          <w:szCs w:val="20"/>
        </w:rPr>
      </w:pPr>
    </w:p>
    <w:p w14:paraId="2F5E3ED0" w14:textId="77777777" w:rsidR="000C0525" w:rsidRDefault="000C0525" w:rsidP="00395859">
      <w:pPr>
        <w:rPr>
          <w:sz w:val="20"/>
          <w:szCs w:val="20"/>
        </w:rPr>
      </w:pPr>
    </w:p>
    <w:p w14:paraId="5B92D58F" w14:textId="77777777" w:rsidR="000C0525" w:rsidRPr="00C53D85" w:rsidRDefault="000C0525" w:rsidP="00395859">
      <w:pPr>
        <w:rPr>
          <w:sz w:val="20"/>
          <w:szCs w:val="20"/>
        </w:rPr>
        <w:sectPr w:rsidR="000C0525" w:rsidRPr="00C53D85" w:rsidSect="00395859">
          <w:footerReference w:type="default" r:id="rId11"/>
          <w:type w:val="continuous"/>
          <w:pgSz w:w="12240" w:h="15840"/>
          <w:pgMar w:top="720" w:right="720" w:bottom="720" w:left="720" w:header="0" w:footer="720" w:gutter="0"/>
          <w:cols w:space="708"/>
          <w:titlePg/>
          <w:docGrid w:linePitch="360"/>
        </w:sectPr>
      </w:pPr>
    </w:p>
    <w:p w14:paraId="5B92D590" w14:textId="159140BF" w:rsidR="004C4E05" w:rsidRPr="00C53D85" w:rsidRDefault="0069049C" w:rsidP="0069049C">
      <w:pPr>
        <w:jc w:val="center"/>
        <w:rPr>
          <w:sz w:val="20"/>
          <w:szCs w:val="20"/>
        </w:rPr>
      </w:pPr>
      <w:bookmarkStart w:id="2" w:name="Section2"/>
      <w:bookmarkEnd w:id="2"/>
      <w:r w:rsidRPr="00C53D85">
        <w:rPr>
          <w:b/>
          <w:sz w:val="20"/>
          <w:szCs w:val="20"/>
        </w:rPr>
        <w:lastRenderedPageBreak/>
        <w:t>Flow Global Holdings, LLC</w:t>
      </w:r>
    </w:p>
    <w:p w14:paraId="5B92D591" w14:textId="45CF679C" w:rsidR="004C4E05" w:rsidRPr="00C53D85" w:rsidRDefault="0058670E" w:rsidP="0069049C">
      <w:pPr>
        <w:keepNext/>
        <w:spacing w:before="90"/>
        <w:jc w:val="center"/>
        <w:outlineLvl w:val="0"/>
        <w:rPr>
          <w:sz w:val="20"/>
          <w:szCs w:val="20"/>
        </w:rPr>
      </w:pPr>
      <w:r w:rsidRPr="00C53D85">
        <w:rPr>
          <w:b/>
          <w:sz w:val="20"/>
          <w:szCs w:val="20"/>
        </w:rPr>
        <w:t>I</w:t>
      </w:r>
      <w:r w:rsidR="00A54CC1">
        <w:rPr>
          <w:b/>
          <w:sz w:val="20"/>
          <w:szCs w:val="20"/>
        </w:rPr>
        <w:t xml:space="preserve">ndex to </w:t>
      </w:r>
      <w:r w:rsidR="00E36133">
        <w:rPr>
          <w:b/>
          <w:sz w:val="20"/>
          <w:szCs w:val="20"/>
        </w:rPr>
        <w:t xml:space="preserve">Consolidated </w:t>
      </w:r>
      <w:r w:rsidR="00A54CC1">
        <w:rPr>
          <w:b/>
          <w:sz w:val="20"/>
          <w:szCs w:val="20"/>
        </w:rPr>
        <w:t>Financial Statements</w:t>
      </w:r>
    </w:p>
    <w:p w14:paraId="5B92D592" w14:textId="77777777" w:rsidR="004C4E05" w:rsidRPr="00C53D85" w:rsidRDefault="004C4E05" w:rsidP="00395859">
      <w:pPr>
        <w:keepNext/>
        <w:rPr>
          <w:sz w:val="20"/>
          <w:szCs w:val="20"/>
        </w:rPr>
      </w:pPr>
    </w:p>
    <w:p w14:paraId="5B92D593" w14:textId="77777777" w:rsidR="004C4E05" w:rsidRPr="00C53D85" w:rsidRDefault="004C4E05" w:rsidP="00395859">
      <w:pPr>
        <w:keepNext/>
        <w:rPr>
          <w:sz w:val="20"/>
          <w:szCs w:val="20"/>
        </w:rPr>
      </w:pPr>
    </w:p>
    <w:tbl>
      <w:tblPr>
        <w:tblW w:w="10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8"/>
        <w:gridCol w:w="810"/>
      </w:tblGrid>
      <w:tr w:rsidR="004C4E05" w:rsidRPr="00C53D85" w14:paraId="5B92D596" w14:textId="77777777" w:rsidTr="00CD0365">
        <w:trPr>
          <w:cantSplit/>
          <w:jc w:val="center"/>
        </w:trPr>
        <w:tc>
          <w:tcPr>
            <w:tcW w:w="9368" w:type="dxa"/>
            <w:tcBorders>
              <w:top w:val="nil"/>
              <w:left w:val="nil"/>
              <w:bottom w:val="nil"/>
              <w:right w:val="nil"/>
            </w:tcBorders>
            <w:tcMar>
              <w:top w:w="0" w:type="dxa"/>
              <w:left w:w="0" w:type="dxa"/>
              <w:bottom w:w="0" w:type="dxa"/>
              <w:right w:w="0" w:type="dxa"/>
            </w:tcMar>
            <w:vAlign w:val="bottom"/>
          </w:tcPr>
          <w:p w14:paraId="5B92D594" w14:textId="77777777" w:rsidR="004C4E05" w:rsidRPr="00C53D85" w:rsidRDefault="004C4E05">
            <w:pPr>
              <w:keepNext/>
              <w:rPr>
                <w:sz w:val="20"/>
                <w:szCs w:val="20"/>
              </w:rPr>
            </w:pPr>
          </w:p>
        </w:tc>
        <w:tc>
          <w:tcPr>
            <w:tcW w:w="810" w:type="dxa"/>
            <w:tcBorders>
              <w:top w:val="nil"/>
              <w:left w:val="nil"/>
              <w:bottom w:val="single" w:sz="8" w:space="0" w:color="000000"/>
              <w:right w:val="nil"/>
            </w:tcBorders>
            <w:tcMar>
              <w:top w:w="0" w:type="dxa"/>
              <w:left w:w="53" w:type="dxa"/>
              <w:bottom w:w="0" w:type="dxa"/>
              <w:right w:w="53" w:type="dxa"/>
            </w:tcMar>
            <w:vAlign w:val="center"/>
          </w:tcPr>
          <w:p w14:paraId="5B92D595" w14:textId="08F42257" w:rsidR="004C4E05" w:rsidRPr="00C53D85" w:rsidRDefault="0058670E">
            <w:pPr>
              <w:keepNext/>
              <w:ind w:left="-26" w:right="-26"/>
              <w:jc w:val="center"/>
              <w:rPr>
                <w:sz w:val="20"/>
                <w:szCs w:val="20"/>
              </w:rPr>
            </w:pPr>
            <w:r w:rsidRPr="00C53D85">
              <w:rPr>
                <w:color w:val="000000"/>
                <w:sz w:val="20"/>
                <w:szCs w:val="20"/>
              </w:rPr>
              <w:t>Page</w:t>
            </w:r>
            <w:r w:rsidR="00FD69C8">
              <w:rPr>
                <w:color w:val="000000"/>
                <w:sz w:val="20"/>
                <w:szCs w:val="20"/>
              </w:rPr>
              <w:t>(s)</w:t>
            </w:r>
          </w:p>
        </w:tc>
      </w:tr>
      <w:tr w:rsidR="004C4E05" w:rsidRPr="00C53D85" w14:paraId="5B92D599" w14:textId="77777777" w:rsidTr="00CD0365">
        <w:trPr>
          <w:cantSplit/>
          <w:trHeight w:hRule="exact" w:val="105"/>
          <w:jc w:val="center"/>
        </w:trPr>
        <w:tc>
          <w:tcPr>
            <w:tcW w:w="9368" w:type="dxa"/>
            <w:tcBorders>
              <w:top w:val="nil"/>
              <w:left w:val="nil"/>
              <w:bottom w:val="nil"/>
              <w:right w:val="nil"/>
            </w:tcBorders>
            <w:tcMar>
              <w:top w:w="0" w:type="dxa"/>
              <w:left w:w="53" w:type="dxa"/>
              <w:bottom w:w="0" w:type="dxa"/>
              <w:right w:w="53" w:type="dxa"/>
            </w:tcMar>
          </w:tcPr>
          <w:p w14:paraId="5B92D597" w14:textId="77777777" w:rsidR="004C4E05" w:rsidRPr="00C53D85" w:rsidRDefault="004C4E05">
            <w:pPr>
              <w:keepNext/>
              <w:spacing w:before="33" w:after="30"/>
              <w:ind w:left="240" w:hanging="240"/>
              <w:rPr>
                <w:sz w:val="20"/>
                <w:szCs w:val="20"/>
              </w:rPr>
            </w:pPr>
          </w:p>
        </w:tc>
        <w:tc>
          <w:tcPr>
            <w:tcW w:w="810" w:type="dxa"/>
            <w:tcBorders>
              <w:top w:val="single" w:sz="8" w:space="0" w:color="000000"/>
              <w:left w:val="nil"/>
              <w:bottom w:val="nil"/>
              <w:right w:val="nil"/>
            </w:tcBorders>
            <w:tcMar>
              <w:top w:w="0" w:type="dxa"/>
              <w:left w:w="0" w:type="dxa"/>
              <w:bottom w:w="0" w:type="dxa"/>
              <w:right w:w="0" w:type="dxa"/>
            </w:tcMar>
            <w:vAlign w:val="bottom"/>
          </w:tcPr>
          <w:p w14:paraId="5B92D598" w14:textId="77777777" w:rsidR="004C4E05" w:rsidRPr="00C53D85" w:rsidRDefault="004C4E05">
            <w:pPr>
              <w:keepNext/>
              <w:rPr>
                <w:sz w:val="20"/>
                <w:szCs w:val="20"/>
              </w:rPr>
            </w:pPr>
          </w:p>
        </w:tc>
      </w:tr>
      <w:tr w:rsidR="004C4E05" w:rsidRPr="00C53D85" w14:paraId="5B92D59C" w14:textId="77777777" w:rsidTr="00CD0365">
        <w:trPr>
          <w:cantSplit/>
          <w:jc w:val="center"/>
        </w:trPr>
        <w:tc>
          <w:tcPr>
            <w:tcW w:w="9368" w:type="dxa"/>
            <w:tcBorders>
              <w:top w:val="nil"/>
              <w:left w:val="nil"/>
              <w:bottom w:val="nil"/>
              <w:right w:val="nil"/>
            </w:tcBorders>
            <w:tcMar>
              <w:top w:w="0" w:type="dxa"/>
              <w:left w:w="53" w:type="dxa"/>
              <w:bottom w:w="0" w:type="dxa"/>
              <w:right w:w="53" w:type="dxa"/>
            </w:tcMar>
          </w:tcPr>
          <w:p w14:paraId="5B92D59A" w14:textId="5C2E126B" w:rsidR="004C4E05" w:rsidRPr="00C53D85" w:rsidRDefault="004C4E05">
            <w:pPr>
              <w:keepNext/>
              <w:tabs>
                <w:tab w:val="right" w:pos="9440"/>
                <w:tab w:val="left" w:leader="dot" w:pos="9555"/>
              </w:tabs>
              <w:spacing w:before="43" w:after="20"/>
              <w:ind w:left="240" w:hanging="240"/>
              <w:rPr>
                <w:color w:val="000000"/>
                <w:sz w:val="20"/>
                <w:szCs w:val="20"/>
              </w:rPr>
            </w:pPr>
            <w:hyperlink w:anchor="Section3" w:history="1">
              <w:r w:rsidRPr="00C53D85">
                <w:rPr>
                  <w:color w:val="000000"/>
                  <w:sz w:val="20"/>
                  <w:szCs w:val="20"/>
                </w:rPr>
                <w:t xml:space="preserve">Independent </w:t>
              </w:r>
            </w:hyperlink>
            <w:r w:rsidR="00B458F7" w:rsidRPr="002F617C">
              <w:rPr>
                <w:sz w:val="20"/>
                <w:szCs w:val="20"/>
              </w:rPr>
              <w:t>Auditor</w:t>
            </w:r>
            <w:r w:rsidR="00F71C80">
              <w:rPr>
                <w:sz w:val="20"/>
                <w:szCs w:val="20"/>
              </w:rPr>
              <w:t>’</w:t>
            </w:r>
            <w:r w:rsidR="00B458F7" w:rsidRPr="002F617C">
              <w:rPr>
                <w:sz w:val="20"/>
                <w:szCs w:val="20"/>
              </w:rPr>
              <w:t>s</w:t>
            </w:r>
            <w:r w:rsidR="00EE2CB1">
              <w:rPr>
                <w:sz w:val="20"/>
                <w:szCs w:val="20"/>
              </w:rPr>
              <w:t xml:space="preserve"> </w:t>
            </w:r>
            <w:r w:rsidR="00B458F7" w:rsidRPr="002F617C">
              <w:rPr>
                <w:sz w:val="20"/>
                <w:szCs w:val="20"/>
              </w:rPr>
              <w:t>Report</w:t>
            </w:r>
            <w:r w:rsidRPr="00C53D85">
              <w:rPr>
                <w:sz w:val="20"/>
                <w:szCs w:val="20"/>
              </w:rPr>
              <w:tab/>
            </w:r>
          </w:p>
        </w:tc>
        <w:tc>
          <w:tcPr>
            <w:tcW w:w="810" w:type="dxa"/>
            <w:tcBorders>
              <w:top w:val="nil"/>
              <w:left w:val="nil"/>
              <w:bottom w:val="nil"/>
              <w:right w:val="nil"/>
            </w:tcBorders>
            <w:tcMar>
              <w:top w:w="0" w:type="dxa"/>
              <w:left w:w="53" w:type="dxa"/>
              <w:bottom w:w="0" w:type="dxa"/>
              <w:right w:w="53" w:type="dxa"/>
            </w:tcMar>
            <w:vAlign w:val="bottom"/>
          </w:tcPr>
          <w:p w14:paraId="5B92D59B" w14:textId="6FD3774E" w:rsidR="004C4E05" w:rsidRPr="00C53D85" w:rsidRDefault="00FD69C8">
            <w:pPr>
              <w:keepNext/>
              <w:spacing w:before="43" w:after="20"/>
              <w:jc w:val="center"/>
              <w:rPr>
                <w:sz w:val="20"/>
                <w:szCs w:val="20"/>
              </w:rPr>
            </w:pPr>
            <w:commentRangeStart w:id="3"/>
            <w:commentRangeStart w:id="4"/>
            <w:r>
              <w:rPr>
                <w:color w:val="000000"/>
                <w:sz w:val="20"/>
                <w:szCs w:val="20"/>
              </w:rPr>
              <w:t>3</w:t>
            </w:r>
            <w:commentRangeEnd w:id="3"/>
            <w:r w:rsidR="001527EE">
              <w:rPr>
                <w:rStyle w:val="CommentReference"/>
                <w:color w:val="000000"/>
                <w:sz w:val="20"/>
                <w:szCs w:val="20"/>
              </w:rPr>
              <w:commentReference w:id="3"/>
            </w:r>
            <w:commentRangeEnd w:id="4"/>
            <w:r>
              <w:rPr>
                <w:rStyle w:val="CommentReference"/>
                <w:color w:val="000000"/>
                <w:sz w:val="20"/>
                <w:szCs w:val="20"/>
              </w:rPr>
              <w:commentReference w:id="4"/>
            </w:r>
            <w:r w:rsidR="003B2E0A">
              <w:rPr>
                <w:color w:val="000000"/>
                <w:sz w:val="20"/>
                <w:szCs w:val="20"/>
              </w:rPr>
              <w:t xml:space="preserve"> - 4</w:t>
            </w:r>
          </w:p>
        </w:tc>
      </w:tr>
      <w:tr w:rsidR="004C4E05" w:rsidRPr="00C53D85" w14:paraId="5B92D5A5" w14:textId="77777777" w:rsidTr="00CD0365">
        <w:trPr>
          <w:cantSplit/>
          <w:jc w:val="center"/>
        </w:trPr>
        <w:tc>
          <w:tcPr>
            <w:tcW w:w="9368" w:type="dxa"/>
            <w:tcBorders>
              <w:top w:val="nil"/>
              <w:left w:val="nil"/>
              <w:bottom w:val="nil"/>
              <w:right w:val="nil"/>
            </w:tcBorders>
            <w:tcMar>
              <w:top w:w="0" w:type="dxa"/>
              <w:left w:w="53" w:type="dxa"/>
              <w:bottom w:w="0" w:type="dxa"/>
              <w:right w:w="53" w:type="dxa"/>
            </w:tcMar>
          </w:tcPr>
          <w:p w14:paraId="5B92D5A3" w14:textId="1AD68193" w:rsidR="004C4E05" w:rsidRPr="00C53D85" w:rsidRDefault="004C4E05">
            <w:pPr>
              <w:keepNext/>
              <w:tabs>
                <w:tab w:val="left" w:leader="dot" w:pos="9555"/>
              </w:tabs>
              <w:spacing w:before="43" w:after="20"/>
              <w:ind w:left="240" w:hanging="240"/>
              <w:rPr>
                <w:color w:val="000000"/>
                <w:sz w:val="20"/>
                <w:szCs w:val="20"/>
              </w:rPr>
            </w:pPr>
            <w:hyperlink w:anchor="Section6" w:history="1">
              <w:r w:rsidRPr="00C53D85">
                <w:rPr>
                  <w:color w:val="000000"/>
                  <w:sz w:val="20"/>
                  <w:szCs w:val="20"/>
                </w:rPr>
                <w:t xml:space="preserve">Consolidated Balance Sheet as of </w:t>
              </w:r>
            </w:hyperlink>
            <w:r w:rsidRPr="00C53D85">
              <w:rPr>
                <w:color w:val="000000"/>
                <w:sz w:val="20"/>
                <w:szCs w:val="20"/>
              </w:rPr>
              <w:t>December 31, 2</w:t>
            </w:r>
            <w:r w:rsidR="007A7D32" w:rsidRPr="00C53D85">
              <w:rPr>
                <w:color w:val="000000"/>
                <w:sz w:val="20"/>
                <w:szCs w:val="20"/>
              </w:rPr>
              <w:t xml:space="preserve">024 </w:t>
            </w:r>
          </w:p>
        </w:tc>
        <w:tc>
          <w:tcPr>
            <w:tcW w:w="810" w:type="dxa"/>
            <w:tcBorders>
              <w:top w:val="nil"/>
              <w:left w:val="nil"/>
              <w:bottom w:val="nil"/>
              <w:right w:val="nil"/>
            </w:tcBorders>
            <w:tcMar>
              <w:top w:w="0" w:type="dxa"/>
              <w:left w:w="53" w:type="dxa"/>
              <w:bottom w:w="0" w:type="dxa"/>
              <w:right w:w="53" w:type="dxa"/>
            </w:tcMar>
            <w:vAlign w:val="bottom"/>
          </w:tcPr>
          <w:p w14:paraId="5B92D5A4" w14:textId="170938EB" w:rsidR="004C4E05" w:rsidRPr="00C53D85" w:rsidRDefault="003B2E0A">
            <w:pPr>
              <w:keepNext/>
              <w:spacing w:before="43" w:after="20"/>
              <w:jc w:val="center"/>
              <w:rPr>
                <w:sz w:val="20"/>
                <w:szCs w:val="20"/>
              </w:rPr>
            </w:pPr>
            <w:r>
              <w:rPr>
                <w:color w:val="000000"/>
                <w:sz w:val="20"/>
                <w:szCs w:val="20"/>
              </w:rPr>
              <w:t>5</w:t>
            </w:r>
          </w:p>
        </w:tc>
      </w:tr>
      <w:tr w:rsidR="00691DBF" w:rsidRPr="00C53D85" w14:paraId="5135042C" w14:textId="77777777" w:rsidTr="00CD0365">
        <w:trPr>
          <w:cantSplit/>
          <w:jc w:val="center"/>
        </w:trPr>
        <w:tc>
          <w:tcPr>
            <w:tcW w:w="9368" w:type="dxa"/>
            <w:tcBorders>
              <w:top w:val="nil"/>
              <w:left w:val="nil"/>
              <w:bottom w:val="nil"/>
              <w:right w:val="nil"/>
            </w:tcBorders>
            <w:tcMar>
              <w:top w:w="0" w:type="dxa"/>
              <w:left w:w="53" w:type="dxa"/>
              <w:bottom w:w="0" w:type="dxa"/>
              <w:right w:w="53" w:type="dxa"/>
            </w:tcMar>
          </w:tcPr>
          <w:p w14:paraId="123AEDC2" w14:textId="3BA553DE" w:rsidR="00691DBF" w:rsidRDefault="00691DBF" w:rsidP="00691DBF">
            <w:pPr>
              <w:keepNext/>
              <w:tabs>
                <w:tab w:val="left" w:leader="dot" w:pos="9555"/>
              </w:tabs>
              <w:spacing w:before="43" w:after="20"/>
              <w:ind w:left="240" w:hanging="240"/>
            </w:pPr>
            <w:hyperlink w:anchor="Section4" w:history="1">
              <w:r w:rsidRPr="009043C2">
                <w:rPr>
                  <w:color w:val="000000"/>
                  <w:sz w:val="20"/>
                  <w:szCs w:val="20"/>
                </w:rPr>
                <w:t xml:space="preserve">Consolidated </w:t>
              </w:r>
            </w:hyperlink>
            <w:r w:rsidR="009043C2" w:rsidRPr="0005659C">
              <w:rPr>
                <w:sz w:val="20"/>
                <w:szCs w:val="20"/>
              </w:rPr>
              <w:t>Statement of Operations</w:t>
            </w:r>
            <w:r w:rsidR="003B2E28" w:rsidRPr="009043C2">
              <w:rPr>
                <w:sz w:val="20"/>
                <w:szCs w:val="20"/>
              </w:rPr>
              <w:t xml:space="preserve"> </w:t>
            </w:r>
            <w:hyperlink w:anchor="Section4" w:history="1">
              <w:r w:rsidRPr="009043C2">
                <w:rPr>
                  <w:color w:val="000000"/>
                  <w:sz w:val="20"/>
                  <w:szCs w:val="20"/>
                </w:rPr>
                <w:t xml:space="preserve">for the year ended </w:t>
              </w:r>
            </w:hyperlink>
            <w:r w:rsidRPr="00C53D85">
              <w:rPr>
                <w:color w:val="000000"/>
                <w:sz w:val="20"/>
                <w:szCs w:val="20"/>
              </w:rPr>
              <w:t>December 31, 2024</w:t>
            </w:r>
          </w:p>
        </w:tc>
        <w:tc>
          <w:tcPr>
            <w:tcW w:w="810" w:type="dxa"/>
            <w:tcBorders>
              <w:top w:val="nil"/>
              <w:left w:val="nil"/>
              <w:bottom w:val="nil"/>
              <w:right w:val="nil"/>
            </w:tcBorders>
            <w:tcMar>
              <w:top w:w="0" w:type="dxa"/>
              <w:left w:w="53" w:type="dxa"/>
              <w:bottom w:w="0" w:type="dxa"/>
              <w:right w:w="53" w:type="dxa"/>
            </w:tcMar>
            <w:vAlign w:val="bottom"/>
          </w:tcPr>
          <w:p w14:paraId="79BFE159" w14:textId="57D95F52" w:rsidR="00691DBF" w:rsidRPr="00C53D85" w:rsidRDefault="003B2E0A" w:rsidP="00691DBF">
            <w:pPr>
              <w:keepNext/>
              <w:spacing w:before="43" w:after="20"/>
              <w:jc w:val="center"/>
              <w:rPr>
                <w:color w:val="000000"/>
                <w:sz w:val="20"/>
                <w:szCs w:val="20"/>
              </w:rPr>
            </w:pPr>
            <w:r>
              <w:rPr>
                <w:color w:val="000000"/>
                <w:sz w:val="20"/>
                <w:szCs w:val="20"/>
              </w:rPr>
              <w:t>6</w:t>
            </w:r>
          </w:p>
        </w:tc>
      </w:tr>
      <w:tr w:rsidR="00691DBF" w:rsidRPr="00C53D85" w14:paraId="5B92D5A8" w14:textId="77777777" w:rsidTr="00CD0365">
        <w:trPr>
          <w:cantSplit/>
          <w:jc w:val="center"/>
        </w:trPr>
        <w:tc>
          <w:tcPr>
            <w:tcW w:w="9368" w:type="dxa"/>
            <w:tcBorders>
              <w:top w:val="nil"/>
              <w:left w:val="nil"/>
              <w:bottom w:val="nil"/>
              <w:right w:val="nil"/>
            </w:tcBorders>
            <w:tcMar>
              <w:top w:w="0" w:type="dxa"/>
              <w:left w:w="53" w:type="dxa"/>
              <w:bottom w:w="0" w:type="dxa"/>
              <w:right w:w="53" w:type="dxa"/>
            </w:tcMar>
          </w:tcPr>
          <w:p w14:paraId="5B92D5A6" w14:textId="6543CBD4" w:rsidR="00691DBF" w:rsidRPr="00C53D85" w:rsidRDefault="00691DBF" w:rsidP="00691DBF">
            <w:pPr>
              <w:keepNext/>
              <w:tabs>
                <w:tab w:val="right" w:pos="9440"/>
                <w:tab w:val="left" w:leader="dot" w:pos="9555"/>
              </w:tabs>
              <w:spacing w:before="43" w:after="20"/>
              <w:ind w:left="240" w:hanging="240"/>
              <w:rPr>
                <w:color w:val="000000"/>
                <w:sz w:val="20"/>
                <w:szCs w:val="20"/>
              </w:rPr>
            </w:pPr>
            <w:hyperlink w:anchor="Section7" w:history="1">
              <w:r w:rsidRPr="00C53D85">
                <w:rPr>
                  <w:color w:val="000000"/>
                  <w:sz w:val="20"/>
                  <w:szCs w:val="20"/>
                </w:rPr>
                <w:t xml:space="preserve">Consolidated Statement of Cash Flows for the year ended </w:t>
              </w:r>
            </w:hyperlink>
            <w:r w:rsidRPr="00C53D85">
              <w:rPr>
                <w:color w:val="000000"/>
                <w:sz w:val="20"/>
                <w:szCs w:val="20"/>
              </w:rPr>
              <w:t>December 31, 2024</w:t>
            </w:r>
            <w:r w:rsidRPr="00C53D85">
              <w:rPr>
                <w:sz w:val="20"/>
                <w:szCs w:val="20"/>
              </w:rPr>
              <w:tab/>
            </w:r>
          </w:p>
        </w:tc>
        <w:tc>
          <w:tcPr>
            <w:tcW w:w="810" w:type="dxa"/>
            <w:tcBorders>
              <w:top w:val="nil"/>
              <w:left w:val="nil"/>
              <w:bottom w:val="nil"/>
              <w:right w:val="nil"/>
            </w:tcBorders>
            <w:tcMar>
              <w:top w:w="0" w:type="dxa"/>
              <w:left w:w="53" w:type="dxa"/>
              <w:bottom w:w="0" w:type="dxa"/>
              <w:right w:w="53" w:type="dxa"/>
            </w:tcMar>
            <w:vAlign w:val="bottom"/>
          </w:tcPr>
          <w:p w14:paraId="5B92D5A7" w14:textId="492A9F5C" w:rsidR="00691DBF" w:rsidRPr="00C53D85" w:rsidRDefault="003B2E0A" w:rsidP="00691DBF">
            <w:pPr>
              <w:keepNext/>
              <w:spacing w:before="43" w:after="20"/>
              <w:jc w:val="center"/>
              <w:rPr>
                <w:sz w:val="20"/>
                <w:szCs w:val="20"/>
              </w:rPr>
            </w:pPr>
            <w:r>
              <w:rPr>
                <w:color w:val="000000"/>
                <w:sz w:val="20"/>
                <w:szCs w:val="20"/>
              </w:rPr>
              <w:t>7 -8</w:t>
            </w:r>
          </w:p>
        </w:tc>
      </w:tr>
      <w:tr w:rsidR="00691DBF" w:rsidRPr="00C53D85" w14:paraId="5B92D5AB" w14:textId="77777777" w:rsidTr="00CD0365">
        <w:trPr>
          <w:cantSplit/>
          <w:jc w:val="center"/>
        </w:trPr>
        <w:tc>
          <w:tcPr>
            <w:tcW w:w="9368" w:type="dxa"/>
            <w:tcBorders>
              <w:top w:val="nil"/>
              <w:left w:val="nil"/>
              <w:bottom w:val="nil"/>
              <w:right w:val="nil"/>
            </w:tcBorders>
            <w:tcMar>
              <w:top w:w="0" w:type="dxa"/>
              <w:left w:w="53" w:type="dxa"/>
              <w:bottom w:w="0" w:type="dxa"/>
              <w:right w:w="53" w:type="dxa"/>
            </w:tcMar>
          </w:tcPr>
          <w:p w14:paraId="5B92D5A9" w14:textId="184165EB" w:rsidR="00691DBF" w:rsidRPr="00F064D2" w:rsidRDefault="00691DBF" w:rsidP="00691DBF">
            <w:pPr>
              <w:keepNext/>
              <w:tabs>
                <w:tab w:val="right" w:pos="9440"/>
                <w:tab w:val="left" w:leader="dot" w:pos="9555"/>
              </w:tabs>
              <w:spacing w:before="43" w:after="20"/>
              <w:ind w:left="240" w:hanging="240"/>
              <w:rPr>
                <w:color w:val="000000"/>
                <w:sz w:val="20"/>
                <w:szCs w:val="20"/>
              </w:rPr>
            </w:pPr>
            <w:hyperlink w:anchor="Section8" w:history="1">
              <w:r w:rsidRPr="00F064D2">
                <w:rPr>
                  <w:color w:val="000000"/>
                  <w:sz w:val="20"/>
                  <w:szCs w:val="20"/>
                </w:rPr>
                <w:t xml:space="preserve">Consolidated Statement of </w:t>
              </w:r>
            </w:hyperlink>
            <w:hyperlink w:anchor="Section8" w:history="1">
              <w:r w:rsidRPr="00F064D2">
                <w:rPr>
                  <w:color w:val="000000"/>
                  <w:sz w:val="20"/>
                  <w:szCs w:val="20"/>
                </w:rPr>
                <w:t xml:space="preserve">Changes in </w:t>
              </w:r>
            </w:hyperlink>
            <w:r w:rsidR="00F064D2" w:rsidRPr="0005659C">
              <w:rPr>
                <w:sz w:val="20"/>
                <w:szCs w:val="20"/>
              </w:rPr>
              <w:t xml:space="preserve">Members’ </w:t>
            </w:r>
            <w:hyperlink w:anchor="Section8" w:history="1">
              <w:r w:rsidRPr="00F064D2">
                <w:rPr>
                  <w:color w:val="000000"/>
                  <w:sz w:val="20"/>
                  <w:szCs w:val="20"/>
                </w:rPr>
                <w:t xml:space="preserve">Equity for the year ended </w:t>
              </w:r>
            </w:hyperlink>
            <w:r w:rsidRPr="00F064D2">
              <w:rPr>
                <w:color w:val="000000"/>
                <w:sz w:val="20"/>
                <w:szCs w:val="20"/>
              </w:rPr>
              <w:t>December 31, 2024</w:t>
            </w:r>
            <w:r w:rsidRPr="00F064D2">
              <w:rPr>
                <w:sz w:val="20"/>
                <w:szCs w:val="20"/>
              </w:rPr>
              <w:tab/>
            </w:r>
          </w:p>
        </w:tc>
        <w:tc>
          <w:tcPr>
            <w:tcW w:w="810" w:type="dxa"/>
            <w:tcBorders>
              <w:top w:val="nil"/>
              <w:left w:val="nil"/>
              <w:bottom w:val="nil"/>
              <w:right w:val="nil"/>
            </w:tcBorders>
            <w:tcMar>
              <w:top w:w="0" w:type="dxa"/>
              <w:left w:w="53" w:type="dxa"/>
              <w:bottom w:w="0" w:type="dxa"/>
              <w:right w:w="53" w:type="dxa"/>
            </w:tcMar>
            <w:vAlign w:val="bottom"/>
          </w:tcPr>
          <w:p w14:paraId="5B92D5AA" w14:textId="03306CB5" w:rsidR="00691DBF" w:rsidRPr="00C53D85" w:rsidRDefault="003B2E0A" w:rsidP="00691DBF">
            <w:pPr>
              <w:keepNext/>
              <w:spacing w:before="43" w:after="20"/>
              <w:jc w:val="center"/>
              <w:rPr>
                <w:sz w:val="20"/>
                <w:szCs w:val="20"/>
              </w:rPr>
            </w:pPr>
            <w:r>
              <w:rPr>
                <w:color w:val="000000"/>
                <w:sz w:val="20"/>
                <w:szCs w:val="20"/>
              </w:rPr>
              <w:t>9</w:t>
            </w:r>
          </w:p>
        </w:tc>
      </w:tr>
      <w:tr w:rsidR="00691DBF" w:rsidRPr="00C53D85" w14:paraId="5B92D5AE" w14:textId="77777777" w:rsidTr="00CD0365">
        <w:trPr>
          <w:cantSplit/>
          <w:jc w:val="center"/>
        </w:trPr>
        <w:tc>
          <w:tcPr>
            <w:tcW w:w="9368" w:type="dxa"/>
            <w:tcBorders>
              <w:top w:val="nil"/>
              <w:left w:val="nil"/>
              <w:bottom w:val="nil"/>
              <w:right w:val="nil"/>
            </w:tcBorders>
            <w:tcMar>
              <w:top w:w="0" w:type="dxa"/>
              <w:left w:w="53" w:type="dxa"/>
              <w:bottom w:w="0" w:type="dxa"/>
              <w:right w:w="53" w:type="dxa"/>
            </w:tcMar>
          </w:tcPr>
          <w:p w14:paraId="5B92D5AC" w14:textId="77777777" w:rsidR="00691DBF" w:rsidRPr="00C53D85" w:rsidRDefault="00691DBF" w:rsidP="00691DBF">
            <w:pPr>
              <w:tabs>
                <w:tab w:val="right" w:pos="9440"/>
                <w:tab w:val="left" w:leader="dot" w:pos="9555"/>
              </w:tabs>
              <w:spacing w:before="43" w:after="20"/>
              <w:ind w:left="240" w:hanging="240"/>
              <w:rPr>
                <w:color w:val="000000"/>
                <w:sz w:val="20"/>
                <w:szCs w:val="20"/>
              </w:rPr>
            </w:pPr>
            <w:hyperlink w:anchor="Section9" w:history="1">
              <w:r w:rsidRPr="00C53D85">
                <w:rPr>
                  <w:color w:val="000000"/>
                  <w:sz w:val="20"/>
                  <w:szCs w:val="20"/>
                </w:rPr>
                <w:t>Notes to Consolidated Financial Statements</w:t>
              </w:r>
            </w:hyperlink>
            <w:r w:rsidRPr="00C53D85">
              <w:rPr>
                <w:sz w:val="20"/>
                <w:szCs w:val="20"/>
              </w:rPr>
              <w:tab/>
            </w:r>
          </w:p>
        </w:tc>
        <w:tc>
          <w:tcPr>
            <w:tcW w:w="810" w:type="dxa"/>
            <w:tcBorders>
              <w:top w:val="nil"/>
              <w:left w:val="nil"/>
              <w:bottom w:val="nil"/>
              <w:right w:val="nil"/>
            </w:tcBorders>
            <w:tcMar>
              <w:top w:w="0" w:type="dxa"/>
              <w:left w:w="53" w:type="dxa"/>
              <w:bottom w:w="0" w:type="dxa"/>
              <w:right w:w="53" w:type="dxa"/>
            </w:tcMar>
            <w:vAlign w:val="bottom"/>
          </w:tcPr>
          <w:p w14:paraId="5B92D5AD" w14:textId="674BADBF" w:rsidR="00691DBF" w:rsidRPr="00C53D85" w:rsidRDefault="003B2E0A" w:rsidP="00691DBF">
            <w:pPr>
              <w:spacing w:before="43" w:after="20"/>
              <w:jc w:val="center"/>
              <w:rPr>
                <w:sz w:val="20"/>
                <w:szCs w:val="20"/>
              </w:rPr>
            </w:pPr>
            <w:r>
              <w:rPr>
                <w:color w:val="000000"/>
                <w:sz w:val="20"/>
                <w:szCs w:val="20"/>
              </w:rPr>
              <w:t>10</w:t>
            </w:r>
            <w:r w:rsidR="00FD69C8">
              <w:rPr>
                <w:color w:val="000000"/>
                <w:sz w:val="20"/>
                <w:szCs w:val="20"/>
              </w:rPr>
              <w:t xml:space="preserve"> - </w:t>
            </w:r>
            <w:r w:rsidR="00FA4097">
              <w:rPr>
                <w:color w:val="000000"/>
                <w:sz w:val="20"/>
                <w:szCs w:val="20"/>
              </w:rPr>
              <w:t>4</w:t>
            </w:r>
            <w:ins w:id="5" w:author="Kyle Condon" w:date="2026-02-25T13:57:00Z" w16du:dateUtc="2026-02-25T20:57:00Z">
              <w:r w:rsidR="0079206C">
                <w:rPr>
                  <w:color w:val="000000"/>
                  <w:sz w:val="20"/>
                  <w:szCs w:val="20"/>
                </w:rPr>
                <w:t>3</w:t>
              </w:r>
            </w:ins>
            <w:del w:id="6" w:author="Kyle Condon" w:date="2026-02-25T13:57:00Z" w16du:dateUtc="2026-02-25T20:57:00Z">
              <w:r w:rsidR="00FA4097" w:rsidDel="0079206C">
                <w:rPr>
                  <w:color w:val="000000"/>
                  <w:sz w:val="20"/>
                  <w:szCs w:val="20"/>
                </w:rPr>
                <w:delText>0</w:delText>
              </w:r>
            </w:del>
          </w:p>
        </w:tc>
      </w:tr>
    </w:tbl>
    <w:p w14:paraId="5B92D5AF" w14:textId="77777777" w:rsidR="004C4E05" w:rsidRPr="00C53D85" w:rsidRDefault="004C4E05" w:rsidP="00395859">
      <w:pPr>
        <w:rPr>
          <w:sz w:val="20"/>
          <w:szCs w:val="20"/>
        </w:rPr>
      </w:pPr>
    </w:p>
    <w:p w14:paraId="5B92D5B0" w14:textId="77777777" w:rsidR="004C4E05" w:rsidRPr="00C53D85" w:rsidRDefault="004C4E05" w:rsidP="00395859">
      <w:pPr>
        <w:rPr>
          <w:sz w:val="20"/>
          <w:szCs w:val="20"/>
        </w:rPr>
      </w:pPr>
    </w:p>
    <w:p w14:paraId="5B92D5B1" w14:textId="77777777" w:rsidR="004C4E05" w:rsidRPr="00C53D85" w:rsidRDefault="004C4E05" w:rsidP="00395859">
      <w:pPr>
        <w:rPr>
          <w:sz w:val="20"/>
          <w:szCs w:val="20"/>
        </w:rPr>
        <w:sectPr w:rsidR="004C4E05" w:rsidRPr="00C53D85" w:rsidSect="00395859">
          <w:headerReference w:type="default" r:id="rId16"/>
          <w:footerReference w:type="default" r:id="rId17"/>
          <w:pgSz w:w="12240" w:h="15840"/>
          <w:pgMar w:top="720" w:right="720" w:bottom="720" w:left="720" w:header="0" w:footer="720" w:gutter="0"/>
          <w:cols w:space="708"/>
        </w:sectPr>
      </w:pPr>
    </w:p>
    <w:p w14:paraId="5B92D5B2" w14:textId="42BB09DC" w:rsidR="004C4E05" w:rsidRPr="00C53D85" w:rsidRDefault="0058670E" w:rsidP="00395859">
      <w:pPr>
        <w:spacing w:line="257" w:lineRule="auto"/>
        <w:jc w:val="center"/>
        <w:outlineLvl w:val="0"/>
        <w:rPr>
          <w:rFonts w:eastAsia="Arial"/>
          <w:sz w:val="20"/>
          <w:szCs w:val="20"/>
        </w:rPr>
      </w:pPr>
      <w:bookmarkStart w:id="7" w:name="Section3"/>
      <w:bookmarkEnd w:id="7"/>
      <w:r w:rsidRPr="00C53D85">
        <w:rPr>
          <w:rFonts w:eastAsia="Arial"/>
          <w:b/>
          <w:sz w:val="20"/>
          <w:szCs w:val="20"/>
        </w:rPr>
        <w:lastRenderedPageBreak/>
        <w:t xml:space="preserve">Independent </w:t>
      </w:r>
      <w:r w:rsidR="00EE2CB1">
        <w:rPr>
          <w:rFonts w:eastAsia="Arial"/>
          <w:b/>
          <w:sz w:val="20"/>
          <w:szCs w:val="20"/>
        </w:rPr>
        <w:t xml:space="preserve">Auditor’s </w:t>
      </w:r>
      <w:r w:rsidR="00E5555B">
        <w:rPr>
          <w:rFonts w:eastAsia="Arial"/>
          <w:b/>
          <w:sz w:val="20"/>
          <w:szCs w:val="20"/>
        </w:rPr>
        <w:t>Report</w:t>
      </w:r>
    </w:p>
    <w:p w14:paraId="5B92D5B3" w14:textId="77777777" w:rsidR="004C4E05" w:rsidRPr="00C53D85" w:rsidRDefault="004C4E05" w:rsidP="00395859">
      <w:pPr>
        <w:spacing w:line="257" w:lineRule="auto"/>
        <w:rPr>
          <w:rFonts w:eastAsia="Arial"/>
          <w:sz w:val="20"/>
          <w:szCs w:val="20"/>
        </w:rPr>
      </w:pPr>
    </w:p>
    <w:p w14:paraId="5B92D616" w14:textId="77777777" w:rsidR="004C4E05" w:rsidRPr="00C53D85" w:rsidRDefault="004C4E05" w:rsidP="00395859">
      <w:pPr>
        <w:spacing w:line="276" w:lineRule="auto"/>
        <w:rPr>
          <w:rFonts w:eastAsia="Arial"/>
          <w:sz w:val="20"/>
          <w:szCs w:val="20"/>
        </w:rPr>
      </w:pPr>
    </w:p>
    <w:p w14:paraId="5B92D617" w14:textId="77777777" w:rsidR="004C4E05" w:rsidRPr="00C53D85" w:rsidRDefault="004C4E05" w:rsidP="00395859">
      <w:pPr>
        <w:spacing w:line="276" w:lineRule="auto"/>
        <w:rPr>
          <w:rFonts w:eastAsia="Arial"/>
          <w:sz w:val="20"/>
          <w:szCs w:val="20"/>
        </w:rPr>
      </w:pPr>
    </w:p>
    <w:p w14:paraId="5B92D618" w14:textId="77777777" w:rsidR="004C4E05" w:rsidRPr="00C53D85" w:rsidRDefault="004C4E05" w:rsidP="00395859">
      <w:pPr>
        <w:spacing w:line="276" w:lineRule="auto"/>
        <w:rPr>
          <w:rFonts w:eastAsia="Arial"/>
          <w:sz w:val="20"/>
          <w:szCs w:val="20"/>
        </w:rPr>
      </w:pPr>
    </w:p>
    <w:p w14:paraId="5B92D619" w14:textId="77777777" w:rsidR="004C4E05" w:rsidRPr="00C53D85" w:rsidRDefault="004C4E05" w:rsidP="00395859">
      <w:pPr>
        <w:spacing w:line="276" w:lineRule="auto"/>
        <w:rPr>
          <w:rFonts w:eastAsia="Arial"/>
          <w:sz w:val="20"/>
          <w:szCs w:val="20"/>
        </w:rPr>
      </w:pPr>
    </w:p>
    <w:p w14:paraId="5B92D61A" w14:textId="77777777" w:rsidR="004C4E05" w:rsidRPr="00C53D85" w:rsidRDefault="004C4E05" w:rsidP="00395859">
      <w:pPr>
        <w:spacing w:line="276" w:lineRule="auto"/>
        <w:rPr>
          <w:rFonts w:eastAsia="Arial"/>
          <w:sz w:val="20"/>
          <w:szCs w:val="20"/>
        </w:rPr>
      </w:pPr>
    </w:p>
    <w:p w14:paraId="5B92D61B" w14:textId="77777777" w:rsidR="004C4E05" w:rsidRPr="00C53D85" w:rsidRDefault="004C4E05" w:rsidP="00395859">
      <w:pPr>
        <w:jc w:val="center"/>
        <w:rPr>
          <w:b/>
          <w:sz w:val="20"/>
          <w:szCs w:val="20"/>
        </w:rPr>
      </w:pPr>
    </w:p>
    <w:p w14:paraId="5B92D61C" w14:textId="77777777" w:rsidR="004C4E05" w:rsidRPr="00C53D85" w:rsidRDefault="004C4E05" w:rsidP="00395859">
      <w:pPr>
        <w:jc w:val="center"/>
        <w:rPr>
          <w:rFonts w:eastAsia="Arial"/>
          <w:sz w:val="20"/>
          <w:szCs w:val="20"/>
        </w:rPr>
        <w:sectPr w:rsidR="004C4E05" w:rsidRPr="00C53D85" w:rsidSect="00395859">
          <w:pgSz w:w="12240" w:h="15840"/>
          <w:pgMar w:top="720" w:right="720" w:bottom="720" w:left="720" w:header="0" w:footer="720" w:gutter="0"/>
          <w:cols w:space="708"/>
        </w:sectPr>
      </w:pPr>
    </w:p>
    <w:p w14:paraId="6F091D6D" w14:textId="77777777" w:rsidR="006C39CD" w:rsidRDefault="006C39CD" w:rsidP="0005659C">
      <w:pPr>
        <w:jc w:val="center"/>
        <w:rPr>
          <w:b/>
          <w:sz w:val="20"/>
          <w:szCs w:val="20"/>
        </w:rPr>
      </w:pPr>
      <w:bookmarkStart w:id="8" w:name="Section4"/>
      <w:bookmarkStart w:id="9" w:name="Section5"/>
      <w:bookmarkStart w:id="10" w:name="Section6"/>
      <w:bookmarkEnd w:id="8"/>
      <w:bookmarkEnd w:id="9"/>
      <w:bookmarkEnd w:id="10"/>
      <w:r>
        <w:rPr>
          <w:b/>
          <w:sz w:val="20"/>
          <w:szCs w:val="20"/>
        </w:rPr>
        <w:lastRenderedPageBreak/>
        <w:br w:type="page"/>
      </w:r>
    </w:p>
    <w:p w14:paraId="5C008481" w14:textId="15D6DDD6" w:rsidR="00A54CC1" w:rsidRPr="0005659C" w:rsidRDefault="00A54CC1" w:rsidP="0005659C">
      <w:pPr>
        <w:jc w:val="center"/>
        <w:rPr>
          <w:sz w:val="20"/>
          <w:szCs w:val="20"/>
        </w:rPr>
      </w:pPr>
      <w:r w:rsidRPr="00C53D85">
        <w:rPr>
          <w:b/>
          <w:sz w:val="20"/>
          <w:szCs w:val="20"/>
        </w:rPr>
        <w:lastRenderedPageBreak/>
        <w:t>Flow Global Holdings, LLC</w:t>
      </w:r>
    </w:p>
    <w:p w14:paraId="5B92D6D2" w14:textId="1FDBD70E" w:rsidR="004C4E05" w:rsidRDefault="00A54CC1" w:rsidP="0069049C">
      <w:pPr>
        <w:keepNext/>
        <w:spacing w:before="90"/>
        <w:jc w:val="center"/>
        <w:outlineLvl w:val="0"/>
        <w:rPr>
          <w:b/>
          <w:sz w:val="20"/>
          <w:szCs w:val="20"/>
        </w:rPr>
      </w:pPr>
      <w:r>
        <w:rPr>
          <w:b/>
          <w:sz w:val="20"/>
          <w:szCs w:val="20"/>
        </w:rPr>
        <w:t>Consolidated Balance Sheet</w:t>
      </w:r>
    </w:p>
    <w:p w14:paraId="5B92D6D3" w14:textId="77777777" w:rsidR="004C4E05" w:rsidRPr="00C53D85" w:rsidRDefault="0058670E" w:rsidP="00395859">
      <w:pPr>
        <w:keepNext/>
        <w:jc w:val="center"/>
        <w:rPr>
          <w:sz w:val="20"/>
          <w:szCs w:val="20"/>
        </w:rPr>
      </w:pPr>
      <w:r w:rsidRPr="00C53D85">
        <w:rPr>
          <w:b/>
          <w:i/>
          <w:sz w:val="20"/>
          <w:szCs w:val="20"/>
        </w:rPr>
        <w:t xml:space="preserve">(in thousands) </w:t>
      </w:r>
    </w:p>
    <w:p w14:paraId="5B92D6D4" w14:textId="77777777" w:rsidR="004C4E05" w:rsidRPr="00C53D85" w:rsidRDefault="0058670E" w:rsidP="00395859">
      <w:pPr>
        <w:keepNext/>
        <w:rPr>
          <w:sz w:val="20"/>
          <w:szCs w:val="20"/>
        </w:rPr>
      </w:pPr>
      <w:r w:rsidRPr="00C53D85">
        <w:rPr>
          <w:sz w:val="20"/>
          <w:szCs w:val="20"/>
        </w:rPr>
        <w:t> </w:t>
      </w:r>
    </w:p>
    <w:tbl>
      <w:tblPr>
        <w:tblW w:w="5000" w:type="pct"/>
        <w:tblLook w:val="04A0" w:firstRow="1" w:lastRow="0" w:firstColumn="1" w:lastColumn="0" w:noHBand="0" w:noVBand="1"/>
      </w:tblPr>
      <w:tblGrid>
        <w:gridCol w:w="8210"/>
        <w:gridCol w:w="421"/>
        <w:gridCol w:w="2169"/>
      </w:tblGrid>
      <w:tr w:rsidR="00812292" w:rsidRPr="0078417A" w14:paraId="06DF139C" w14:textId="77777777" w:rsidTr="00974AF1">
        <w:trPr>
          <w:trHeight w:val="270"/>
        </w:trPr>
        <w:tc>
          <w:tcPr>
            <w:tcW w:w="3801" w:type="pct"/>
            <w:tcBorders>
              <w:top w:val="nil"/>
              <w:left w:val="nil"/>
              <w:bottom w:val="nil"/>
              <w:right w:val="nil"/>
            </w:tcBorders>
            <w:vAlign w:val="center"/>
            <w:hideMark/>
          </w:tcPr>
          <w:p w14:paraId="1BB93681" w14:textId="77777777" w:rsidR="00812292" w:rsidRPr="0078417A" w:rsidRDefault="00812292" w:rsidP="00ED6988">
            <w:pPr>
              <w:jc w:val="center"/>
              <w:rPr>
                <w:b/>
                <w:bCs/>
                <w:color w:val="000000"/>
                <w:kern w:val="0"/>
                <w:sz w:val="20"/>
                <w:szCs w:val="20"/>
              </w:rPr>
            </w:pPr>
          </w:p>
        </w:tc>
        <w:tc>
          <w:tcPr>
            <w:tcW w:w="1199" w:type="pct"/>
            <w:gridSpan w:val="2"/>
            <w:tcBorders>
              <w:top w:val="nil"/>
              <w:left w:val="nil"/>
              <w:bottom w:val="single" w:sz="8" w:space="0" w:color="auto"/>
              <w:right w:val="nil"/>
            </w:tcBorders>
            <w:vAlign w:val="center"/>
          </w:tcPr>
          <w:p w14:paraId="2B6CC570" w14:textId="17409F54" w:rsidR="00812292" w:rsidRPr="0078417A" w:rsidRDefault="00812292" w:rsidP="00974AF1">
            <w:pPr>
              <w:jc w:val="center"/>
              <w:rPr>
                <w:b/>
                <w:bCs/>
                <w:kern w:val="0"/>
                <w:sz w:val="20"/>
                <w:szCs w:val="20"/>
              </w:rPr>
            </w:pPr>
            <w:r w:rsidRPr="0078417A">
              <w:rPr>
                <w:b/>
                <w:bCs/>
                <w:kern w:val="0"/>
                <w:sz w:val="20"/>
                <w:szCs w:val="20"/>
              </w:rPr>
              <w:t>December 31, 2024</w:t>
            </w:r>
          </w:p>
        </w:tc>
      </w:tr>
      <w:tr w:rsidR="00F277B2" w:rsidRPr="0078417A" w14:paraId="28123EDC" w14:textId="77777777" w:rsidTr="00F277B2">
        <w:trPr>
          <w:trHeight w:val="255"/>
        </w:trPr>
        <w:tc>
          <w:tcPr>
            <w:tcW w:w="3801" w:type="pct"/>
            <w:tcBorders>
              <w:top w:val="nil"/>
              <w:left w:val="nil"/>
              <w:bottom w:val="nil"/>
              <w:right w:val="nil"/>
            </w:tcBorders>
            <w:vAlign w:val="center"/>
            <w:hideMark/>
          </w:tcPr>
          <w:p w14:paraId="37000ACF" w14:textId="77777777" w:rsidR="00F277B2" w:rsidRPr="0078417A" w:rsidRDefault="00F277B2" w:rsidP="00ED6988">
            <w:pPr>
              <w:jc w:val="both"/>
              <w:rPr>
                <w:b/>
                <w:bCs/>
                <w:color w:val="000000"/>
                <w:kern w:val="0"/>
                <w:sz w:val="20"/>
                <w:szCs w:val="20"/>
              </w:rPr>
            </w:pPr>
            <w:r w:rsidRPr="0078417A">
              <w:rPr>
                <w:b/>
                <w:bCs/>
                <w:color w:val="000000"/>
                <w:kern w:val="0"/>
                <w:sz w:val="20"/>
                <w:szCs w:val="20"/>
              </w:rPr>
              <w:t>ASSETS</w:t>
            </w:r>
          </w:p>
        </w:tc>
        <w:tc>
          <w:tcPr>
            <w:tcW w:w="195" w:type="pct"/>
            <w:tcBorders>
              <w:top w:val="nil"/>
              <w:left w:val="nil"/>
              <w:bottom w:val="nil"/>
              <w:right w:val="nil"/>
            </w:tcBorders>
          </w:tcPr>
          <w:p w14:paraId="518E91B9" w14:textId="77777777" w:rsidR="00F277B2" w:rsidRPr="0078417A" w:rsidRDefault="00F277B2" w:rsidP="00F277B2">
            <w:pPr>
              <w:jc w:val="both"/>
              <w:rPr>
                <w:kern w:val="0"/>
                <w:sz w:val="20"/>
                <w:szCs w:val="20"/>
              </w:rPr>
            </w:pPr>
          </w:p>
        </w:tc>
        <w:tc>
          <w:tcPr>
            <w:tcW w:w="1004" w:type="pct"/>
            <w:tcBorders>
              <w:top w:val="nil"/>
              <w:left w:val="nil"/>
              <w:bottom w:val="nil"/>
              <w:right w:val="nil"/>
            </w:tcBorders>
            <w:vAlign w:val="center"/>
            <w:hideMark/>
          </w:tcPr>
          <w:p w14:paraId="17AB7773" w14:textId="448C3308" w:rsidR="00F277B2" w:rsidRPr="0078417A" w:rsidRDefault="00F277B2" w:rsidP="00ED6988">
            <w:pPr>
              <w:jc w:val="both"/>
              <w:rPr>
                <w:kern w:val="0"/>
                <w:sz w:val="20"/>
                <w:szCs w:val="20"/>
              </w:rPr>
            </w:pPr>
            <w:r w:rsidRPr="0078417A">
              <w:rPr>
                <w:kern w:val="0"/>
                <w:sz w:val="20"/>
                <w:szCs w:val="20"/>
              </w:rPr>
              <w:t> </w:t>
            </w:r>
          </w:p>
        </w:tc>
      </w:tr>
      <w:tr w:rsidR="00F277B2" w:rsidRPr="0078417A" w14:paraId="3A17FEA2" w14:textId="77777777" w:rsidTr="00F277B2">
        <w:trPr>
          <w:trHeight w:val="255"/>
        </w:trPr>
        <w:tc>
          <w:tcPr>
            <w:tcW w:w="3801" w:type="pct"/>
            <w:tcBorders>
              <w:top w:val="nil"/>
              <w:left w:val="nil"/>
              <w:bottom w:val="nil"/>
              <w:right w:val="nil"/>
            </w:tcBorders>
            <w:vAlign w:val="center"/>
            <w:hideMark/>
          </w:tcPr>
          <w:p w14:paraId="5F024DB8" w14:textId="77777777" w:rsidR="00F277B2" w:rsidRPr="0078417A" w:rsidRDefault="00F277B2" w:rsidP="00ED6988">
            <w:pPr>
              <w:jc w:val="both"/>
              <w:rPr>
                <w:kern w:val="0"/>
                <w:sz w:val="20"/>
                <w:szCs w:val="20"/>
              </w:rPr>
            </w:pPr>
            <w:r w:rsidRPr="0078417A">
              <w:rPr>
                <w:kern w:val="0"/>
                <w:sz w:val="20"/>
                <w:szCs w:val="20"/>
              </w:rPr>
              <w:t>Current assets:</w:t>
            </w:r>
          </w:p>
        </w:tc>
        <w:tc>
          <w:tcPr>
            <w:tcW w:w="195" w:type="pct"/>
            <w:tcBorders>
              <w:top w:val="nil"/>
              <w:left w:val="nil"/>
              <w:bottom w:val="nil"/>
              <w:right w:val="nil"/>
            </w:tcBorders>
            <w:vAlign w:val="center"/>
          </w:tcPr>
          <w:p w14:paraId="1F960FBF" w14:textId="77777777" w:rsidR="00F277B2" w:rsidRPr="0078417A" w:rsidRDefault="00F277B2" w:rsidP="00F277B2">
            <w:pPr>
              <w:jc w:val="right"/>
              <w:rPr>
                <w:kern w:val="0"/>
                <w:sz w:val="20"/>
                <w:szCs w:val="20"/>
              </w:rPr>
            </w:pPr>
          </w:p>
        </w:tc>
        <w:tc>
          <w:tcPr>
            <w:tcW w:w="1004" w:type="pct"/>
            <w:tcBorders>
              <w:top w:val="nil"/>
              <w:left w:val="nil"/>
              <w:bottom w:val="nil"/>
              <w:right w:val="nil"/>
            </w:tcBorders>
            <w:vAlign w:val="center"/>
            <w:hideMark/>
          </w:tcPr>
          <w:p w14:paraId="766C76D7" w14:textId="32C3E0DB" w:rsidR="00F277B2" w:rsidRPr="0078417A" w:rsidRDefault="00F277B2" w:rsidP="00ED6988">
            <w:pPr>
              <w:jc w:val="both"/>
              <w:rPr>
                <w:kern w:val="0"/>
                <w:sz w:val="20"/>
                <w:szCs w:val="20"/>
              </w:rPr>
            </w:pPr>
          </w:p>
        </w:tc>
      </w:tr>
      <w:tr w:rsidR="00F277B2" w:rsidRPr="0078417A" w14:paraId="3D43CCF6" w14:textId="77777777" w:rsidTr="00F277B2">
        <w:trPr>
          <w:trHeight w:val="255"/>
        </w:trPr>
        <w:tc>
          <w:tcPr>
            <w:tcW w:w="3801" w:type="pct"/>
            <w:tcBorders>
              <w:top w:val="nil"/>
              <w:left w:val="nil"/>
              <w:bottom w:val="nil"/>
              <w:right w:val="nil"/>
            </w:tcBorders>
            <w:vAlign w:val="center"/>
            <w:hideMark/>
          </w:tcPr>
          <w:p w14:paraId="45904F50" w14:textId="2687D9CB" w:rsidR="00F277B2" w:rsidRPr="0078417A" w:rsidRDefault="00F277B2" w:rsidP="00ED6988">
            <w:pPr>
              <w:jc w:val="both"/>
              <w:rPr>
                <w:color w:val="000000"/>
                <w:kern w:val="0"/>
                <w:sz w:val="20"/>
                <w:szCs w:val="20"/>
              </w:rPr>
            </w:pPr>
            <w:r w:rsidRPr="0078417A">
              <w:rPr>
                <w:color w:val="000000"/>
                <w:kern w:val="0"/>
                <w:sz w:val="20"/>
                <w:szCs w:val="20"/>
              </w:rPr>
              <w:t xml:space="preserve">  </w:t>
            </w:r>
            <w:r w:rsidR="00481F79" w:rsidRPr="0078417A">
              <w:rPr>
                <w:color w:val="000000"/>
                <w:kern w:val="0"/>
                <w:sz w:val="20"/>
                <w:szCs w:val="20"/>
              </w:rPr>
              <w:t xml:space="preserve"> </w:t>
            </w:r>
            <w:r w:rsidRPr="0078417A">
              <w:rPr>
                <w:color w:val="000000"/>
                <w:kern w:val="0"/>
                <w:sz w:val="20"/>
                <w:szCs w:val="20"/>
              </w:rPr>
              <w:t>Cash and cash equivalents</w:t>
            </w:r>
          </w:p>
        </w:tc>
        <w:tc>
          <w:tcPr>
            <w:tcW w:w="195" w:type="pct"/>
            <w:tcBorders>
              <w:top w:val="nil"/>
              <w:left w:val="nil"/>
              <w:bottom w:val="nil"/>
              <w:right w:val="nil"/>
            </w:tcBorders>
            <w:vAlign w:val="center"/>
          </w:tcPr>
          <w:p w14:paraId="789A725F" w14:textId="1B11D354" w:rsidR="00F277B2" w:rsidRPr="0078417A" w:rsidRDefault="00F277B2" w:rsidP="00F277B2">
            <w:pPr>
              <w:jc w:val="right"/>
              <w:rPr>
                <w:kern w:val="0"/>
                <w:sz w:val="20"/>
                <w:szCs w:val="20"/>
              </w:rPr>
            </w:pPr>
            <w:r w:rsidRPr="0078417A">
              <w:rPr>
                <w:kern w:val="0"/>
                <w:sz w:val="20"/>
                <w:szCs w:val="20"/>
              </w:rPr>
              <w:t>$</w:t>
            </w:r>
          </w:p>
        </w:tc>
        <w:tc>
          <w:tcPr>
            <w:tcW w:w="1004" w:type="pct"/>
            <w:tcBorders>
              <w:top w:val="nil"/>
              <w:left w:val="nil"/>
              <w:bottom w:val="nil"/>
              <w:right w:val="nil"/>
            </w:tcBorders>
            <w:vAlign w:val="center"/>
            <w:hideMark/>
          </w:tcPr>
          <w:p w14:paraId="4C3F8E52" w14:textId="55A66E26" w:rsidR="00F277B2" w:rsidRPr="0078417A" w:rsidRDefault="00472A8B" w:rsidP="00ED6988">
            <w:pPr>
              <w:jc w:val="right"/>
              <w:rPr>
                <w:kern w:val="0"/>
                <w:sz w:val="20"/>
                <w:szCs w:val="20"/>
              </w:rPr>
            </w:pPr>
            <w:r>
              <w:rPr>
                <w:kern w:val="0"/>
                <w:sz w:val="20"/>
                <w:szCs w:val="20"/>
              </w:rPr>
              <w:t>58,249</w:t>
            </w:r>
          </w:p>
        </w:tc>
      </w:tr>
      <w:tr w:rsidR="000805DB" w:rsidRPr="0078417A" w14:paraId="6B5E4C43" w14:textId="77777777" w:rsidTr="00F277B2">
        <w:trPr>
          <w:trHeight w:val="315"/>
        </w:trPr>
        <w:tc>
          <w:tcPr>
            <w:tcW w:w="3801" w:type="pct"/>
            <w:tcBorders>
              <w:top w:val="nil"/>
              <w:left w:val="nil"/>
              <w:bottom w:val="nil"/>
              <w:right w:val="nil"/>
            </w:tcBorders>
            <w:vAlign w:val="center"/>
          </w:tcPr>
          <w:p w14:paraId="12AF3B7B" w14:textId="3F989A91" w:rsidR="000805DB" w:rsidRPr="0078417A" w:rsidRDefault="000805DB" w:rsidP="000805DB">
            <w:pPr>
              <w:jc w:val="both"/>
              <w:rPr>
                <w:color w:val="000000"/>
                <w:kern w:val="0"/>
                <w:sz w:val="20"/>
                <w:szCs w:val="20"/>
              </w:rPr>
            </w:pPr>
            <w:r w:rsidRPr="0078417A">
              <w:rPr>
                <w:color w:val="000000"/>
                <w:kern w:val="0"/>
                <w:sz w:val="20"/>
                <w:szCs w:val="20"/>
              </w:rPr>
              <w:t xml:space="preserve">   </w:t>
            </w:r>
            <w:r>
              <w:rPr>
                <w:color w:val="000000"/>
                <w:kern w:val="0"/>
                <w:sz w:val="20"/>
                <w:szCs w:val="20"/>
              </w:rPr>
              <w:t>Restricted cash</w:t>
            </w:r>
          </w:p>
        </w:tc>
        <w:tc>
          <w:tcPr>
            <w:tcW w:w="195" w:type="pct"/>
            <w:tcBorders>
              <w:top w:val="nil"/>
              <w:left w:val="nil"/>
              <w:bottom w:val="nil"/>
              <w:right w:val="nil"/>
            </w:tcBorders>
            <w:vAlign w:val="center"/>
          </w:tcPr>
          <w:p w14:paraId="678986BE" w14:textId="469D3438" w:rsidR="000805DB" w:rsidRPr="0078417A" w:rsidRDefault="000805DB" w:rsidP="000805DB">
            <w:pPr>
              <w:jc w:val="right"/>
              <w:rPr>
                <w:color w:val="000000"/>
                <w:kern w:val="0"/>
                <w:sz w:val="20"/>
                <w:szCs w:val="20"/>
              </w:rPr>
            </w:pPr>
          </w:p>
        </w:tc>
        <w:tc>
          <w:tcPr>
            <w:tcW w:w="1004" w:type="pct"/>
            <w:tcBorders>
              <w:top w:val="nil"/>
              <w:left w:val="nil"/>
              <w:bottom w:val="nil"/>
              <w:right w:val="nil"/>
            </w:tcBorders>
            <w:vAlign w:val="center"/>
          </w:tcPr>
          <w:p w14:paraId="2203158B" w14:textId="5BEBD9BE" w:rsidR="000805DB" w:rsidRPr="0078417A" w:rsidRDefault="000805DB" w:rsidP="000805DB">
            <w:pPr>
              <w:jc w:val="right"/>
              <w:rPr>
                <w:color w:val="000000"/>
                <w:kern w:val="0"/>
                <w:sz w:val="20"/>
                <w:szCs w:val="20"/>
              </w:rPr>
            </w:pPr>
            <w:r w:rsidRPr="0078417A">
              <w:rPr>
                <w:kern w:val="0"/>
                <w:sz w:val="20"/>
                <w:szCs w:val="20"/>
              </w:rPr>
              <w:t xml:space="preserve">                  </w:t>
            </w:r>
            <w:r>
              <w:rPr>
                <w:kern w:val="0"/>
                <w:sz w:val="20"/>
                <w:szCs w:val="20"/>
              </w:rPr>
              <w:t>15</w:t>
            </w:r>
            <w:r w:rsidRPr="0078417A">
              <w:rPr>
                <w:kern w:val="0"/>
                <w:sz w:val="20"/>
                <w:szCs w:val="20"/>
              </w:rPr>
              <w:t>,</w:t>
            </w:r>
            <w:r>
              <w:rPr>
                <w:kern w:val="0"/>
                <w:sz w:val="20"/>
                <w:szCs w:val="20"/>
              </w:rPr>
              <w:t>300</w:t>
            </w:r>
            <w:r w:rsidRPr="0078417A">
              <w:rPr>
                <w:kern w:val="0"/>
                <w:sz w:val="20"/>
                <w:szCs w:val="20"/>
              </w:rPr>
              <w:t xml:space="preserve"> </w:t>
            </w:r>
          </w:p>
        </w:tc>
      </w:tr>
      <w:tr w:rsidR="000805DB" w:rsidRPr="0078417A" w14:paraId="50217822" w14:textId="77777777" w:rsidTr="002F617C">
        <w:trPr>
          <w:trHeight w:val="171"/>
        </w:trPr>
        <w:tc>
          <w:tcPr>
            <w:tcW w:w="3801" w:type="pct"/>
            <w:tcBorders>
              <w:top w:val="nil"/>
              <w:left w:val="nil"/>
              <w:bottom w:val="nil"/>
              <w:right w:val="nil"/>
            </w:tcBorders>
            <w:vAlign w:val="center"/>
            <w:hideMark/>
          </w:tcPr>
          <w:p w14:paraId="6D1AC5CB" w14:textId="18685B2A" w:rsidR="000805DB" w:rsidRPr="0078417A" w:rsidRDefault="000805DB" w:rsidP="000805DB">
            <w:pPr>
              <w:jc w:val="both"/>
              <w:rPr>
                <w:color w:val="000000"/>
                <w:kern w:val="0"/>
                <w:sz w:val="20"/>
                <w:szCs w:val="20"/>
              </w:rPr>
            </w:pPr>
            <w:r w:rsidRPr="0078417A">
              <w:rPr>
                <w:color w:val="000000"/>
                <w:kern w:val="0"/>
                <w:sz w:val="20"/>
                <w:szCs w:val="20"/>
              </w:rPr>
              <w:t xml:space="preserve">   Accounts receivable, net</w:t>
            </w:r>
          </w:p>
        </w:tc>
        <w:tc>
          <w:tcPr>
            <w:tcW w:w="195" w:type="pct"/>
            <w:tcBorders>
              <w:top w:val="nil"/>
              <w:left w:val="nil"/>
              <w:right w:val="nil"/>
            </w:tcBorders>
            <w:vAlign w:val="center"/>
          </w:tcPr>
          <w:p w14:paraId="3A880FD9" w14:textId="77777777" w:rsidR="000805DB" w:rsidRPr="0078417A" w:rsidRDefault="000805DB" w:rsidP="000805DB">
            <w:pPr>
              <w:jc w:val="right"/>
              <w:rPr>
                <w:color w:val="000000"/>
                <w:kern w:val="0"/>
                <w:sz w:val="20"/>
                <w:szCs w:val="20"/>
              </w:rPr>
            </w:pPr>
          </w:p>
        </w:tc>
        <w:tc>
          <w:tcPr>
            <w:tcW w:w="1004" w:type="pct"/>
            <w:tcBorders>
              <w:top w:val="nil"/>
              <w:left w:val="nil"/>
              <w:right w:val="nil"/>
            </w:tcBorders>
            <w:vAlign w:val="center"/>
            <w:hideMark/>
          </w:tcPr>
          <w:p w14:paraId="3722E113" w14:textId="4C7866E0" w:rsidR="000805DB" w:rsidRPr="0078417A" w:rsidRDefault="00C703ED" w:rsidP="000805DB">
            <w:pPr>
              <w:jc w:val="right"/>
              <w:rPr>
                <w:color w:val="000000"/>
                <w:kern w:val="0"/>
                <w:sz w:val="20"/>
                <w:szCs w:val="20"/>
              </w:rPr>
            </w:pPr>
            <w:r>
              <w:rPr>
                <w:color w:val="000000"/>
                <w:kern w:val="0"/>
                <w:sz w:val="20"/>
                <w:szCs w:val="20"/>
              </w:rPr>
              <w:t>3,349</w:t>
            </w:r>
          </w:p>
        </w:tc>
      </w:tr>
      <w:tr w:rsidR="00B1084D" w:rsidRPr="0078417A" w14:paraId="3F9FDD0B" w14:textId="77777777" w:rsidTr="002F617C">
        <w:trPr>
          <w:trHeight w:val="255"/>
        </w:trPr>
        <w:tc>
          <w:tcPr>
            <w:tcW w:w="3801" w:type="pct"/>
            <w:tcBorders>
              <w:top w:val="nil"/>
              <w:left w:val="nil"/>
              <w:bottom w:val="nil"/>
              <w:right w:val="nil"/>
            </w:tcBorders>
            <w:vAlign w:val="center"/>
          </w:tcPr>
          <w:p w14:paraId="5A2DFD03" w14:textId="3316F496" w:rsidR="00B1084D" w:rsidRPr="00D6074D" w:rsidRDefault="00B1084D" w:rsidP="000805DB">
            <w:pPr>
              <w:jc w:val="both"/>
              <w:rPr>
                <w:color w:val="000000"/>
                <w:kern w:val="0"/>
                <w:sz w:val="20"/>
                <w:szCs w:val="20"/>
                <w:highlight w:val="cyan"/>
              </w:rPr>
            </w:pPr>
            <w:r w:rsidRPr="00E35732">
              <w:rPr>
                <w:color w:val="000000"/>
                <w:kern w:val="0"/>
                <w:sz w:val="20"/>
                <w:szCs w:val="20"/>
              </w:rPr>
              <w:t xml:space="preserve">   </w:t>
            </w:r>
            <w:r w:rsidR="00167041" w:rsidRPr="00E35732">
              <w:rPr>
                <w:color w:val="000000"/>
                <w:kern w:val="0"/>
                <w:sz w:val="20"/>
                <w:szCs w:val="20"/>
              </w:rPr>
              <w:t>Current portion of l</w:t>
            </w:r>
            <w:r w:rsidRPr="00E35732">
              <w:rPr>
                <w:color w:val="000000"/>
                <w:kern w:val="0"/>
                <w:sz w:val="20"/>
                <w:szCs w:val="20"/>
              </w:rPr>
              <w:t>oans receivable from equity method investees</w:t>
            </w:r>
          </w:p>
        </w:tc>
        <w:tc>
          <w:tcPr>
            <w:tcW w:w="195" w:type="pct"/>
            <w:tcBorders>
              <w:top w:val="nil"/>
              <w:left w:val="nil"/>
              <w:right w:val="nil"/>
            </w:tcBorders>
            <w:vAlign w:val="center"/>
          </w:tcPr>
          <w:p w14:paraId="31503DF3" w14:textId="77777777" w:rsidR="00B1084D" w:rsidRPr="0078417A" w:rsidRDefault="00B1084D" w:rsidP="000805DB">
            <w:pPr>
              <w:jc w:val="right"/>
              <w:rPr>
                <w:color w:val="000000"/>
                <w:kern w:val="0"/>
                <w:sz w:val="20"/>
                <w:szCs w:val="20"/>
              </w:rPr>
            </w:pPr>
          </w:p>
        </w:tc>
        <w:tc>
          <w:tcPr>
            <w:tcW w:w="1004" w:type="pct"/>
            <w:tcBorders>
              <w:top w:val="nil"/>
              <w:left w:val="nil"/>
              <w:right w:val="nil"/>
            </w:tcBorders>
            <w:vAlign w:val="center"/>
          </w:tcPr>
          <w:p w14:paraId="6E654F4B" w14:textId="413BC0AD" w:rsidR="00B1084D" w:rsidRPr="0078417A" w:rsidRDefault="00AF6EBD" w:rsidP="000805DB">
            <w:pPr>
              <w:jc w:val="right"/>
              <w:rPr>
                <w:color w:val="000000"/>
                <w:kern w:val="0"/>
                <w:sz w:val="20"/>
                <w:szCs w:val="20"/>
              </w:rPr>
            </w:pPr>
            <w:r>
              <w:rPr>
                <w:color w:val="000000"/>
                <w:kern w:val="0"/>
                <w:sz w:val="20"/>
                <w:szCs w:val="20"/>
              </w:rPr>
              <w:t>9,625</w:t>
            </w:r>
          </w:p>
        </w:tc>
      </w:tr>
      <w:tr w:rsidR="000805DB" w:rsidRPr="0078417A" w14:paraId="791DF105" w14:textId="77777777" w:rsidTr="002F617C">
        <w:trPr>
          <w:trHeight w:val="255"/>
        </w:trPr>
        <w:tc>
          <w:tcPr>
            <w:tcW w:w="3801" w:type="pct"/>
            <w:tcBorders>
              <w:top w:val="nil"/>
              <w:left w:val="nil"/>
              <w:bottom w:val="nil"/>
              <w:right w:val="nil"/>
            </w:tcBorders>
            <w:vAlign w:val="center"/>
            <w:hideMark/>
          </w:tcPr>
          <w:p w14:paraId="2F0A8F36" w14:textId="7DD5E374" w:rsidR="000805DB" w:rsidRPr="0078417A" w:rsidRDefault="000805DB" w:rsidP="000805DB">
            <w:pPr>
              <w:jc w:val="both"/>
              <w:rPr>
                <w:color w:val="000000"/>
                <w:kern w:val="0"/>
                <w:sz w:val="20"/>
                <w:szCs w:val="20"/>
              </w:rPr>
            </w:pPr>
            <w:r w:rsidRPr="0078417A">
              <w:rPr>
                <w:color w:val="000000"/>
                <w:kern w:val="0"/>
                <w:sz w:val="20"/>
                <w:szCs w:val="20"/>
              </w:rPr>
              <w:t xml:space="preserve">   Prepaid expenses</w:t>
            </w:r>
            <w:r w:rsidR="000842D0">
              <w:rPr>
                <w:color w:val="000000"/>
                <w:kern w:val="0"/>
                <w:sz w:val="20"/>
                <w:szCs w:val="20"/>
              </w:rPr>
              <w:t xml:space="preserve"> and other current assets</w:t>
            </w:r>
          </w:p>
        </w:tc>
        <w:tc>
          <w:tcPr>
            <w:tcW w:w="195" w:type="pct"/>
            <w:tcBorders>
              <w:left w:val="nil"/>
              <w:bottom w:val="single" w:sz="4" w:space="0" w:color="auto"/>
              <w:right w:val="nil"/>
            </w:tcBorders>
            <w:vAlign w:val="center"/>
          </w:tcPr>
          <w:p w14:paraId="539FACA4" w14:textId="77777777" w:rsidR="000805DB" w:rsidRPr="0078417A" w:rsidRDefault="000805DB" w:rsidP="000805DB">
            <w:pPr>
              <w:jc w:val="right"/>
              <w:rPr>
                <w:color w:val="000000"/>
                <w:kern w:val="0"/>
                <w:sz w:val="20"/>
                <w:szCs w:val="20"/>
              </w:rPr>
            </w:pPr>
          </w:p>
        </w:tc>
        <w:tc>
          <w:tcPr>
            <w:tcW w:w="1004" w:type="pct"/>
            <w:tcBorders>
              <w:left w:val="nil"/>
              <w:bottom w:val="single" w:sz="4" w:space="0" w:color="auto"/>
              <w:right w:val="nil"/>
            </w:tcBorders>
            <w:vAlign w:val="center"/>
            <w:hideMark/>
          </w:tcPr>
          <w:p w14:paraId="4324E2CF" w14:textId="420F71F2" w:rsidR="000805DB" w:rsidRPr="0078417A" w:rsidRDefault="006546B2" w:rsidP="000805DB">
            <w:pPr>
              <w:jc w:val="right"/>
              <w:rPr>
                <w:color w:val="000000"/>
                <w:kern w:val="0"/>
                <w:sz w:val="20"/>
                <w:szCs w:val="20"/>
              </w:rPr>
            </w:pPr>
            <w:r>
              <w:rPr>
                <w:color w:val="000000"/>
                <w:kern w:val="0"/>
                <w:sz w:val="20"/>
                <w:szCs w:val="20"/>
              </w:rPr>
              <w:t>4,669</w:t>
            </w:r>
          </w:p>
        </w:tc>
      </w:tr>
      <w:tr w:rsidR="000805DB" w:rsidRPr="0078417A" w14:paraId="25CEB4B8" w14:textId="77777777" w:rsidTr="00CD0365">
        <w:trPr>
          <w:trHeight w:val="255"/>
        </w:trPr>
        <w:tc>
          <w:tcPr>
            <w:tcW w:w="3801" w:type="pct"/>
            <w:tcBorders>
              <w:top w:val="nil"/>
              <w:left w:val="nil"/>
              <w:bottom w:val="nil"/>
              <w:right w:val="nil"/>
            </w:tcBorders>
            <w:vAlign w:val="center"/>
            <w:hideMark/>
          </w:tcPr>
          <w:p w14:paraId="504C0B6B" w14:textId="2F2A1A9C" w:rsidR="000805DB" w:rsidRPr="0078417A" w:rsidRDefault="000805DB" w:rsidP="000805DB">
            <w:pPr>
              <w:jc w:val="both"/>
              <w:rPr>
                <w:kern w:val="0"/>
                <w:sz w:val="20"/>
                <w:szCs w:val="20"/>
              </w:rPr>
            </w:pPr>
            <w:r w:rsidRPr="0078417A">
              <w:rPr>
                <w:kern w:val="0"/>
                <w:sz w:val="20"/>
                <w:szCs w:val="20"/>
              </w:rPr>
              <w:t xml:space="preserve">Total current assets </w:t>
            </w:r>
          </w:p>
        </w:tc>
        <w:tc>
          <w:tcPr>
            <w:tcW w:w="195" w:type="pct"/>
            <w:tcBorders>
              <w:top w:val="single" w:sz="4" w:space="0" w:color="auto"/>
              <w:left w:val="nil"/>
              <w:bottom w:val="nil"/>
              <w:right w:val="nil"/>
            </w:tcBorders>
            <w:vAlign w:val="center"/>
          </w:tcPr>
          <w:p w14:paraId="51D18AB9" w14:textId="77777777" w:rsidR="000805DB" w:rsidRPr="0078417A" w:rsidRDefault="000805DB" w:rsidP="000805DB">
            <w:pPr>
              <w:jc w:val="right"/>
              <w:rPr>
                <w:kern w:val="0"/>
                <w:sz w:val="20"/>
                <w:szCs w:val="20"/>
              </w:rPr>
            </w:pPr>
          </w:p>
        </w:tc>
        <w:tc>
          <w:tcPr>
            <w:tcW w:w="1004" w:type="pct"/>
            <w:tcBorders>
              <w:top w:val="single" w:sz="4" w:space="0" w:color="auto"/>
              <w:left w:val="nil"/>
              <w:bottom w:val="nil"/>
              <w:right w:val="nil"/>
            </w:tcBorders>
            <w:vAlign w:val="center"/>
            <w:hideMark/>
          </w:tcPr>
          <w:p w14:paraId="105EF44C" w14:textId="65933132" w:rsidR="000805DB" w:rsidRPr="0078417A" w:rsidRDefault="006546B2" w:rsidP="000805DB">
            <w:pPr>
              <w:jc w:val="right"/>
              <w:rPr>
                <w:kern w:val="0"/>
                <w:sz w:val="20"/>
                <w:szCs w:val="20"/>
              </w:rPr>
            </w:pPr>
            <w:r>
              <w:rPr>
                <w:kern w:val="0"/>
                <w:sz w:val="20"/>
                <w:szCs w:val="20"/>
              </w:rPr>
              <w:t>91,192</w:t>
            </w:r>
          </w:p>
        </w:tc>
      </w:tr>
      <w:tr w:rsidR="000805DB" w:rsidRPr="0078417A" w14:paraId="11FC0743" w14:textId="77777777" w:rsidTr="00F277B2">
        <w:trPr>
          <w:trHeight w:val="255"/>
        </w:trPr>
        <w:tc>
          <w:tcPr>
            <w:tcW w:w="3801" w:type="pct"/>
            <w:tcBorders>
              <w:top w:val="nil"/>
              <w:left w:val="nil"/>
              <w:bottom w:val="nil"/>
              <w:right w:val="nil"/>
            </w:tcBorders>
            <w:vAlign w:val="center"/>
          </w:tcPr>
          <w:p w14:paraId="14FB08BD" w14:textId="447E125B" w:rsidR="000805DB" w:rsidRPr="0078417A" w:rsidRDefault="000805DB" w:rsidP="000805DB">
            <w:pPr>
              <w:jc w:val="both"/>
              <w:rPr>
                <w:color w:val="000000"/>
                <w:kern w:val="0"/>
                <w:sz w:val="20"/>
                <w:szCs w:val="20"/>
              </w:rPr>
            </w:pPr>
            <w:r w:rsidRPr="0078417A">
              <w:rPr>
                <w:color w:val="000000"/>
                <w:kern w:val="0"/>
                <w:sz w:val="20"/>
                <w:szCs w:val="20"/>
              </w:rPr>
              <w:t>Non-current assets:</w:t>
            </w:r>
          </w:p>
        </w:tc>
        <w:tc>
          <w:tcPr>
            <w:tcW w:w="195" w:type="pct"/>
            <w:tcBorders>
              <w:top w:val="nil"/>
              <w:left w:val="nil"/>
              <w:bottom w:val="nil"/>
              <w:right w:val="nil"/>
            </w:tcBorders>
            <w:vAlign w:val="center"/>
          </w:tcPr>
          <w:p w14:paraId="7D8AEA16" w14:textId="77777777" w:rsidR="000805DB" w:rsidRPr="0078417A" w:rsidRDefault="000805DB" w:rsidP="000805DB">
            <w:pPr>
              <w:jc w:val="right"/>
              <w:rPr>
                <w:color w:val="000000"/>
                <w:kern w:val="0"/>
                <w:sz w:val="20"/>
                <w:szCs w:val="20"/>
              </w:rPr>
            </w:pPr>
          </w:p>
        </w:tc>
        <w:tc>
          <w:tcPr>
            <w:tcW w:w="1004" w:type="pct"/>
            <w:tcBorders>
              <w:top w:val="nil"/>
              <w:left w:val="nil"/>
              <w:bottom w:val="nil"/>
              <w:right w:val="nil"/>
            </w:tcBorders>
            <w:vAlign w:val="center"/>
          </w:tcPr>
          <w:p w14:paraId="55434D5F" w14:textId="77777777" w:rsidR="000805DB" w:rsidRPr="0078417A" w:rsidRDefault="000805DB" w:rsidP="000805DB">
            <w:pPr>
              <w:jc w:val="right"/>
              <w:rPr>
                <w:color w:val="000000"/>
                <w:kern w:val="0"/>
                <w:sz w:val="20"/>
                <w:szCs w:val="20"/>
              </w:rPr>
            </w:pPr>
          </w:p>
        </w:tc>
      </w:tr>
      <w:tr w:rsidR="005B1691" w:rsidRPr="0078417A" w14:paraId="544D3B9A" w14:textId="77777777" w:rsidTr="00F277B2">
        <w:trPr>
          <w:trHeight w:val="255"/>
        </w:trPr>
        <w:tc>
          <w:tcPr>
            <w:tcW w:w="3801" w:type="pct"/>
            <w:tcBorders>
              <w:top w:val="nil"/>
              <w:left w:val="nil"/>
              <w:bottom w:val="nil"/>
              <w:right w:val="nil"/>
            </w:tcBorders>
            <w:vAlign w:val="center"/>
          </w:tcPr>
          <w:p w14:paraId="10677FCA" w14:textId="5BA2D3C6" w:rsidR="005B1691" w:rsidRPr="0078417A" w:rsidRDefault="005B1691" w:rsidP="005B1691">
            <w:pPr>
              <w:jc w:val="both"/>
              <w:rPr>
                <w:color w:val="000000"/>
                <w:kern w:val="0"/>
                <w:sz w:val="20"/>
                <w:szCs w:val="20"/>
              </w:rPr>
            </w:pPr>
            <w:r w:rsidRPr="0078417A">
              <w:rPr>
                <w:kern w:val="0"/>
                <w:sz w:val="20"/>
                <w:szCs w:val="20"/>
              </w:rPr>
              <w:t xml:space="preserve">   Property and equipment, net</w:t>
            </w:r>
          </w:p>
        </w:tc>
        <w:tc>
          <w:tcPr>
            <w:tcW w:w="195" w:type="pct"/>
            <w:tcBorders>
              <w:top w:val="nil"/>
              <w:left w:val="nil"/>
              <w:bottom w:val="nil"/>
              <w:right w:val="nil"/>
            </w:tcBorders>
            <w:vAlign w:val="center"/>
          </w:tcPr>
          <w:p w14:paraId="6D9E187C" w14:textId="77777777" w:rsidR="005B1691" w:rsidRPr="0078417A" w:rsidRDefault="005B1691" w:rsidP="005B1691">
            <w:pPr>
              <w:jc w:val="right"/>
              <w:rPr>
                <w:color w:val="000000"/>
                <w:kern w:val="0"/>
                <w:sz w:val="20"/>
                <w:szCs w:val="20"/>
              </w:rPr>
            </w:pPr>
          </w:p>
        </w:tc>
        <w:tc>
          <w:tcPr>
            <w:tcW w:w="1004" w:type="pct"/>
            <w:tcBorders>
              <w:top w:val="nil"/>
              <w:left w:val="nil"/>
              <w:bottom w:val="nil"/>
              <w:right w:val="nil"/>
            </w:tcBorders>
            <w:vAlign w:val="center"/>
          </w:tcPr>
          <w:p w14:paraId="651E3E69" w14:textId="73982E01" w:rsidR="005B1691" w:rsidRPr="0078417A" w:rsidRDefault="006546B2" w:rsidP="005B1691">
            <w:pPr>
              <w:jc w:val="right"/>
              <w:rPr>
                <w:color w:val="000000"/>
                <w:kern w:val="0"/>
                <w:sz w:val="20"/>
                <w:szCs w:val="20"/>
              </w:rPr>
            </w:pPr>
            <w:r>
              <w:rPr>
                <w:kern w:val="0"/>
                <w:sz w:val="20"/>
                <w:szCs w:val="20"/>
              </w:rPr>
              <w:t>858,831</w:t>
            </w:r>
          </w:p>
        </w:tc>
      </w:tr>
      <w:tr w:rsidR="005B1691" w:rsidRPr="0078417A" w14:paraId="0572373C" w14:textId="77777777" w:rsidTr="00F277B2">
        <w:trPr>
          <w:trHeight w:val="255"/>
        </w:trPr>
        <w:tc>
          <w:tcPr>
            <w:tcW w:w="3801" w:type="pct"/>
            <w:tcBorders>
              <w:top w:val="nil"/>
              <w:left w:val="nil"/>
              <w:bottom w:val="nil"/>
              <w:right w:val="nil"/>
            </w:tcBorders>
            <w:vAlign w:val="center"/>
          </w:tcPr>
          <w:p w14:paraId="2F813804" w14:textId="7748FF3F" w:rsidR="005B1691" w:rsidRPr="0078417A" w:rsidRDefault="005B1691" w:rsidP="005B1691">
            <w:pPr>
              <w:jc w:val="both"/>
              <w:rPr>
                <w:color w:val="000000"/>
                <w:kern w:val="0"/>
                <w:sz w:val="20"/>
                <w:szCs w:val="20"/>
              </w:rPr>
            </w:pPr>
            <w:r w:rsidRPr="0078417A">
              <w:rPr>
                <w:color w:val="000000"/>
                <w:kern w:val="0"/>
                <w:sz w:val="20"/>
                <w:szCs w:val="20"/>
              </w:rPr>
              <w:t xml:space="preserve">   </w:t>
            </w:r>
            <w:r>
              <w:rPr>
                <w:color w:val="000000"/>
                <w:kern w:val="0"/>
                <w:sz w:val="20"/>
                <w:szCs w:val="20"/>
              </w:rPr>
              <w:t>Equity method i</w:t>
            </w:r>
            <w:r w:rsidRPr="0078417A">
              <w:rPr>
                <w:color w:val="000000"/>
                <w:kern w:val="0"/>
                <w:sz w:val="20"/>
                <w:szCs w:val="20"/>
              </w:rPr>
              <w:t>nvestments</w:t>
            </w:r>
          </w:p>
        </w:tc>
        <w:tc>
          <w:tcPr>
            <w:tcW w:w="195" w:type="pct"/>
            <w:tcBorders>
              <w:top w:val="nil"/>
              <w:left w:val="nil"/>
              <w:bottom w:val="nil"/>
              <w:right w:val="nil"/>
            </w:tcBorders>
            <w:vAlign w:val="center"/>
          </w:tcPr>
          <w:p w14:paraId="0B4EB03F" w14:textId="77777777" w:rsidR="005B1691" w:rsidRPr="0078417A" w:rsidRDefault="005B1691" w:rsidP="005B1691">
            <w:pPr>
              <w:jc w:val="right"/>
              <w:rPr>
                <w:color w:val="000000"/>
                <w:kern w:val="0"/>
                <w:sz w:val="20"/>
                <w:szCs w:val="20"/>
              </w:rPr>
            </w:pPr>
          </w:p>
        </w:tc>
        <w:tc>
          <w:tcPr>
            <w:tcW w:w="1004" w:type="pct"/>
            <w:tcBorders>
              <w:top w:val="nil"/>
              <w:left w:val="nil"/>
              <w:bottom w:val="nil"/>
              <w:right w:val="nil"/>
            </w:tcBorders>
            <w:vAlign w:val="center"/>
          </w:tcPr>
          <w:p w14:paraId="64CC1C9A" w14:textId="4269D857" w:rsidR="005B1691" w:rsidRPr="0078417A" w:rsidRDefault="00472A8B" w:rsidP="005B1691">
            <w:pPr>
              <w:jc w:val="right"/>
              <w:rPr>
                <w:color w:val="000000"/>
                <w:kern w:val="0"/>
                <w:sz w:val="20"/>
                <w:szCs w:val="20"/>
              </w:rPr>
            </w:pPr>
            <w:r>
              <w:rPr>
                <w:color w:val="000000"/>
                <w:kern w:val="0"/>
                <w:sz w:val="20"/>
                <w:szCs w:val="20"/>
              </w:rPr>
              <w:t>76,959</w:t>
            </w:r>
          </w:p>
        </w:tc>
      </w:tr>
      <w:tr w:rsidR="005B1691" w:rsidRPr="0078417A" w14:paraId="5391F7EF" w14:textId="77777777" w:rsidTr="00F277B2">
        <w:trPr>
          <w:trHeight w:val="255"/>
        </w:trPr>
        <w:tc>
          <w:tcPr>
            <w:tcW w:w="3801" w:type="pct"/>
            <w:tcBorders>
              <w:top w:val="nil"/>
              <w:left w:val="nil"/>
              <w:bottom w:val="nil"/>
              <w:right w:val="nil"/>
            </w:tcBorders>
            <w:vAlign w:val="center"/>
          </w:tcPr>
          <w:p w14:paraId="24E0F733" w14:textId="14B026C2" w:rsidR="005B1691" w:rsidRPr="0078417A" w:rsidRDefault="005B1691" w:rsidP="005B1691">
            <w:pPr>
              <w:jc w:val="both"/>
              <w:rPr>
                <w:color w:val="000000"/>
                <w:kern w:val="0"/>
                <w:sz w:val="20"/>
                <w:szCs w:val="20"/>
              </w:rPr>
            </w:pPr>
            <w:r>
              <w:rPr>
                <w:color w:val="000000"/>
                <w:kern w:val="0"/>
                <w:sz w:val="20"/>
                <w:szCs w:val="20"/>
              </w:rPr>
              <w:t xml:space="preserve">   Investment held at fair value </w:t>
            </w:r>
          </w:p>
        </w:tc>
        <w:tc>
          <w:tcPr>
            <w:tcW w:w="195" w:type="pct"/>
            <w:tcBorders>
              <w:top w:val="nil"/>
              <w:left w:val="nil"/>
              <w:bottom w:val="nil"/>
              <w:right w:val="nil"/>
            </w:tcBorders>
            <w:vAlign w:val="center"/>
          </w:tcPr>
          <w:p w14:paraId="65782343" w14:textId="77777777" w:rsidR="005B1691" w:rsidRPr="0078417A" w:rsidRDefault="005B1691" w:rsidP="005B1691">
            <w:pPr>
              <w:jc w:val="right"/>
              <w:rPr>
                <w:color w:val="000000"/>
                <w:kern w:val="0"/>
                <w:sz w:val="20"/>
                <w:szCs w:val="20"/>
              </w:rPr>
            </w:pPr>
          </w:p>
        </w:tc>
        <w:tc>
          <w:tcPr>
            <w:tcW w:w="1004" w:type="pct"/>
            <w:tcBorders>
              <w:top w:val="nil"/>
              <w:left w:val="nil"/>
              <w:bottom w:val="nil"/>
              <w:right w:val="nil"/>
            </w:tcBorders>
            <w:vAlign w:val="center"/>
          </w:tcPr>
          <w:p w14:paraId="4CEDA2F9" w14:textId="44CB9A79" w:rsidR="005B1691" w:rsidRPr="0078417A" w:rsidRDefault="005B1691" w:rsidP="005B1691">
            <w:pPr>
              <w:jc w:val="right"/>
              <w:rPr>
                <w:color w:val="000000"/>
                <w:kern w:val="0"/>
                <w:sz w:val="20"/>
                <w:szCs w:val="20"/>
              </w:rPr>
            </w:pPr>
            <w:r>
              <w:rPr>
                <w:color w:val="000000"/>
                <w:kern w:val="0"/>
                <w:sz w:val="20"/>
                <w:szCs w:val="20"/>
              </w:rPr>
              <w:t>49,840</w:t>
            </w:r>
          </w:p>
        </w:tc>
      </w:tr>
      <w:tr w:rsidR="00251C34" w:rsidRPr="0078417A" w14:paraId="382B71CC" w14:textId="77777777" w:rsidTr="00F277B2">
        <w:trPr>
          <w:trHeight w:val="255"/>
        </w:trPr>
        <w:tc>
          <w:tcPr>
            <w:tcW w:w="3801" w:type="pct"/>
            <w:tcBorders>
              <w:top w:val="nil"/>
              <w:left w:val="nil"/>
              <w:bottom w:val="nil"/>
              <w:right w:val="nil"/>
            </w:tcBorders>
            <w:vAlign w:val="center"/>
            <w:hideMark/>
          </w:tcPr>
          <w:p w14:paraId="05F7B7A9" w14:textId="1039E998" w:rsidR="00251C34" w:rsidRPr="0078417A" w:rsidRDefault="00251C34" w:rsidP="00251C34">
            <w:pPr>
              <w:jc w:val="both"/>
              <w:rPr>
                <w:color w:val="000000"/>
                <w:kern w:val="0"/>
                <w:sz w:val="20"/>
                <w:szCs w:val="20"/>
              </w:rPr>
            </w:pPr>
            <w:r w:rsidRPr="0078417A">
              <w:rPr>
                <w:color w:val="000000"/>
                <w:kern w:val="0"/>
                <w:sz w:val="20"/>
                <w:szCs w:val="20"/>
              </w:rPr>
              <w:t xml:space="preserve">   Goodwill</w:t>
            </w:r>
          </w:p>
        </w:tc>
        <w:tc>
          <w:tcPr>
            <w:tcW w:w="195" w:type="pct"/>
            <w:tcBorders>
              <w:top w:val="nil"/>
              <w:left w:val="nil"/>
              <w:bottom w:val="nil"/>
              <w:right w:val="nil"/>
            </w:tcBorders>
            <w:vAlign w:val="center"/>
          </w:tcPr>
          <w:p w14:paraId="725A2925" w14:textId="77777777" w:rsidR="00251C34" w:rsidRPr="0078417A" w:rsidRDefault="00251C34" w:rsidP="00251C34">
            <w:pPr>
              <w:jc w:val="right"/>
              <w:rPr>
                <w:color w:val="000000"/>
                <w:kern w:val="0"/>
                <w:sz w:val="20"/>
                <w:szCs w:val="20"/>
              </w:rPr>
            </w:pPr>
          </w:p>
        </w:tc>
        <w:tc>
          <w:tcPr>
            <w:tcW w:w="1004" w:type="pct"/>
            <w:tcBorders>
              <w:top w:val="nil"/>
              <w:left w:val="nil"/>
              <w:bottom w:val="nil"/>
              <w:right w:val="nil"/>
            </w:tcBorders>
            <w:vAlign w:val="center"/>
            <w:hideMark/>
          </w:tcPr>
          <w:p w14:paraId="0B4D8672" w14:textId="0C6DFB9B" w:rsidR="00251C34" w:rsidRPr="0078417A" w:rsidRDefault="00251C34" w:rsidP="00251C34">
            <w:pPr>
              <w:jc w:val="right"/>
              <w:rPr>
                <w:color w:val="000000"/>
                <w:kern w:val="0"/>
                <w:sz w:val="20"/>
                <w:szCs w:val="20"/>
              </w:rPr>
            </w:pPr>
            <w:r w:rsidRPr="0078417A">
              <w:rPr>
                <w:color w:val="000000"/>
                <w:kern w:val="0"/>
                <w:sz w:val="20"/>
                <w:szCs w:val="20"/>
              </w:rPr>
              <w:t xml:space="preserve">                           20,524 </w:t>
            </w:r>
          </w:p>
        </w:tc>
      </w:tr>
      <w:tr w:rsidR="00251C34" w:rsidRPr="0078417A" w14:paraId="5366043D" w14:textId="77777777" w:rsidTr="00F277B2">
        <w:trPr>
          <w:trHeight w:val="255"/>
        </w:trPr>
        <w:tc>
          <w:tcPr>
            <w:tcW w:w="3801" w:type="pct"/>
            <w:tcBorders>
              <w:top w:val="nil"/>
              <w:left w:val="nil"/>
              <w:bottom w:val="nil"/>
              <w:right w:val="nil"/>
            </w:tcBorders>
            <w:vAlign w:val="center"/>
          </w:tcPr>
          <w:p w14:paraId="26185AA0" w14:textId="3CF9420F" w:rsidR="00251C34" w:rsidRPr="0078417A" w:rsidRDefault="00251C34" w:rsidP="00251C34">
            <w:pPr>
              <w:jc w:val="both"/>
              <w:rPr>
                <w:kern w:val="0"/>
                <w:sz w:val="20"/>
                <w:szCs w:val="20"/>
              </w:rPr>
            </w:pPr>
            <w:r w:rsidRPr="0078417A">
              <w:rPr>
                <w:kern w:val="0"/>
                <w:sz w:val="20"/>
                <w:szCs w:val="20"/>
              </w:rPr>
              <w:t xml:space="preserve">   </w:t>
            </w:r>
            <w:r>
              <w:rPr>
                <w:kern w:val="0"/>
                <w:sz w:val="20"/>
                <w:szCs w:val="20"/>
              </w:rPr>
              <w:t>Capitalized software</w:t>
            </w:r>
          </w:p>
        </w:tc>
        <w:tc>
          <w:tcPr>
            <w:tcW w:w="195" w:type="pct"/>
            <w:tcBorders>
              <w:top w:val="nil"/>
              <w:left w:val="nil"/>
              <w:bottom w:val="nil"/>
              <w:right w:val="nil"/>
            </w:tcBorders>
            <w:vAlign w:val="center"/>
          </w:tcPr>
          <w:p w14:paraId="0F597748" w14:textId="77777777" w:rsidR="00251C34" w:rsidRPr="0078417A" w:rsidRDefault="00251C34" w:rsidP="00251C34">
            <w:pPr>
              <w:jc w:val="right"/>
              <w:rPr>
                <w:kern w:val="0"/>
                <w:sz w:val="20"/>
                <w:szCs w:val="20"/>
              </w:rPr>
            </w:pPr>
          </w:p>
        </w:tc>
        <w:tc>
          <w:tcPr>
            <w:tcW w:w="1004" w:type="pct"/>
            <w:tcBorders>
              <w:top w:val="nil"/>
              <w:left w:val="nil"/>
              <w:bottom w:val="nil"/>
              <w:right w:val="nil"/>
            </w:tcBorders>
            <w:vAlign w:val="center"/>
          </w:tcPr>
          <w:p w14:paraId="7641BFBF" w14:textId="41680B7F" w:rsidR="00251C34" w:rsidRPr="0078417A" w:rsidRDefault="00251C34" w:rsidP="00251C34">
            <w:pPr>
              <w:jc w:val="right"/>
              <w:rPr>
                <w:kern w:val="0"/>
                <w:sz w:val="20"/>
                <w:szCs w:val="20"/>
              </w:rPr>
            </w:pPr>
            <w:r>
              <w:rPr>
                <w:kern w:val="0"/>
                <w:sz w:val="20"/>
                <w:szCs w:val="20"/>
              </w:rPr>
              <w:t>7,508</w:t>
            </w:r>
          </w:p>
        </w:tc>
      </w:tr>
      <w:tr w:rsidR="00787A6F" w:rsidRPr="0078417A" w14:paraId="71462E9C" w14:textId="77777777" w:rsidTr="00F277B2">
        <w:trPr>
          <w:trHeight w:val="255"/>
        </w:trPr>
        <w:tc>
          <w:tcPr>
            <w:tcW w:w="3801" w:type="pct"/>
            <w:tcBorders>
              <w:top w:val="nil"/>
              <w:left w:val="nil"/>
              <w:bottom w:val="nil"/>
              <w:right w:val="nil"/>
            </w:tcBorders>
            <w:vAlign w:val="center"/>
          </w:tcPr>
          <w:p w14:paraId="60F6CFDB" w14:textId="65CCF288" w:rsidR="00787A6F" w:rsidRPr="0078417A" w:rsidRDefault="00787A6F" w:rsidP="00787A6F">
            <w:pPr>
              <w:jc w:val="both"/>
              <w:rPr>
                <w:kern w:val="0"/>
                <w:sz w:val="20"/>
                <w:szCs w:val="20"/>
              </w:rPr>
            </w:pPr>
            <w:r w:rsidRPr="00E35732">
              <w:rPr>
                <w:color w:val="000000"/>
                <w:kern w:val="0"/>
                <w:sz w:val="20"/>
                <w:szCs w:val="20"/>
              </w:rPr>
              <w:t xml:space="preserve">   Loans receivable from equity method investees, net of current portion</w:t>
            </w:r>
          </w:p>
        </w:tc>
        <w:tc>
          <w:tcPr>
            <w:tcW w:w="195" w:type="pct"/>
            <w:tcBorders>
              <w:top w:val="nil"/>
              <w:left w:val="nil"/>
              <w:bottom w:val="nil"/>
              <w:right w:val="nil"/>
            </w:tcBorders>
            <w:vAlign w:val="center"/>
          </w:tcPr>
          <w:p w14:paraId="7790E596" w14:textId="77777777" w:rsidR="00787A6F" w:rsidRPr="0078417A" w:rsidRDefault="00787A6F" w:rsidP="00787A6F">
            <w:pPr>
              <w:jc w:val="right"/>
              <w:rPr>
                <w:kern w:val="0"/>
                <w:sz w:val="20"/>
                <w:szCs w:val="20"/>
              </w:rPr>
            </w:pPr>
          </w:p>
        </w:tc>
        <w:tc>
          <w:tcPr>
            <w:tcW w:w="1004" w:type="pct"/>
            <w:tcBorders>
              <w:top w:val="nil"/>
              <w:left w:val="nil"/>
              <w:bottom w:val="nil"/>
              <w:right w:val="nil"/>
            </w:tcBorders>
            <w:vAlign w:val="center"/>
          </w:tcPr>
          <w:p w14:paraId="0CC4B451" w14:textId="0281301D" w:rsidR="00787A6F" w:rsidRPr="0078417A" w:rsidRDefault="00787A6F" w:rsidP="00787A6F">
            <w:pPr>
              <w:jc w:val="right"/>
              <w:rPr>
                <w:kern w:val="0"/>
                <w:sz w:val="20"/>
                <w:szCs w:val="20"/>
              </w:rPr>
            </w:pPr>
            <w:r w:rsidRPr="0078417A">
              <w:rPr>
                <w:color w:val="000000"/>
                <w:kern w:val="0"/>
                <w:sz w:val="20"/>
                <w:szCs w:val="20"/>
              </w:rPr>
              <w:t xml:space="preserve">                           </w:t>
            </w:r>
            <w:r>
              <w:rPr>
                <w:color w:val="000000"/>
                <w:kern w:val="0"/>
                <w:sz w:val="20"/>
                <w:szCs w:val="20"/>
              </w:rPr>
              <w:t>6,599</w:t>
            </w:r>
          </w:p>
        </w:tc>
      </w:tr>
      <w:tr w:rsidR="00787A6F" w:rsidRPr="0078417A" w14:paraId="4AB7DDB7" w14:textId="77777777" w:rsidTr="00F277B2">
        <w:trPr>
          <w:trHeight w:val="255"/>
        </w:trPr>
        <w:tc>
          <w:tcPr>
            <w:tcW w:w="3801" w:type="pct"/>
            <w:tcBorders>
              <w:top w:val="nil"/>
              <w:left w:val="nil"/>
              <w:bottom w:val="nil"/>
              <w:right w:val="nil"/>
            </w:tcBorders>
            <w:vAlign w:val="center"/>
          </w:tcPr>
          <w:p w14:paraId="23093A6E" w14:textId="0EFE8468" w:rsidR="00787A6F" w:rsidRPr="0078417A" w:rsidRDefault="00787A6F" w:rsidP="00787A6F">
            <w:pPr>
              <w:jc w:val="both"/>
              <w:rPr>
                <w:kern w:val="0"/>
                <w:sz w:val="20"/>
                <w:szCs w:val="20"/>
              </w:rPr>
            </w:pPr>
            <w:r w:rsidRPr="0078417A">
              <w:rPr>
                <w:kern w:val="0"/>
                <w:sz w:val="20"/>
                <w:szCs w:val="20"/>
              </w:rPr>
              <w:t xml:space="preserve">   Other assets</w:t>
            </w:r>
          </w:p>
        </w:tc>
        <w:tc>
          <w:tcPr>
            <w:tcW w:w="195" w:type="pct"/>
            <w:tcBorders>
              <w:top w:val="nil"/>
              <w:left w:val="nil"/>
              <w:bottom w:val="nil"/>
              <w:right w:val="nil"/>
            </w:tcBorders>
            <w:vAlign w:val="center"/>
          </w:tcPr>
          <w:p w14:paraId="34135E49" w14:textId="77777777" w:rsidR="00787A6F" w:rsidRPr="0078417A" w:rsidRDefault="00787A6F" w:rsidP="00787A6F">
            <w:pPr>
              <w:jc w:val="right"/>
              <w:rPr>
                <w:kern w:val="0"/>
                <w:sz w:val="20"/>
                <w:szCs w:val="20"/>
              </w:rPr>
            </w:pPr>
          </w:p>
        </w:tc>
        <w:tc>
          <w:tcPr>
            <w:tcW w:w="1004" w:type="pct"/>
            <w:tcBorders>
              <w:top w:val="nil"/>
              <w:left w:val="nil"/>
              <w:bottom w:val="nil"/>
              <w:right w:val="nil"/>
            </w:tcBorders>
            <w:vAlign w:val="center"/>
          </w:tcPr>
          <w:p w14:paraId="6614E591" w14:textId="72171608" w:rsidR="00787A6F" w:rsidRPr="0078417A" w:rsidRDefault="00472A8B" w:rsidP="00787A6F">
            <w:pPr>
              <w:jc w:val="right"/>
              <w:rPr>
                <w:kern w:val="0"/>
                <w:sz w:val="20"/>
                <w:szCs w:val="20"/>
              </w:rPr>
            </w:pPr>
            <w:r>
              <w:rPr>
                <w:kern w:val="0"/>
                <w:sz w:val="20"/>
                <w:szCs w:val="20"/>
              </w:rPr>
              <w:t>4,954</w:t>
            </w:r>
          </w:p>
        </w:tc>
      </w:tr>
      <w:tr w:rsidR="00787A6F" w:rsidRPr="0078417A" w14:paraId="318F6057" w14:textId="77777777" w:rsidTr="00F277B2">
        <w:trPr>
          <w:trHeight w:val="255"/>
        </w:trPr>
        <w:tc>
          <w:tcPr>
            <w:tcW w:w="3801" w:type="pct"/>
            <w:tcBorders>
              <w:top w:val="nil"/>
              <w:left w:val="nil"/>
              <w:bottom w:val="nil"/>
              <w:right w:val="nil"/>
            </w:tcBorders>
            <w:vAlign w:val="center"/>
            <w:hideMark/>
          </w:tcPr>
          <w:p w14:paraId="75B9634B" w14:textId="1465C94C" w:rsidR="00787A6F" w:rsidRPr="0078417A" w:rsidRDefault="00787A6F" w:rsidP="00787A6F">
            <w:pPr>
              <w:jc w:val="both"/>
              <w:rPr>
                <w:kern w:val="0"/>
                <w:sz w:val="20"/>
                <w:szCs w:val="20"/>
              </w:rPr>
            </w:pPr>
            <w:r w:rsidRPr="0078417A">
              <w:rPr>
                <w:kern w:val="0"/>
                <w:sz w:val="20"/>
                <w:szCs w:val="20"/>
              </w:rPr>
              <w:t xml:space="preserve">   Intangible assets, net</w:t>
            </w:r>
          </w:p>
        </w:tc>
        <w:tc>
          <w:tcPr>
            <w:tcW w:w="195" w:type="pct"/>
            <w:tcBorders>
              <w:top w:val="nil"/>
              <w:left w:val="nil"/>
              <w:bottom w:val="nil"/>
              <w:right w:val="nil"/>
            </w:tcBorders>
            <w:vAlign w:val="center"/>
          </w:tcPr>
          <w:p w14:paraId="470BE792" w14:textId="77777777" w:rsidR="00787A6F" w:rsidRPr="0078417A" w:rsidRDefault="00787A6F" w:rsidP="00787A6F">
            <w:pPr>
              <w:jc w:val="right"/>
              <w:rPr>
                <w:kern w:val="0"/>
                <w:sz w:val="20"/>
                <w:szCs w:val="20"/>
              </w:rPr>
            </w:pPr>
          </w:p>
        </w:tc>
        <w:tc>
          <w:tcPr>
            <w:tcW w:w="1004" w:type="pct"/>
            <w:tcBorders>
              <w:top w:val="nil"/>
              <w:left w:val="nil"/>
              <w:bottom w:val="nil"/>
              <w:right w:val="nil"/>
            </w:tcBorders>
            <w:vAlign w:val="center"/>
            <w:hideMark/>
          </w:tcPr>
          <w:p w14:paraId="64231953" w14:textId="4E563726" w:rsidR="00787A6F" w:rsidRPr="0078417A" w:rsidRDefault="001214C3" w:rsidP="00787A6F">
            <w:pPr>
              <w:jc w:val="right"/>
              <w:rPr>
                <w:kern w:val="0"/>
                <w:sz w:val="20"/>
                <w:szCs w:val="20"/>
              </w:rPr>
            </w:pPr>
            <w:r>
              <w:rPr>
                <w:kern w:val="0"/>
                <w:sz w:val="20"/>
                <w:szCs w:val="20"/>
              </w:rPr>
              <w:t>3,524</w:t>
            </w:r>
            <w:r w:rsidR="00787A6F" w:rsidRPr="0078417A">
              <w:rPr>
                <w:kern w:val="0"/>
                <w:sz w:val="20"/>
                <w:szCs w:val="20"/>
              </w:rPr>
              <w:t xml:space="preserve"> </w:t>
            </w:r>
          </w:p>
        </w:tc>
      </w:tr>
      <w:tr w:rsidR="00787A6F" w:rsidRPr="0078417A" w14:paraId="7D9C7BAE" w14:textId="77777777" w:rsidTr="00CD72EB">
        <w:trPr>
          <w:trHeight w:val="270"/>
        </w:trPr>
        <w:tc>
          <w:tcPr>
            <w:tcW w:w="3801" w:type="pct"/>
            <w:tcBorders>
              <w:top w:val="nil"/>
              <w:left w:val="nil"/>
              <w:bottom w:val="nil"/>
              <w:right w:val="nil"/>
            </w:tcBorders>
            <w:vAlign w:val="center"/>
            <w:hideMark/>
          </w:tcPr>
          <w:p w14:paraId="1C496AD0" w14:textId="77777777" w:rsidR="00787A6F" w:rsidRPr="0078417A" w:rsidRDefault="00787A6F" w:rsidP="00787A6F">
            <w:pPr>
              <w:jc w:val="both"/>
              <w:rPr>
                <w:color w:val="000000"/>
                <w:kern w:val="0"/>
                <w:sz w:val="20"/>
                <w:szCs w:val="20"/>
              </w:rPr>
            </w:pPr>
            <w:r w:rsidRPr="0078417A">
              <w:rPr>
                <w:color w:val="000000"/>
                <w:kern w:val="0"/>
                <w:sz w:val="20"/>
                <w:szCs w:val="20"/>
              </w:rPr>
              <w:t>Total assets</w:t>
            </w:r>
          </w:p>
        </w:tc>
        <w:tc>
          <w:tcPr>
            <w:tcW w:w="195" w:type="pct"/>
            <w:tcBorders>
              <w:top w:val="single" w:sz="4" w:space="0" w:color="auto"/>
              <w:left w:val="nil"/>
              <w:bottom w:val="double" w:sz="6" w:space="0" w:color="auto"/>
              <w:right w:val="nil"/>
            </w:tcBorders>
            <w:vAlign w:val="center"/>
          </w:tcPr>
          <w:p w14:paraId="1B421354" w14:textId="114BEDDB" w:rsidR="00787A6F" w:rsidRPr="0078417A" w:rsidRDefault="00787A6F" w:rsidP="00787A6F">
            <w:pPr>
              <w:jc w:val="right"/>
              <w:rPr>
                <w:color w:val="000000"/>
                <w:kern w:val="0"/>
                <w:sz w:val="20"/>
                <w:szCs w:val="20"/>
              </w:rPr>
            </w:pPr>
            <w:r w:rsidRPr="0078417A">
              <w:rPr>
                <w:color w:val="000000"/>
                <w:kern w:val="0"/>
                <w:sz w:val="20"/>
                <w:szCs w:val="20"/>
              </w:rPr>
              <w:t>$</w:t>
            </w:r>
          </w:p>
        </w:tc>
        <w:tc>
          <w:tcPr>
            <w:tcW w:w="1004" w:type="pct"/>
            <w:tcBorders>
              <w:top w:val="single" w:sz="4" w:space="0" w:color="auto"/>
              <w:left w:val="nil"/>
              <w:bottom w:val="double" w:sz="6" w:space="0" w:color="auto"/>
              <w:right w:val="nil"/>
            </w:tcBorders>
            <w:vAlign w:val="center"/>
            <w:hideMark/>
          </w:tcPr>
          <w:p w14:paraId="47936BD4" w14:textId="5C8E7F60" w:rsidR="00787A6F" w:rsidRPr="0078417A" w:rsidRDefault="001214C3" w:rsidP="00787A6F">
            <w:pPr>
              <w:jc w:val="right"/>
              <w:rPr>
                <w:color w:val="000000"/>
                <w:kern w:val="0"/>
                <w:sz w:val="20"/>
                <w:szCs w:val="20"/>
              </w:rPr>
            </w:pPr>
            <w:r>
              <w:rPr>
                <w:color w:val="000000"/>
                <w:kern w:val="0"/>
                <w:sz w:val="20"/>
                <w:szCs w:val="20"/>
              </w:rPr>
              <w:t>1,119,931</w:t>
            </w:r>
            <w:r w:rsidR="00787A6F" w:rsidRPr="0078417A">
              <w:rPr>
                <w:color w:val="000000"/>
                <w:kern w:val="0"/>
                <w:sz w:val="20"/>
                <w:szCs w:val="20"/>
              </w:rPr>
              <w:t xml:space="preserve">               </w:t>
            </w:r>
          </w:p>
        </w:tc>
      </w:tr>
      <w:tr w:rsidR="00787A6F" w:rsidRPr="0078417A" w14:paraId="2C6D92F2" w14:textId="77777777" w:rsidTr="00F277B2">
        <w:trPr>
          <w:trHeight w:val="270"/>
        </w:trPr>
        <w:tc>
          <w:tcPr>
            <w:tcW w:w="3801" w:type="pct"/>
            <w:tcBorders>
              <w:top w:val="nil"/>
              <w:left w:val="nil"/>
              <w:bottom w:val="nil"/>
              <w:right w:val="nil"/>
            </w:tcBorders>
            <w:vAlign w:val="center"/>
            <w:hideMark/>
          </w:tcPr>
          <w:p w14:paraId="7741AFFA" w14:textId="218149D4" w:rsidR="00787A6F" w:rsidRPr="0078417A" w:rsidRDefault="00787A6F" w:rsidP="00787A6F">
            <w:pPr>
              <w:jc w:val="both"/>
              <w:rPr>
                <w:b/>
                <w:bCs/>
                <w:kern w:val="0"/>
                <w:sz w:val="20"/>
                <w:szCs w:val="20"/>
              </w:rPr>
            </w:pPr>
            <w:r w:rsidRPr="0078417A">
              <w:rPr>
                <w:b/>
                <w:bCs/>
                <w:kern w:val="0"/>
                <w:sz w:val="20"/>
                <w:szCs w:val="20"/>
              </w:rPr>
              <w:t xml:space="preserve">LIABILITIES AND </w:t>
            </w:r>
            <w:r>
              <w:rPr>
                <w:b/>
                <w:bCs/>
                <w:kern w:val="0"/>
                <w:sz w:val="20"/>
                <w:szCs w:val="20"/>
              </w:rPr>
              <w:t>MEMBERS’</w:t>
            </w:r>
            <w:r w:rsidRPr="0078417A">
              <w:rPr>
                <w:b/>
                <w:bCs/>
                <w:kern w:val="0"/>
                <w:sz w:val="20"/>
                <w:szCs w:val="20"/>
              </w:rPr>
              <w:t xml:space="preserve"> EQUITY</w:t>
            </w:r>
          </w:p>
        </w:tc>
        <w:tc>
          <w:tcPr>
            <w:tcW w:w="195" w:type="pct"/>
            <w:tcBorders>
              <w:top w:val="nil"/>
              <w:left w:val="nil"/>
              <w:bottom w:val="nil"/>
              <w:right w:val="nil"/>
            </w:tcBorders>
            <w:vAlign w:val="center"/>
          </w:tcPr>
          <w:p w14:paraId="3CEB8031" w14:textId="77777777" w:rsidR="00787A6F" w:rsidRPr="0078417A" w:rsidRDefault="00787A6F" w:rsidP="00787A6F">
            <w:pPr>
              <w:jc w:val="right"/>
              <w:rPr>
                <w:b/>
                <w:bCs/>
                <w:kern w:val="0"/>
                <w:sz w:val="20"/>
                <w:szCs w:val="20"/>
              </w:rPr>
            </w:pPr>
          </w:p>
        </w:tc>
        <w:tc>
          <w:tcPr>
            <w:tcW w:w="1004" w:type="pct"/>
            <w:tcBorders>
              <w:top w:val="nil"/>
              <w:left w:val="nil"/>
              <w:bottom w:val="nil"/>
              <w:right w:val="nil"/>
            </w:tcBorders>
            <w:vAlign w:val="center"/>
            <w:hideMark/>
          </w:tcPr>
          <w:p w14:paraId="2E090E12" w14:textId="75DD113E" w:rsidR="00787A6F" w:rsidRPr="0078417A" w:rsidRDefault="00787A6F" w:rsidP="00787A6F">
            <w:pPr>
              <w:jc w:val="both"/>
              <w:rPr>
                <w:b/>
                <w:bCs/>
                <w:kern w:val="0"/>
                <w:sz w:val="20"/>
                <w:szCs w:val="20"/>
              </w:rPr>
            </w:pPr>
          </w:p>
        </w:tc>
      </w:tr>
      <w:tr w:rsidR="00787A6F" w:rsidRPr="0078417A" w14:paraId="15B7A5BB" w14:textId="77777777" w:rsidTr="00F277B2">
        <w:trPr>
          <w:trHeight w:val="255"/>
        </w:trPr>
        <w:tc>
          <w:tcPr>
            <w:tcW w:w="3801" w:type="pct"/>
            <w:tcBorders>
              <w:top w:val="nil"/>
              <w:left w:val="nil"/>
              <w:bottom w:val="nil"/>
              <w:right w:val="nil"/>
            </w:tcBorders>
            <w:vAlign w:val="center"/>
            <w:hideMark/>
          </w:tcPr>
          <w:p w14:paraId="02AB0F8E" w14:textId="77777777" w:rsidR="00787A6F" w:rsidRPr="0078417A" w:rsidRDefault="00787A6F" w:rsidP="00787A6F">
            <w:pPr>
              <w:rPr>
                <w:color w:val="000000"/>
                <w:kern w:val="0"/>
                <w:sz w:val="20"/>
                <w:szCs w:val="20"/>
              </w:rPr>
            </w:pPr>
            <w:r w:rsidRPr="0078417A">
              <w:rPr>
                <w:color w:val="000000"/>
                <w:kern w:val="0"/>
                <w:sz w:val="20"/>
                <w:szCs w:val="20"/>
              </w:rPr>
              <w:t>Current liabilities:</w:t>
            </w:r>
          </w:p>
        </w:tc>
        <w:tc>
          <w:tcPr>
            <w:tcW w:w="195" w:type="pct"/>
            <w:tcBorders>
              <w:top w:val="nil"/>
              <w:left w:val="nil"/>
              <w:bottom w:val="nil"/>
              <w:right w:val="nil"/>
            </w:tcBorders>
            <w:vAlign w:val="center"/>
          </w:tcPr>
          <w:p w14:paraId="4AFBF43F" w14:textId="77777777" w:rsidR="00787A6F" w:rsidRPr="0078417A" w:rsidRDefault="00787A6F" w:rsidP="00787A6F">
            <w:pPr>
              <w:jc w:val="right"/>
              <w:rPr>
                <w:kern w:val="0"/>
                <w:sz w:val="20"/>
                <w:szCs w:val="20"/>
              </w:rPr>
            </w:pPr>
          </w:p>
        </w:tc>
        <w:tc>
          <w:tcPr>
            <w:tcW w:w="1004" w:type="pct"/>
            <w:tcBorders>
              <w:top w:val="nil"/>
              <w:left w:val="nil"/>
              <w:bottom w:val="nil"/>
              <w:right w:val="nil"/>
            </w:tcBorders>
            <w:vAlign w:val="center"/>
            <w:hideMark/>
          </w:tcPr>
          <w:p w14:paraId="7780728E" w14:textId="574D4925" w:rsidR="00787A6F" w:rsidRPr="0078417A" w:rsidRDefault="00787A6F" w:rsidP="00787A6F">
            <w:pPr>
              <w:jc w:val="right"/>
              <w:rPr>
                <w:kern w:val="0"/>
                <w:sz w:val="20"/>
                <w:szCs w:val="20"/>
              </w:rPr>
            </w:pPr>
            <w:r w:rsidRPr="0078417A">
              <w:rPr>
                <w:kern w:val="0"/>
                <w:sz w:val="20"/>
                <w:szCs w:val="20"/>
              </w:rPr>
              <w:t> </w:t>
            </w:r>
          </w:p>
        </w:tc>
      </w:tr>
      <w:tr w:rsidR="00787A6F" w:rsidRPr="0078417A" w14:paraId="49691C4F" w14:textId="77777777" w:rsidTr="00F277B2">
        <w:trPr>
          <w:trHeight w:val="255"/>
        </w:trPr>
        <w:tc>
          <w:tcPr>
            <w:tcW w:w="3801" w:type="pct"/>
            <w:tcBorders>
              <w:top w:val="nil"/>
              <w:left w:val="nil"/>
              <w:bottom w:val="nil"/>
              <w:right w:val="nil"/>
            </w:tcBorders>
            <w:vAlign w:val="center"/>
          </w:tcPr>
          <w:p w14:paraId="5544A639" w14:textId="35FA7E4C" w:rsidR="00787A6F" w:rsidRPr="0078417A" w:rsidRDefault="00787A6F" w:rsidP="00787A6F">
            <w:pPr>
              <w:jc w:val="both"/>
              <w:rPr>
                <w:color w:val="000000"/>
                <w:kern w:val="0"/>
                <w:sz w:val="20"/>
                <w:szCs w:val="20"/>
              </w:rPr>
            </w:pPr>
            <w:r w:rsidRPr="0078417A">
              <w:rPr>
                <w:kern w:val="0"/>
                <w:sz w:val="20"/>
                <w:szCs w:val="20"/>
              </w:rPr>
              <w:t xml:space="preserve">   Accounts payable </w:t>
            </w:r>
          </w:p>
        </w:tc>
        <w:tc>
          <w:tcPr>
            <w:tcW w:w="195" w:type="pct"/>
            <w:tcBorders>
              <w:top w:val="nil"/>
              <w:left w:val="nil"/>
              <w:bottom w:val="nil"/>
              <w:right w:val="nil"/>
            </w:tcBorders>
            <w:vAlign w:val="center"/>
          </w:tcPr>
          <w:p w14:paraId="45A9AC07" w14:textId="76B58995" w:rsidR="00787A6F" w:rsidRPr="0078417A" w:rsidRDefault="00787A6F" w:rsidP="00787A6F">
            <w:pPr>
              <w:jc w:val="right"/>
              <w:rPr>
                <w:kern w:val="0"/>
                <w:sz w:val="20"/>
                <w:szCs w:val="20"/>
              </w:rPr>
            </w:pPr>
            <w:r w:rsidRPr="0078417A">
              <w:rPr>
                <w:kern w:val="0"/>
                <w:sz w:val="20"/>
                <w:szCs w:val="20"/>
              </w:rPr>
              <w:t>$</w:t>
            </w:r>
          </w:p>
        </w:tc>
        <w:tc>
          <w:tcPr>
            <w:tcW w:w="1004" w:type="pct"/>
            <w:tcBorders>
              <w:top w:val="nil"/>
              <w:left w:val="nil"/>
              <w:bottom w:val="nil"/>
              <w:right w:val="nil"/>
            </w:tcBorders>
            <w:vAlign w:val="center"/>
          </w:tcPr>
          <w:p w14:paraId="193961C9" w14:textId="61B96628" w:rsidR="00787A6F" w:rsidRPr="0078417A" w:rsidRDefault="00472A8B" w:rsidP="00787A6F">
            <w:pPr>
              <w:jc w:val="right"/>
              <w:rPr>
                <w:color w:val="000000"/>
                <w:kern w:val="0"/>
                <w:sz w:val="20"/>
                <w:szCs w:val="20"/>
              </w:rPr>
            </w:pPr>
            <w:r>
              <w:rPr>
                <w:kern w:val="0"/>
                <w:sz w:val="20"/>
                <w:szCs w:val="20"/>
              </w:rPr>
              <w:t>9,1</w:t>
            </w:r>
            <w:r w:rsidR="00D02BD5">
              <w:rPr>
                <w:kern w:val="0"/>
                <w:sz w:val="20"/>
                <w:szCs w:val="20"/>
              </w:rPr>
              <w:t>5</w:t>
            </w:r>
            <w:r w:rsidR="00EF4F7A">
              <w:rPr>
                <w:kern w:val="0"/>
                <w:sz w:val="20"/>
                <w:szCs w:val="20"/>
              </w:rPr>
              <w:t>3</w:t>
            </w:r>
            <w:r w:rsidR="00DE48DC" w:rsidRPr="0078417A">
              <w:rPr>
                <w:kern w:val="0"/>
                <w:sz w:val="20"/>
                <w:szCs w:val="20"/>
              </w:rPr>
              <w:t xml:space="preserve"> </w:t>
            </w:r>
          </w:p>
        </w:tc>
      </w:tr>
      <w:tr w:rsidR="00787A6F" w:rsidRPr="0078417A" w14:paraId="26E5B7CA" w14:textId="77777777" w:rsidTr="00F277B2">
        <w:trPr>
          <w:trHeight w:val="255"/>
        </w:trPr>
        <w:tc>
          <w:tcPr>
            <w:tcW w:w="3801" w:type="pct"/>
            <w:tcBorders>
              <w:top w:val="nil"/>
              <w:left w:val="nil"/>
              <w:bottom w:val="nil"/>
              <w:right w:val="nil"/>
            </w:tcBorders>
            <w:vAlign w:val="center"/>
          </w:tcPr>
          <w:p w14:paraId="1B86FD20" w14:textId="37AA92B4" w:rsidR="00787A6F" w:rsidRPr="0078417A" w:rsidRDefault="00787A6F" w:rsidP="00787A6F">
            <w:pPr>
              <w:jc w:val="both"/>
              <w:rPr>
                <w:kern w:val="0"/>
                <w:sz w:val="20"/>
                <w:szCs w:val="20"/>
              </w:rPr>
            </w:pPr>
            <w:r w:rsidRPr="0078417A">
              <w:rPr>
                <w:color w:val="000000"/>
                <w:kern w:val="0"/>
                <w:sz w:val="20"/>
                <w:szCs w:val="20"/>
              </w:rPr>
              <w:t xml:space="preserve">   Accrued liabilities</w:t>
            </w:r>
          </w:p>
        </w:tc>
        <w:tc>
          <w:tcPr>
            <w:tcW w:w="195" w:type="pct"/>
            <w:tcBorders>
              <w:top w:val="nil"/>
              <w:left w:val="nil"/>
              <w:bottom w:val="nil"/>
              <w:right w:val="nil"/>
            </w:tcBorders>
            <w:vAlign w:val="center"/>
          </w:tcPr>
          <w:p w14:paraId="24A96A80" w14:textId="63F99679" w:rsidR="00787A6F" w:rsidRPr="0078417A" w:rsidRDefault="00787A6F" w:rsidP="00787A6F">
            <w:pPr>
              <w:jc w:val="right"/>
              <w:rPr>
                <w:kern w:val="0"/>
                <w:sz w:val="20"/>
                <w:szCs w:val="20"/>
              </w:rPr>
            </w:pPr>
          </w:p>
        </w:tc>
        <w:tc>
          <w:tcPr>
            <w:tcW w:w="1004" w:type="pct"/>
            <w:tcBorders>
              <w:top w:val="nil"/>
              <w:left w:val="nil"/>
              <w:bottom w:val="nil"/>
              <w:right w:val="nil"/>
            </w:tcBorders>
            <w:vAlign w:val="center"/>
          </w:tcPr>
          <w:p w14:paraId="12677AFB" w14:textId="686AB555" w:rsidR="00787A6F" w:rsidRPr="0078417A" w:rsidRDefault="00472A8B" w:rsidP="00787A6F">
            <w:pPr>
              <w:jc w:val="right"/>
              <w:rPr>
                <w:kern w:val="0"/>
                <w:sz w:val="20"/>
                <w:szCs w:val="20"/>
              </w:rPr>
            </w:pPr>
            <w:r>
              <w:rPr>
                <w:color w:val="000000"/>
                <w:kern w:val="0"/>
                <w:sz w:val="20"/>
                <w:szCs w:val="20"/>
              </w:rPr>
              <w:t>18,946</w:t>
            </w:r>
            <w:r w:rsidR="00787A6F" w:rsidRPr="0078417A">
              <w:rPr>
                <w:color w:val="000000"/>
                <w:kern w:val="0"/>
                <w:sz w:val="20"/>
                <w:szCs w:val="20"/>
              </w:rPr>
              <w:t xml:space="preserve"> </w:t>
            </w:r>
          </w:p>
        </w:tc>
      </w:tr>
      <w:tr w:rsidR="00787A6F" w:rsidRPr="0078417A" w14:paraId="2B38D0C0" w14:textId="77777777" w:rsidTr="00F277B2">
        <w:trPr>
          <w:trHeight w:val="255"/>
        </w:trPr>
        <w:tc>
          <w:tcPr>
            <w:tcW w:w="3801" w:type="pct"/>
            <w:tcBorders>
              <w:top w:val="nil"/>
              <w:left w:val="nil"/>
              <w:bottom w:val="nil"/>
              <w:right w:val="nil"/>
            </w:tcBorders>
            <w:vAlign w:val="center"/>
          </w:tcPr>
          <w:p w14:paraId="130E8426" w14:textId="04030211" w:rsidR="00787A6F" w:rsidRPr="0078417A" w:rsidRDefault="00787A6F" w:rsidP="00787A6F">
            <w:pPr>
              <w:jc w:val="both"/>
              <w:rPr>
                <w:kern w:val="0"/>
                <w:sz w:val="20"/>
                <w:szCs w:val="20"/>
              </w:rPr>
            </w:pPr>
            <w:r w:rsidRPr="0078417A">
              <w:rPr>
                <w:color w:val="000000"/>
                <w:kern w:val="0"/>
                <w:sz w:val="20"/>
                <w:szCs w:val="20"/>
              </w:rPr>
              <w:t xml:space="preserve">   Other current liabilities</w:t>
            </w:r>
          </w:p>
        </w:tc>
        <w:tc>
          <w:tcPr>
            <w:tcW w:w="195" w:type="pct"/>
            <w:tcBorders>
              <w:top w:val="nil"/>
              <w:left w:val="nil"/>
              <w:bottom w:val="nil"/>
              <w:right w:val="nil"/>
            </w:tcBorders>
            <w:vAlign w:val="center"/>
          </w:tcPr>
          <w:p w14:paraId="2EF054F0" w14:textId="77777777" w:rsidR="00787A6F" w:rsidRPr="0078417A" w:rsidRDefault="00787A6F" w:rsidP="00787A6F">
            <w:pPr>
              <w:jc w:val="right"/>
              <w:rPr>
                <w:kern w:val="0"/>
                <w:sz w:val="20"/>
                <w:szCs w:val="20"/>
              </w:rPr>
            </w:pPr>
          </w:p>
        </w:tc>
        <w:tc>
          <w:tcPr>
            <w:tcW w:w="1004" w:type="pct"/>
            <w:tcBorders>
              <w:top w:val="nil"/>
              <w:left w:val="nil"/>
              <w:bottom w:val="nil"/>
              <w:right w:val="nil"/>
            </w:tcBorders>
            <w:vAlign w:val="center"/>
          </w:tcPr>
          <w:p w14:paraId="54F73854" w14:textId="163A6194" w:rsidR="00787A6F" w:rsidRPr="0078417A" w:rsidRDefault="00787A6F" w:rsidP="00787A6F">
            <w:pPr>
              <w:jc w:val="right"/>
              <w:rPr>
                <w:kern w:val="0"/>
                <w:sz w:val="20"/>
                <w:szCs w:val="20"/>
              </w:rPr>
            </w:pPr>
            <w:r w:rsidRPr="0078417A">
              <w:rPr>
                <w:color w:val="000000"/>
                <w:kern w:val="0"/>
                <w:sz w:val="20"/>
                <w:szCs w:val="20"/>
              </w:rPr>
              <w:t xml:space="preserve">                           </w:t>
            </w:r>
            <w:r>
              <w:rPr>
                <w:color w:val="000000"/>
                <w:kern w:val="0"/>
                <w:sz w:val="20"/>
                <w:szCs w:val="20"/>
              </w:rPr>
              <w:t xml:space="preserve"> 10,265</w:t>
            </w:r>
            <w:r w:rsidRPr="0078417A">
              <w:rPr>
                <w:color w:val="000000"/>
                <w:kern w:val="0"/>
                <w:sz w:val="20"/>
                <w:szCs w:val="20"/>
              </w:rPr>
              <w:t xml:space="preserve"> </w:t>
            </w:r>
          </w:p>
        </w:tc>
      </w:tr>
      <w:tr w:rsidR="00787A6F" w:rsidRPr="0078417A" w14:paraId="1216F5A7" w14:textId="77777777" w:rsidTr="00CD0365">
        <w:trPr>
          <w:trHeight w:val="255"/>
        </w:trPr>
        <w:tc>
          <w:tcPr>
            <w:tcW w:w="3801" w:type="pct"/>
            <w:tcBorders>
              <w:top w:val="nil"/>
              <w:left w:val="nil"/>
              <w:bottom w:val="nil"/>
              <w:right w:val="nil"/>
            </w:tcBorders>
            <w:vAlign w:val="center"/>
            <w:hideMark/>
          </w:tcPr>
          <w:p w14:paraId="70FA87ED" w14:textId="5B0E706B" w:rsidR="00787A6F" w:rsidRPr="0078417A" w:rsidRDefault="00787A6F" w:rsidP="00787A6F">
            <w:pPr>
              <w:jc w:val="both"/>
              <w:rPr>
                <w:kern w:val="0"/>
                <w:sz w:val="20"/>
                <w:szCs w:val="20"/>
              </w:rPr>
            </w:pPr>
            <w:r w:rsidRPr="0078417A">
              <w:rPr>
                <w:kern w:val="0"/>
                <w:sz w:val="20"/>
                <w:szCs w:val="20"/>
              </w:rPr>
              <w:t xml:space="preserve">   Deferred revenue</w:t>
            </w:r>
          </w:p>
        </w:tc>
        <w:tc>
          <w:tcPr>
            <w:tcW w:w="195" w:type="pct"/>
            <w:tcBorders>
              <w:top w:val="nil"/>
              <w:left w:val="nil"/>
              <w:bottom w:val="single" w:sz="4" w:space="0" w:color="auto"/>
              <w:right w:val="nil"/>
            </w:tcBorders>
            <w:vAlign w:val="center"/>
          </w:tcPr>
          <w:p w14:paraId="7591073D" w14:textId="77777777" w:rsidR="00787A6F" w:rsidRPr="0078417A" w:rsidRDefault="00787A6F" w:rsidP="00787A6F">
            <w:pPr>
              <w:jc w:val="right"/>
              <w:rPr>
                <w:kern w:val="0"/>
                <w:sz w:val="20"/>
                <w:szCs w:val="20"/>
              </w:rPr>
            </w:pPr>
          </w:p>
        </w:tc>
        <w:tc>
          <w:tcPr>
            <w:tcW w:w="1004" w:type="pct"/>
            <w:tcBorders>
              <w:top w:val="nil"/>
              <w:left w:val="nil"/>
              <w:bottom w:val="single" w:sz="4" w:space="0" w:color="auto"/>
              <w:right w:val="nil"/>
            </w:tcBorders>
            <w:vAlign w:val="center"/>
            <w:hideMark/>
          </w:tcPr>
          <w:p w14:paraId="563D8B54" w14:textId="2090F608" w:rsidR="00787A6F" w:rsidRPr="0078417A" w:rsidRDefault="001214C3" w:rsidP="00787A6F">
            <w:pPr>
              <w:jc w:val="right"/>
              <w:rPr>
                <w:kern w:val="0"/>
                <w:sz w:val="20"/>
                <w:szCs w:val="20"/>
              </w:rPr>
            </w:pPr>
            <w:r>
              <w:rPr>
                <w:kern w:val="0"/>
                <w:sz w:val="20"/>
                <w:szCs w:val="20"/>
              </w:rPr>
              <w:t>2,989</w:t>
            </w:r>
            <w:r w:rsidR="00787A6F" w:rsidRPr="0078417A">
              <w:rPr>
                <w:kern w:val="0"/>
                <w:sz w:val="20"/>
                <w:szCs w:val="20"/>
              </w:rPr>
              <w:t xml:space="preserve"> </w:t>
            </w:r>
          </w:p>
        </w:tc>
      </w:tr>
      <w:tr w:rsidR="00787A6F" w:rsidRPr="0078417A" w14:paraId="7E07C0A9" w14:textId="77777777" w:rsidTr="00CD0365">
        <w:trPr>
          <w:trHeight w:val="255"/>
        </w:trPr>
        <w:tc>
          <w:tcPr>
            <w:tcW w:w="3801" w:type="pct"/>
            <w:tcBorders>
              <w:top w:val="nil"/>
              <w:left w:val="nil"/>
              <w:bottom w:val="nil"/>
              <w:right w:val="nil"/>
            </w:tcBorders>
            <w:vAlign w:val="center"/>
            <w:hideMark/>
          </w:tcPr>
          <w:p w14:paraId="4B596227" w14:textId="154E5A2A" w:rsidR="00787A6F" w:rsidRPr="0078417A" w:rsidRDefault="00787A6F" w:rsidP="00787A6F">
            <w:pPr>
              <w:jc w:val="both"/>
              <w:rPr>
                <w:kern w:val="0"/>
                <w:sz w:val="20"/>
                <w:szCs w:val="20"/>
              </w:rPr>
            </w:pPr>
            <w:r w:rsidRPr="0078417A">
              <w:rPr>
                <w:kern w:val="0"/>
                <w:sz w:val="20"/>
                <w:szCs w:val="20"/>
              </w:rPr>
              <w:t>Total current liabilities</w:t>
            </w:r>
          </w:p>
        </w:tc>
        <w:tc>
          <w:tcPr>
            <w:tcW w:w="195" w:type="pct"/>
            <w:tcBorders>
              <w:top w:val="single" w:sz="4" w:space="0" w:color="auto"/>
              <w:left w:val="nil"/>
              <w:bottom w:val="nil"/>
              <w:right w:val="nil"/>
            </w:tcBorders>
            <w:vAlign w:val="center"/>
          </w:tcPr>
          <w:p w14:paraId="40EB4A4B" w14:textId="77777777" w:rsidR="00787A6F" w:rsidRPr="0078417A" w:rsidRDefault="00787A6F" w:rsidP="00787A6F">
            <w:pPr>
              <w:jc w:val="right"/>
              <w:rPr>
                <w:kern w:val="0"/>
                <w:sz w:val="20"/>
                <w:szCs w:val="20"/>
              </w:rPr>
            </w:pPr>
          </w:p>
        </w:tc>
        <w:tc>
          <w:tcPr>
            <w:tcW w:w="1004" w:type="pct"/>
            <w:tcBorders>
              <w:top w:val="single" w:sz="4" w:space="0" w:color="auto"/>
              <w:left w:val="nil"/>
              <w:bottom w:val="nil"/>
              <w:right w:val="nil"/>
            </w:tcBorders>
            <w:vAlign w:val="center"/>
            <w:hideMark/>
          </w:tcPr>
          <w:p w14:paraId="3F175AEB" w14:textId="743B6127" w:rsidR="00787A6F" w:rsidRPr="0078417A" w:rsidRDefault="001214C3" w:rsidP="00787A6F">
            <w:pPr>
              <w:jc w:val="right"/>
              <w:rPr>
                <w:kern w:val="0"/>
                <w:sz w:val="20"/>
                <w:szCs w:val="20"/>
              </w:rPr>
            </w:pPr>
            <w:r>
              <w:rPr>
                <w:kern w:val="0"/>
                <w:sz w:val="20"/>
                <w:szCs w:val="20"/>
              </w:rPr>
              <w:t>41,353</w:t>
            </w:r>
            <w:r w:rsidR="00787A6F" w:rsidRPr="0078417A">
              <w:rPr>
                <w:kern w:val="0"/>
                <w:sz w:val="20"/>
                <w:szCs w:val="20"/>
              </w:rPr>
              <w:t xml:space="preserve"> </w:t>
            </w:r>
          </w:p>
        </w:tc>
      </w:tr>
      <w:tr w:rsidR="00787A6F" w:rsidRPr="0078417A" w14:paraId="56E49FB4" w14:textId="77777777" w:rsidTr="00F277B2">
        <w:trPr>
          <w:trHeight w:val="255"/>
        </w:trPr>
        <w:tc>
          <w:tcPr>
            <w:tcW w:w="3801" w:type="pct"/>
            <w:tcBorders>
              <w:top w:val="nil"/>
              <w:left w:val="nil"/>
              <w:bottom w:val="nil"/>
              <w:right w:val="nil"/>
            </w:tcBorders>
            <w:vAlign w:val="center"/>
          </w:tcPr>
          <w:p w14:paraId="797D24DD" w14:textId="4BF68035" w:rsidR="00787A6F" w:rsidRPr="0078417A" w:rsidRDefault="00787A6F" w:rsidP="00787A6F">
            <w:pPr>
              <w:jc w:val="both"/>
              <w:rPr>
                <w:color w:val="000000"/>
                <w:kern w:val="0"/>
                <w:sz w:val="20"/>
                <w:szCs w:val="20"/>
              </w:rPr>
            </w:pPr>
            <w:r w:rsidRPr="0078417A">
              <w:rPr>
                <w:color w:val="000000"/>
                <w:kern w:val="0"/>
                <w:sz w:val="20"/>
                <w:szCs w:val="20"/>
              </w:rPr>
              <w:t>Non-current liabilities:</w:t>
            </w:r>
          </w:p>
        </w:tc>
        <w:tc>
          <w:tcPr>
            <w:tcW w:w="195" w:type="pct"/>
            <w:tcBorders>
              <w:top w:val="nil"/>
              <w:left w:val="nil"/>
              <w:bottom w:val="nil"/>
              <w:right w:val="nil"/>
            </w:tcBorders>
            <w:vAlign w:val="center"/>
          </w:tcPr>
          <w:p w14:paraId="50FC33FC" w14:textId="77777777" w:rsidR="00787A6F" w:rsidRPr="0078417A" w:rsidRDefault="00787A6F" w:rsidP="00787A6F">
            <w:pPr>
              <w:jc w:val="right"/>
              <w:rPr>
                <w:color w:val="000000"/>
                <w:kern w:val="0"/>
                <w:sz w:val="20"/>
                <w:szCs w:val="20"/>
              </w:rPr>
            </w:pPr>
          </w:p>
        </w:tc>
        <w:tc>
          <w:tcPr>
            <w:tcW w:w="1004" w:type="pct"/>
            <w:tcBorders>
              <w:top w:val="nil"/>
              <w:left w:val="nil"/>
              <w:bottom w:val="nil"/>
              <w:right w:val="nil"/>
            </w:tcBorders>
            <w:vAlign w:val="center"/>
          </w:tcPr>
          <w:p w14:paraId="76633491" w14:textId="77777777" w:rsidR="00787A6F" w:rsidRPr="0078417A" w:rsidRDefault="00787A6F" w:rsidP="00787A6F">
            <w:pPr>
              <w:jc w:val="right"/>
              <w:rPr>
                <w:color w:val="000000"/>
                <w:kern w:val="0"/>
                <w:sz w:val="20"/>
                <w:szCs w:val="20"/>
              </w:rPr>
            </w:pPr>
          </w:p>
        </w:tc>
      </w:tr>
      <w:tr w:rsidR="00787A6F" w:rsidRPr="0078417A" w14:paraId="5A3594C2" w14:textId="77777777" w:rsidTr="00F277B2">
        <w:trPr>
          <w:trHeight w:val="255"/>
        </w:trPr>
        <w:tc>
          <w:tcPr>
            <w:tcW w:w="3801" w:type="pct"/>
            <w:tcBorders>
              <w:top w:val="nil"/>
              <w:left w:val="nil"/>
              <w:bottom w:val="nil"/>
              <w:right w:val="nil"/>
            </w:tcBorders>
            <w:vAlign w:val="center"/>
            <w:hideMark/>
          </w:tcPr>
          <w:p w14:paraId="0A7704B1" w14:textId="6FF0F749" w:rsidR="00787A6F" w:rsidRPr="0078417A" w:rsidRDefault="00787A6F" w:rsidP="00787A6F">
            <w:pPr>
              <w:jc w:val="both"/>
              <w:rPr>
                <w:color w:val="000000"/>
                <w:kern w:val="0"/>
                <w:sz w:val="20"/>
                <w:szCs w:val="20"/>
              </w:rPr>
            </w:pPr>
            <w:r w:rsidRPr="0078417A">
              <w:rPr>
                <w:color w:val="000000"/>
                <w:kern w:val="0"/>
                <w:sz w:val="20"/>
                <w:szCs w:val="20"/>
              </w:rPr>
              <w:t xml:space="preserve">   Loans payable</w:t>
            </w:r>
            <w:r>
              <w:rPr>
                <w:color w:val="000000"/>
                <w:kern w:val="0"/>
                <w:sz w:val="20"/>
                <w:szCs w:val="20"/>
              </w:rPr>
              <w:t xml:space="preserve">, net </w:t>
            </w:r>
          </w:p>
        </w:tc>
        <w:tc>
          <w:tcPr>
            <w:tcW w:w="195" w:type="pct"/>
            <w:tcBorders>
              <w:top w:val="nil"/>
              <w:left w:val="nil"/>
              <w:bottom w:val="nil"/>
              <w:right w:val="nil"/>
            </w:tcBorders>
            <w:vAlign w:val="center"/>
          </w:tcPr>
          <w:p w14:paraId="4AA96B0F" w14:textId="77777777" w:rsidR="00787A6F" w:rsidRPr="0078417A" w:rsidRDefault="00787A6F" w:rsidP="00787A6F">
            <w:pPr>
              <w:jc w:val="right"/>
              <w:rPr>
                <w:color w:val="000000"/>
                <w:kern w:val="0"/>
                <w:sz w:val="20"/>
                <w:szCs w:val="20"/>
              </w:rPr>
            </w:pPr>
          </w:p>
        </w:tc>
        <w:tc>
          <w:tcPr>
            <w:tcW w:w="1004" w:type="pct"/>
            <w:tcBorders>
              <w:top w:val="nil"/>
              <w:left w:val="nil"/>
              <w:bottom w:val="nil"/>
              <w:right w:val="nil"/>
            </w:tcBorders>
            <w:vAlign w:val="center"/>
            <w:hideMark/>
          </w:tcPr>
          <w:p w14:paraId="12FB9FFE" w14:textId="6F5C800D" w:rsidR="00787A6F" w:rsidRPr="0078417A" w:rsidRDefault="00787A6F" w:rsidP="00787A6F">
            <w:pPr>
              <w:jc w:val="right"/>
              <w:rPr>
                <w:color w:val="000000"/>
                <w:kern w:val="0"/>
                <w:sz w:val="20"/>
                <w:szCs w:val="20"/>
              </w:rPr>
            </w:pPr>
            <w:r w:rsidRPr="0078417A">
              <w:rPr>
                <w:color w:val="000000"/>
                <w:kern w:val="0"/>
                <w:sz w:val="20"/>
                <w:szCs w:val="20"/>
              </w:rPr>
              <w:t xml:space="preserve">                         701,853 </w:t>
            </w:r>
          </w:p>
        </w:tc>
      </w:tr>
      <w:tr w:rsidR="00787A6F" w:rsidRPr="0078417A" w14:paraId="62718DE1" w14:textId="77777777" w:rsidTr="0005659C">
        <w:trPr>
          <w:trHeight w:val="270"/>
        </w:trPr>
        <w:tc>
          <w:tcPr>
            <w:tcW w:w="3801" w:type="pct"/>
            <w:tcBorders>
              <w:top w:val="nil"/>
              <w:left w:val="nil"/>
              <w:bottom w:val="nil"/>
              <w:right w:val="nil"/>
            </w:tcBorders>
            <w:vAlign w:val="center"/>
            <w:hideMark/>
          </w:tcPr>
          <w:p w14:paraId="5EBBE373" w14:textId="6F57AFC9" w:rsidR="00787A6F" w:rsidRPr="0078417A" w:rsidRDefault="00787A6F" w:rsidP="00787A6F">
            <w:pPr>
              <w:jc w:val="both"/>
              <w:rPr>
                <w:kern w:val="0"/>
                <w:sz w:val="20"/>
                <w:szCs w:val="20"/>
              </w:rPr>
            </w:pPr>
            <w:r w:rsidRPr="0078417A">
              <w:rPr>
                <w:kern w:val="0"/>
                <w:sz w:val="20"/>
                <w:szCs w:val="20"/>
              </w:rPr>
              <w:t xml:space="preserve">   Other non-current liabilities</w:t>
            </w:r>
          </w:p>
        </w:tc>
        <w:tc>
          <w:tcPr>
            <w:tcW w:w="195" w:type="pct"/>
            <w:tcBorders>
              <w:top w:val="nil"/>
              <w:left w:val="nil"/>
              <w:bottom w:val="single" w:sz="8" w:space="0" w:color="auto"/>
              <w:right w:val="nil"/>
            </w:tcBorders>
            <w:vAlign w:val="center"/>
          </w:tcPr>
          <w:p w14:paraId="1AFE1C8D" w14:textId="77777777" w:rsidR="00787A6F" w:rsidRPr="0078417A" w:rsidRDefault="00787A6F" w:rsidP="00787A6F">
            <w:pPr>
              <w:jc w:val="right"/>
              <w:rPr>
                <w:kern w:val="0"/>
                <w:sz w:val="20"/>
                <w:szCs w:val="20"/>
              </w:rPr>
            </w:pPr>
          </w:p>
        </w:tc>
        <w:tc>
          <w:tcPr>
            <w:tcW w:w="1004" w:type="pct"/>
            <w:tcBorders>
              <w:top w:val="nil"/>
              <w:left w:val="nil"/>
              <w:bottom w:val="single" w:sz="8" w:space="0" w:color="auto"/>
              <w:right w:val="nil"/>
            </w:tcBorders>
            <w:vAlign w:val="center"/>
            <w:hideMark/>
          </w:tcPr>
          <w:p w14:paraId="69119442" w14:textId="334BAE21" w:rsidR="00787A6F" w:rsidRPr="0078417A" w:rsidRDefault="00787A6F" w:rsidP="00787A6F">
            <w:pPr>
              <w:jc w:val="right"/>
              <w:rPr>
                <w:kern w:val="0"/>
                <w:sz w:val="20"/>
                <w:szCs w:val="20"/>
              </w:rPr>
            </w:pPr>
            <w:r w:rsidRPr="0078417A">
              <w:rPr>
                <w:kern w:val="0"/>
                <w:sz w:val="20"/>
                <w:szCs w:val="20"/>
              </w:rPr>
              <w:t xml:space="preserve">                                </w:t>
            </w:r>
            <w:r>
              <w:rPr>
                <w:kern w:val="0"/>
                <w:sz w:val="20"/>
                <w:szCs w:val="20"/>
              </w:rPr>
              <w:t>466</w:t>
            </w:r>
            <w:r w:rsidRPr="0078417A">
              <w:rPr>
                <w:kern w:val="0"/>
                <w:sz w:val="20"/>
                <w:szCs w:val="20"/>
              </w:rPr>
              <w:t xml:space="preserve"> </w:t>
            </w:r>
          </w:p>
        </w:tc>
      </w:tr>
      <w:tr w:rsidR="00787A6F" w:rsidRPr="0078417A" w14:paraId="4E117D54" w14:textId="77777777" w:rsidTr="00481E8D">
        <w:trPr>
          <w:trHeight w:val="255"/>
        </w:trPr>
        <w:tc>
          <w:tcPr>
            <w:tcW w:w="3801" w:type="pct"/>
            <w:tcBorders>
              <w:top w:val="nil"/>
              <w:left w:val="nil"/>
              <w:bottom w:val="nil"/>
              <w:right w:val="nil"/>
            </w:tcBorders>
            <w:vAlign w:val="center"/>
            <w:hideMark/>
          </w:tcPr>
          <w:p w14:paraId="395CCBC7" w14:textId="77777777" w:rsidR="00787A6F" w:rsidRPr="0078417A" w:rsidRDefault="00787A6F" w:rsidP="00787A6F">
            <w:pPr>
              <w:jc w:val="both"/>
              <w:rPr>
                <w:color w:val="000000"/>
                <w:kern w:val="0"/>
                <w:sz w:val="20"/>
                <w:szCs w:val="20"/>
              </w:rPr>
            </w:pPr>
            <w:r w:rsidRPr="0078417A">
              <w:rPr>
                <w:color w:val="000000"/>
                <w:kern w:val="0"/>
                <w:sz w:val="20"/>
                <w:szCs w:val="20"/>
              </w:rPr>
              <w:t>Total liabilities</w:t>
            </w:r>
          </w:p>
        </w:tc>
        <w:tc>
          <w:tcPr>
            <w:tcW w:w="195" w:type="pct"/>
            <w:tcBorders>
              <w:top w:val="single" w:sz="4" w:space="0" w:color="auto"/>
              <w:left w:val="nil"/>
              <w:bottom w:val="nil"/>
              <w:right w:val="nil"/>
            </w:tcBorders>
            <w:vAlign w:val="center"/>
          </w:tcPr>
          <w:p w14:paraId="4B45D65C" w14:textId="77777777" w:rsidR="00787A6F" w:rsidRPr="0078417A" w:rsidRDefault="00787A6F" w:rsidP="00787A6F">
            <w:pPr>
              <w:jc w:val="right"/>
              <w:rPr>
                <w:color w:val="000000"/>
                <w:kern w:val="0"/>
                <w:sz w:val="20"/>
                <w:szCs w:val="20"/>
              </w:rPr>
            </w:pPr>
          </w:p>
        </w:tc>
        <w:tc>
          <w:tcPr>
            <w:tcW w:w="1004" w:type="pct"/>
            <w:tcBorders>
              <w:top w:val="single" w:sz="4" w:space="0" w:color="auto"/>
              <w:left w:val="nil"/>
              <w:bottom w:val="nil"/>
              <w:right w:val="nil"/>
            </w:tcBorders>
            <w:vAlign w:val="center"/>
            <w:hideMark/>
          </w:tcPr>
          <w:p w14:paraId="38025F5E" w14:textId="250B039D" w:rsidR="00787A6F" w:rsidRPr="0078417A" w:rsidRDefault="001F722A" w:rsidP="00787A6F">
            <w:pPr>
              <w:jc w:val="right"/>
              <w:rPr>
                <w:color w:val="000000"/>
                <w:kern w:val="0"/>
                <w:sz w:val="20"/>
                <w:szCs w:val="20"/>
              </w:rPr>
            </w:pPr>
            <w:r>
              <w:rPr>
                <w:color w:val="000000"/>
                <w:kern w:val="0"/>
                <w:sz w:val="20"/>
                <w:szCs w:val="20"/>
              </w:rPr>
              <w:t>743,672</w:t>
            </w:r>
            <w:r w:rsidR="00787A6F" w:rsidRPr="0078417A">
              <w:rPr>
                <w:color w:val="000000"/>
                <w:kern w:val="0"/>
                <w:sz w:val="20"/>
                <w:szCs w:val="20"/>
              </w:rPr>
              <w:t xml:space="preserve"> </w:t>
            </w:r>
          </w:p>
        </w:tc>
      </w:tr>
      <w:tr w:rsidR="00787A6F" w:rsidRPr="0078417A" w14:paraId="2B956845" w14:textId="77777777" w:rsidTr="00F277B2">
        <w:trPr>
          <w:trHeight w:val="255"/>
        </w:trPr>
        <w:tc>
          <w:tcPr>
            <w:tcW w:w="3801" w:type="pct"/>
            <w:tcBorders>
              <w:top w:val="nil"/>
              <w:left w:val="nil"/>
              <w:bottom w:val="nil"/>
              <w:right w:val="nil"/>
            </w:tcBorders>
            <w:vAlign w:val="center"/>
            <w:hideMark/>
          </w:tcPr>
          <w:p w14:paraId="0AAB132C" w14:textId="6CDE8563" w:rsidR="00787A6F" w:rsidRPr="0078417A" w:rsidRDefault="00787A6F" w:rsidP="00787A6F">
            <w:pPr>
              <w:jc w:val="both"/>
              <w:rPr>
                <w:color w:val="000000"/>
                <w:kern w:val="0"/>
                <w:sz w:val="20"/>
                <w:szCs w:val="20"/>
              </w:rPr>
            </w:pPr>
            <w:r>
              <w:rPr>
                <w:color w:val="000000"/>
                <w:kern w:val="0"/>
                <w:sz w:val="20"/>
                <w:szCs w:val="20"/>
              </w:rPr>
              <w:t>Members</w:t>
            </w:r>
            <w:r w:rsidRPr="0078417A">
              <w:rPr>
                <w:color w:val="000000"/>
                <w:kern w:val="0"/>
                <w:sz w:val="20"/>
                <w:szCs w:val="20"/>
              </w:rPr>
              <w:t>’ equity:</w:t>
            </w:r>
          </w:p>
        </w:tc>
        <w:tc>
          <w:tcPr>
            <w:tcW w:w="195" w:type="pct"/>
            <w:tcBorders>
              <w:top w:val="nil"/>
              <w:left w:val="nil"/>
              <w:bottom w:val="nil"/>
              <w:right w:val="nil"/>
            </w:tcBorders>
            <w:vAlign w:val="center"/>
          </w:tcPr>
          <w:p w14:paraId="2164391A" w14:textId="77777777" w:rsidR="00787A6F" w:rsidRPr="0078417A" w:rsidRDefault="00787A6F" w:rsidP="00787A6F">
            <w:pPr>
              <w:jc w:val="right"/>
              <w:rPr>
                <w:kern w:val="0"/>
                <w:sz w:val="20"/>
                <w:szCs w:val="20"/>
              </w:rPr>
            </w:pPr>
          </w:p>
        </w:tc>
        <w:tc>
          <w:tcPr>
            <w:tcW w:w="1004" w:type="pct"/>
            <w:tcBorders>
              <w:top w:val="nil"/>
              <w:left w:val="nil"/>
              <w:bottom w:val="nil"/>
              <w:right w:val="nil"/>
            </w:tcBorders>
            <w:vAlign w:val="center"/>
            <w:hideMark/>
          </w:tcPr>
          <w:p w14:paraId="600B4651" w14:textId="16B7B9EB" w:rsidR="00787A6F" w:rsidRPr="0078417A" w:rsidRDefault="00787A6F" w:rsidP="00787A6F">
            <w:pPr>
              <w:jc w:val="right"/>
              <w:rPr>
                <w:kern w:val="0"/>
                <w:sz w:val="20"/>
                <w:szCs w:val="20"/>
              </w:rPr>
            </w:pPr>
            <w:r w:rsidRPr="0078417A">
              <w:rPr>
                <w:kern w:val="0"/>
                <w:sz w:val="20"/>
                <w:szCs w:val="20"/>
              </w:rPr>
              <w:t> </w:t>
            </w:r>
          </w:p>
        </w:tc>
      </w:tr>
      <w:tr w:rsidR="00787A6F" w:rsidRPr="0078417A" w14:paraId="37BD6DEF" w14:textId="77777777" w:rsidTr="00F277B2">
        <w:trPr>
          <w:trHeight w:val="255"/>
        </w:trPr>
        <w:tc>
          <w:tcPr>
            <w:tcW w:w="3801" w:type="pct"/>
            <w:tcBorders>
              <w:top w:val="nil"/>
              <w:left w:val="nil"/>
              <w:bottom w:val="nil"/>
              <w:right w:val="nil"/>
            </w:tcBorders>
            <w:vAlign w:val="center"/>
            <w:hideMark/>
          </w:tcPr>
          <w:p w14:paraId="56922D3F" w14:textId="613A285E" w:rsidR="00787A6F" w:rsidRPr="0078417A" w:rsidRDefault="00787A6F" w:rsidP="00787A6F">
            <w:pPr>
              <w:jc w:val="both"/>
              <w:rPr>
                <w:kern w:val="0"/>
                <w:sz w:val="20"/>
                <w:szCs w:val="20"/>
              </w:rPr>
            </w:pPr>
            <w:r w:rsidRPr="0078417A">
              <w:rPr>
                <w:kern w:val="0"/>
                <w:sz w:val="20"/>
                <w:szCs w:val="20"/>
              </w:rPr>
              <w:t xml:space="preserve">   </w:t>
            </w:r>
            <w:r>
              <w:rPr>
                <w:kern w:val="0"/>
                <w:sz w:val="20"/>
                <w:szCs w:val="20"/>
              </w:rPr>
              <w:t>Members</w:t>
            </w:r>
            <w:r w:rsidRPr="0078417A">
              <w:rPr>
                <w:kern w:val="0"/>
                <w:sz w:val="20"/>
                <w:szCs w:val="20"/>
              </w:rPr>
              <w:t>' equity</w:t>
            </w:r>
          </w:p>
        </w:tc>
        <w:tc>
          <w:tcPr>
            <w:tcW w:w="195" w:type="pct"/>
            <w:tcBorders>
              <w:top w:val="nil"/>
              <w:left w:val="nil"/>
              <w:bottom w:val="nil"/>
              <w:right w:val="nil"/>
            </w:tcBorders>
            <w:vAlign w:val="center"/>
          </w:tcPr>
          <w:p w14:paraId="549D65C4" w14:textId="77777777" w:rsidR="00787A6F" w:rsidRPr="0078417A" w:rsidRDefault="00787A6F" w:rsidP="00787A6F">
            <w:pPr>
              <w:jc w:val="right"/>
              <w:rPr>
                <w:kern w:val="0"/>
                <w:sz w:val="20"/>
                <w:szCs w:val="20"/>
              </w:rPr>
            </w:pPr>
          </w:p>
        </w:tc>
        <w:tc>
          <w:tcPr>
            <w:tcW w:w="1004" w:type="pct"/>
            <w:tcBorders>
              <w:top w:val="nil"/>
              <w:left w:val="nil"/>
              <w:bottom w:val="nil"/>
              <w:right w:val="nil"/>
            </w:tcBorders>
            <w:vAlign w:val="center"/>
            <w:hideMark/>
          </w:tcPr>
          <w:p w14:paraId="40DEA06E" w14:textId="135BE2ED" w:rsidR="00787A6F" w:rsidRPr="0078417A" w:rsidRDefault="00787A6F" w:rsidP="00787A6F">
            <w:pPr>
              <w:jc w:val="right"/>
              <w:rPr>
                <w:kern w:val="0"/>
                <w:sz w:val="20"/>
                <w:szCs w:val="20"/>
              </w:rPr>
            </w:pPr>
            <w:r w:rsidRPr="0078417A">
              <w:rPr>
                <w:kern w:val="0"/>
                <w:sz w:val="20"/>
                <w:szCs w:val="20"/>
              </w:rPr>
              <w:t xml:space="preserve">                          </w:t>
            </w:r>
            <w:r>
              <w:rPr>
                <w:kern w:val="0"/>
                <w:sz w:val="20"/>
                <w:szCs w:val="20"/>
              </w:rPr>
              <w:t>694,880</w:t>
            </w:r>
            <w:r w:rsidRPr="0078417A">
              <w:rPr>
                <w:kern w:val="0"/>
                <w:sz w:val="20"/>
                <w:szCs w:val="20"/>
              </w:rPr>
              <w:t xml:space="preserve"> </w:t>
            </w:r>
          </w:p>
        </w:tc>
      </w:tr>
      <w:tr w:rsidR="00787A6F" w:rsidRPr="0078417A" w14:paraId="4A92CB50" w14:textId="77777777" w:rsidTr="00F277B2">
        <w:trPr>
          <w:trHeight w:val="270"/>
        </w:trPr>
        <w:tc>
          <w:tcPr>
            <w:tcW w:w="3801" w:type="pct"/>
            <w:tcBorders>
              <w:top w:val="nil"/>
              <w:left w:val="nil"/>
              <w:bottom w:val="nil"/>
              <w:right w:val="nil"/>
            </w:tcBorders>
            <w:vAlign w:val="center"/>
            <w:hideMark/>
          </w:tcPr>
          <w:p w14:paraId="792F38B8" w14:textId="695C560C" w:rsidR="00787A6F" w:rsidRPr="0078417A" w:rsidRDefault="00787A6F" w:rsidP="00787A6F">
            <w:pPr>
              <w:jc w:val="both"/>
              <w:rPr>
                <w:kern w:val="0"/>
                <w:sz w:val="20"/>
                <w:szCs w:val="20"/>
              </w:rPr>
            </w:pPr>
            <w:r w:rsidRPr="0078417A">
              <w:rPr>
                <w:kern w:val="0"/>
                <w:sz w:val="20"/>
                <w:szCs w:val="20"/>
              </w:rPr>
              <w:t xml:space="preserve">   Accumulated deficit</w:t>
            </w:r>
          </w:p>
        </w:tc>
        <w:tc>
          <w:tcPr>
            <w:tcW w:w="195" w:type="pct"/>
            <w:tcBorders>
              <w:top w:val="nil"/>
              <w:left w:val="nil"/>
              <w:bottom w:val="single" w:sz="8" w:space="0" w:color="auto"/>
              <w:right w:val="nil"/>
            </w:tcBorders>
            <w:vAlign w:val="center"/>
          </w:tcPr>
          <w:p w14:paraId="3212DA76" w14:textId="77777777" w:rsidR="00787A6F" w:rsidRPr="0078417A" w:rsidRDefault="00787A6F" w:rsidP="00787A6F">
            <w:pPr>
              <w:jc w:val="right"/>
              <w:rPr>
                <w:kern w:val="0"/>
                <w:sz w:val="20"/>
                <w:szCs w:val="20"/>
              </w:rPr>
            </w:pPr>
          </w:p>
        </w:tc>
        <w:tc>
          <w:tcPr>
            <w:tcW w:w="1004" w:type="pct"/>
            <w:tcBorders>
              <w:top w:val="nil"/>
              <w:left w:val="nil"/>
              <w:bottom w:val="single" w:sz="8" w:space="0" w:color="auto"/>
              <w:right w:val="nil"/>
            </w:tcBorders>
            <w:vAlign w:val="center"/>
            <w:hideMark/>
          </w:tcPr>
          <w:p w14:paraId="239FF550" w14:textId="32966DFC" w:rsidR="00787A6F" w:rsidRPr="0078417A" w:rsidRDefault="001F722A" w:rsidP="00787A6F">
            <w:pPr>
              <w:jc w:val="right"/>
              <w:rPr>
                <w:kern w:val="0"/>
                <w:sz w:val="20"/>
                <w:szCs w:val="20"/>
              </w:rPr>
            </w:pPr>
            <w:r>
              <w:rPr>
                <w:kern w:val="0"/>
                <w:sz w:val="20"/>
                <w:szCs w:val="20"/>
              </w:rPr>
              <w:t>(318,621)</w:t>
            </w:r>
          </w:p>
        </w:tc>
      </w:tr>
      <w:tr w:rsidR="00787A6F" w:rsidRPr="0078417A" w14:paraId="21084920" w14:textId="77777777" w:rsidTr="00F277B2">
        <w:trPr>
          <w:trHeight w:val="270"/>
        </w:trPr>
        <w:tc>
          <w:tcPr>
            <w:tcW w:w="3801" w:type="pct"/>
            <w:tcBorders>
              <w:top w:val="nil"/>
              <w:left w:val="nil"/>
              <w:bottom w:val="nil"/>
              <w:right w:val="nil"/>
            </w:tcBorders>
            <w:vAlign w:val="center"/>
            <w:hideMark/>
          </w:tcPr>
          <w:p w14:paraId="7C8EA050" w14:textId="4E9ADA5D" w:rsidR="00787A6F" w:rsidRPr="0078417A" w:rsidRDefault="00787A6F" w:rsidP="00787A6F">
            <w:pPr>
              <w:jc w:val="both"/>
              <w:rPr>
                <w:kern w:val="0"/>
                <w:sz w:val="20"/>
                <w:szCs w:val="20"/>
              </w:rPr>
            </w:pPr>
            <w:r w:rsidRPr="0078417A">
              <w:rPr>
                <w:kern w:val="0"/>
                <w:sz w:val="20"/>
                <w:szCs w:val="20"/>
              </w:rPr>
              <w:t xml:space="preserve">Total </w:t>
            </w:r>
            <w:r>
              <w:rPr>
                <w:kern w:val="0"/>
                <w:sz w:val="20"/>
                <w:szCs w:val="20"/>
              </w:rPr>
              <w:t>members’</w:t>
            </w:r>
            <w:r w:rsidRPr="0078417A">
              <w:rPr>
                <w:kern w:val="0"/>
                <w:sz w:val="20"/>
                <w:szCs w:val="20"/>
              </w:rPr>
              <w:t xml:space="preserve"> equity</w:t>
            </w:r>
          </w:p>
        </w:tc>
        <w:tc>
          <w:tcPr>
            <w:tcW w:w="195" w:type="pct"/>
            <w:tcBorders>
              <w:top w:val="nil"/>
              <w:left w:val="nil"/>
              <w:bottom w:val="single" w:sz="8" w:space="0" w:color="auto"/>
              <w:right w:val="nil"/>
            </w:tcBorders>
            <w:vAlign w:val="center"/>
          </w:tcPr>
          <w:p w14:paraId="1A47F19E" w14:textId="77777777" w:rsidR="00787A6F" w:rsidRPr="0078417A" w:rsidRDefault="00787A6F" w:rsidP="00787A6F">
            <w:pPr>
              <w:jc w:val="right"/>
              <w:rPr>
                <w:kern w:val="0"/>
                <w:sz w:val="20"/>
                <w:szCs w:val="20"/>
              </w:rPr>
            </w:pPr>
          </w:p>
        </w:tc>
        <w:tc>
          <w:tcPr>
            <w:tcW w:w="1004" w:type="pct"/>
            <w:tcBorders>
              <w:top w:val="nil"/>
              <w:left w:val="nil"/>
              <w:bottom w:val="single" w:sz="8" w:space="0" w:color="auto"/>
              <w:right w:val="nil"/>
            </w:tcBorders>
            <w:vAlign w:val="center"/>
            <w:hideMark/>
          </w:tcPr>
          <w:p w14:paraId="06A91E9E" w14:textId="50062F1E" w:rsidR="00787A6F" w:rsidRPr="0078417A" w:rsidRDefault="001F722A" w:rsidP="00787A6F">
            <w:pPr>
              <w:jc w:val="right"/>
              <w:rPr>
                <w:kern w:val="0"/>
                <w:sz w:val="20"/>
                <w:szCs w:val="20"/>
              </w:rPr>
            </w:pPr>
            <w:r>
              <w:rPr>
                <w:kern w:val="0"/>
                <w:sz w:val="20"/>
                <w:szCs w:val="20"/>
              </w:rPr>
              <w:t>376,259</w:t>
            </w:r>
            <w:r w:rsidR="00787A6F" w:rsidRPr="0078417A">
              <w:rPr>
                <w:kern w:val="0"/>
                <w:sz w:val="20"/>
                <w:szCs w:val="20"/>
              </w:rPr>
              <w:t xml:space="preserve"> </w:t>
            </w:r>
          </w:p>
        </w:tc>
      </w:tr>
      <w:tr w:rsidR="00787A6F" w:rsidRPr="0078417A" w14:paraId="4047040F" w14:textId="77777777" w:rsidTr="00F277B2">
        <w:trPr>
          <w:trHeight w:val="270"/>
        </w:trPr>
        <w:tc>
          <w:tcPr>
            <w:tcW w:w="3801" w:type="pct"/>
            <w:tcBorders>
              <w:top w:val="nil"/>
              <w:left w:val="nil"/>
              <w:bottom w:val="nil"/>
              <w:right w:val="nil"/>
            </w:tcBorders>
            <w:vAlign w:val="center"/>
            <w:hideMark/>
          </w:tcPr>
          <w:p w14:paraId="55EA0D2B" w14:textId="1C659002" w:rsidR="00787A6F" w:rsidRPr="0078417A" w:rsidRDefault="00787A6F" w:rsidP="00787A6F">
            <w:pPr>
              <w:jc w:val="both"/>
              <w:rPr>
                <w:color w:val="000000"/>
                <w:kern w:val="0"/>
                <w:sz w:val="20"/>
                <w:szCs w:val="20"/>
              </w:rPr>
            </w:pPr>
            <w:r w:rsidRPr="0078417A">
              <w:rPr>
                <w:color w:val="000000"/>
                <w:kern w:val="0"/>
                <w:sz w:val="20"/>
                <w:szCs w:val="20"/>
              </w:rPr>
              <w:t xml:space="preserve">Total liabilities and </w:t>
            </w:r>
            <w:r>
              <w:rPr>
                <w:color w:val="000000"/>
                <w:kern w:val="0"/>
                <w:sz w:val="20"/>
                <w:szCs w:val="20"/>
              </w:rPr>
              <w:t xml:space="preserve">members’ </w:t>
            </w:r>
            <w:r w:rsidRPr="0078417A">
              <w:rPr>
                <w:color w:val="000000"/>
                <w:kern w:val="0"/>
                <w:sz w:val="20"/>
                <w:szCs w:val="20"/>
              </w:rPr>
              <w:t>equity</w:t>
            </w:r>
          </w:p>
        </w:tc>
        <w:tc>
          <w:tcPr>
            <w:tcW w:w="195" w:type="pct"/>
            <w:tcBorders>
              <w:top w:val="nil"/>
              <w:left w:val="nil"/>
              <w:bottom w:val="double" w:sz="6" w:space="0" w:color="auto"/>
              <w:right w:val="nil"/>
            </w:tcBorders>
            <w:vAlign w:val="center"/>
          </w:tcPr>
          <w:p w14:paraId="03D1FE41" w14:textId="24F36526" w:rsidR="00787A6F" w:rsidRPr="0078417A" w:rsidRDefault="00787A6F" w:rsidP="00787A6F">
            <w:pPr>
              <w:jc w:val="right"/>
              <w:rPr>
                <w:color w:val="000000"/>
                <w:kern w:val="0"/>
                <w:sz w:val="20"/>
                <w:szCs w:val="20"/>
              </w:rPr>
            </w:pPr>
            <w:r w:rsidRPr="0078417A">
              <w:rPr>
                <w:color w:val="000000"/>
                <w:kern w:val="0"/>
                <w:sz w:val="20"/>
                <w:szCs w:val="20"/>
              </w:rPr>
              <w:t>$</w:t>
            </w:r>
          </w:p>
        </w:tc>
        <w:tc>
          <w:tcPr>
            <w:tcW w:w="1004" w:type="pct"/>
            <w:tcBorders>
              <w:top w:val="nil"/>
              <w:left w:val="nil"/>
              <w:bottom w:val="double" w:sz="6" w:space="0" w:color="auto"/>
              <w:right w:val="nil"/>
            </w:tcBorders>
            <w:vAlign w:val="center"/>
            <w:hideMark/>
          </w:tcPr>
          <w:p w14:paraId="0F07FB79" w14:textId="184A722F" w:rsidR="00787A6F" w:rsidRPr="0078417A" w:rsidRDefault="001F722A" w:rsidP="00787A6F">
            <w:pPr>
              <w:jc w:val="right"/>
              <w:rPr>
                <w:color w:val="000000"/>
                <w:kern w:val="0"/>
                <w:sz w:val="20"/>
                <w:szCs w:val="20"/>
              </w:rPr>
            </w:pPr>
            <w:r>
              <w:rPr>
                <w:color w:val="000000"/>
                <w:kern w:val="0"/>
                <w:sz w:val="20"/>
                <w:szCs w:val="20"/>
              </w:rPr>
              <w:t>1,119,931</w:t>
            </w:r>
            <w:r w:rsidR="00787A6F" w:rsidRPr="0078417A">
              <w:rPr>
                <w:color w:val="000000"/>
                <w:kern w:val="0"/>
                <w:sz w:val="20"/>
                <w:szCs w:val="20"/>
              </w:rPr>
              <w:t xml:space="preserve"> </w:t>
            </w:r>
          </w:p>
        </w:tc>
      </w:tr>
    </w:tbl>
    <w:p w14:paraId="3110F485" w14:textId="77777777" w:rsidR="003E7A34" w:rsidRDefault="003E7A34" w:rsidP="003E7A34">
      <w:pPr>
        <w:spacing w:before="1" w:after="1"/>
        <w:rPr>
          <w:i/>
          <w:sz w:val="20"/>
          <w:szCs w:val="20"/>
        </w:rPr>
      </w:pPr>
    </w:p>
    <w:p w14:paraId="1591F585" w14:textId="77777777" w:rsidR="003E7A34" w:rsidRDefault="003E7A34" w:rsidP="003E7A34">
      <w:pPr>
        <w:spacing w:before="1" w:after="1"/>
        <w:rPr>
          <w:i/>
          <w:sz w:val="20"/>
          <w:szCs w:val="20"/>
        </w:rPr>
      </w:pPr>
    </w:p>
    <w:p w14:paraId="6A613566" w14:textId="77777777" w:rsidR="003E7A34" w:rsidRDefault="003E7A34" w:rsidP="003E7A34">
      <w:pPr>
        <w:spacing w:before="1" w:after="1"/>
        <w:rPr>
          <w:i/>
          <w:sz w:val="20"/>
          <w:szCs w:val="20"/>
        </w:rPr>
      </w:pPr>
    </w:p>
    <w:p w14:paraId="77B6108C" w14:textId="77777777" w:rsidR="003E7A34" w:rsidRDefault="003E7A34" w:rsidP="003E7A34">
      <w:pPr>
        <w:spacing w:before="1" w:after="1"/>
        <w:rPr>
          <w:i/>
          <w:sz w:val="20"/>
          <w:szCs w:val="20"/>
        </w:rPr>
      </w:pPr>
    </w:p>
    <w:p w14:paraId="5D678406" w14:textId="406B8FB1" w:rsidR="003E7A34" w:rsidRDefault="005762A0" w:rsidP="002F617C">
      <w:pPr>
        <w:spacing w:before="1" w:after="1"/>
        <w:jc w:val="center"/>
        <w:rPr>
          <w:i/>
          <w:sz w:val="20"/>
          <w:szCs w:val="20"/>
        </w:rPr>
      </w:pPr>
      <w:r>
        <w:rPr>
          <w:i/>
          <w:sz w:val="20"/>
          <w:szCs w:val="20"/>
        </w:rPr>
        <w:t>The accompanying notes are an integral part of these Consolidated Financial Statements</w:t>
      </w:r>
    </w:p>
    <w:p w14:paraId="67D1C6B6" w14:textId="77777777" w:rsidR="003E7A34" w:rsidRDefault="003E7A34" w:rsidP="00395859">
      <w:pPr>
        <w:spacing w:before="1" w:after="1"/>
        <w:jc w:val="center"/>
        <w:rPr>
          <w:i/>
          <w:sz w:val="20"/>
          <w:szCs w:val="20"/>
        </w:rPr>
      </w:pPr>
    </w:p>
    <w:p w14:paraId="10123EB0" w14:textId="77777777" w:rsidR="003E7A34" w:rsidRDefault="003E7A34" w:rsidP="00395859">
      <w:pPr>
        <w:spacing w:before="1" w:after="1"/>
        <w:jc w:val="center"/>
        <w:rPr>
          <w:i/>
          <w:sz w:val="20"/>
          <w:szCs w:val="20"/>
        </w:rPr>
      </w:pPr>
    </w:p>
    <w:p w14:paraId="1F33326C" w14:textId="77777777" w:rsidR="003E7A34" w:rsidRDefault="003E7A34" w:rsidP="00395859">
      <w:pPr>
        <w:spacing w:before="1" w:after="1"/>
        <w:jc w:val="center"/>
        <w:rPr>
          <w:i/>
          <w:sz w:val="20"/>
          <w:szCs w:val="20"/>
        </w:rPr>
      </w:pPr>
    </w:p>
    <w:p w14:paraId="0239C12F" w14:textId="77777777" w:rsidR="003E7A34" w:rsidRDefault="003E7A34" w:rsidP="00812292">
      <w:pPr>
        <w:spacing w:before="1" w:after="1"/>
        <w:rPr>
          <w:i/>
          <w:sz w:val="20"/>
          <w:szCs w:val="20"/>
        </w:rPr>
      </w:pPr>
    </w:p>
    <w:p w14:paraId="42F28F67" w14:textId="77777777" w:rsidR="003E7A34" w:rsidRDefault="003E7A34" w:rsidP="00395859">
      <w:pPr>
        <w:spacing w:before="1" w:after="1"/>
        <w:jc w:val="center"/>
        <w:rPr>
          <w:i/>
          <w:sz w:val="20"/>
          <w:szCs w:val="20"/>
        </w:rPr>
      </w:pPr>
    </w:p>
    <w:p w14:paraId="5BF137DD" w14:textId="77777777" w:rsidR="004C4E05" w:rsidRDefault="004C4E05" w:rsidP="00395859">
      <w:pPr>
        <w:spacing w:before="1" w:after="1"/>
        <w:jc w:val="center"/>
        <w:rPr>
          <w:sz w:val="20"/>
          <w:szCs w:val="20"/>
        </w:rPr>
      </w:pPr>
    </w:p>
    <w:p w14:paraId="1D65BADC" w14:textId="77777777" w:rsidR="00691DBF" w:rsidRDefault="00691DBF" w:rsidP="00395859">
      <w:pPr>
        <w:spacing w:before="1" w:after="1"/>
        <w:jc w:val="center"/>
        <w:rPr>
          <w:sz w:val="20"/>
          <w:szCs w:val="20"/>
        </w:rPr>
      </w:pPr>
    </w:p>
    <w:p w14:paraId="73278FAF" w14:textId="77777777" w:rsidR="00954515" w:rsidRDefault="00954515">
      <w:pPr>
        <w:jc w:val="center"/>
        <w:rPr>
          <w:b/>
          <w:sz w:val="20"/>
          <w:szCs w:val="20"/>
        </w:rPr>
      </w:pPr>
    </w:p>
    <w:p w14:paraId="2071F444" w14:textId="77777777" w:rsidR="00954515" w:rsidRDefault="00954515">
      <w:pPr>
        <w:jc w:val="center"/>
        <w:rPr>
          <w:b/>
          <w:sz w:val="20"/>
          <w:szCs w:val="20"/>
        </w:rPr>
      </w:pPr>
    </w:p>
    <w:p w14:paraId="1856E42D" w14:textId="77777777" w:rsidR="00954515" w:rsidRDefault="00954515">
      <w:pPr>
        <w:jc w:val="center"/>
        <w:rPr>
          <w:b/>
          <w:sz w:val="20"/>
          <w:szCs w:val="20"/>
        </w:rPr>
      </w:pPr>
    </w:p>
    <w:p w14:paraId="38ACF658" w14:textId="77777777" w:rsidR="00954515" w:rsidRDefault="00954515">
      <w:pPr>
        <w:jc w:val="center"/>
        <w:rPr>
          <w:b/>
          <w:sz w:val="20"/>
          <w:szCs w:val="20"/>
        </w:rPr>
      </w:pPr>
    </w:p>
    <w:p w14:paraId="0A12302F" w14:textId="3D2A85D9" w:rsidR="00A54CC1" w:rsidRPr="0005659C" w:rsidRDefault="00A54CC1" w:rsidP="0005659C">
      <w:pPr>
        <w:jc w:val="center"/>
        <w:rPr>
          <w:sz w:val="20"/>
          <w:szCs w:val="20"/>
        </w:rPr>
      </w:pPr>
      <w:r w:rsidRPr="00C53D85">
        <w:rPr>
          <w:b/>
          <w:sz w:val="20"/>
          <w:szCs w:val="20"/>
        </w:rPr>
        <w:lastRenderedPageBreak/>
        <w:t>Flow Global Holdings, LLC</w:t>
      </w:r>
    </w:p>
    <w:p w14:paraId="62BE4304" w14:textId="392F2E1E" w:rsidR="00691DBF" w:rsidRDefault="00691DBF" w:rsidP="00691DBF">
      <w:pPr>
        <w:keepNext/>
        <w:spacing w:before="90"/>
        <w:jc w:val="center"/>
        <w:outlineLvl w:val="0"/>
        <w:rPr>
          <w:b/>
          <w:sz w:val="20"/>
          <w:szCs w:val="20"/>
        </w:rPr>
      </w:pPr>
      <w:r w:rsidRPr="00C53D85">
        <w:rPr>
          <w:b/>
          <w:sz w:val="20"/>
          <w:szCs w:val="20"/>
        </w:rPr>
        <w:t>C</w:t>
      </w:r>
      <w:r w:rsidR="00A54CC1">
        <w:rPr>
          <w:b/>
          <w:sz w:val="20"/>
          <w:szCs w:val="20"/>
        </w:rPr>
        <w:t>onsolidated Statement of Operations</w:t>
      </w:r>
      <w:r w:rsidRPr="00C53D85">
        <w:rPr>
          <w:b/>
          <w:sz w:val="20"/>
          <w:szCs w:val="20"/>
        </w:rPr>
        <w:t xml:space="preserve"> </w:t>
      </w:r>
    </w:p>
    <w:p w14:paraId="381DDA07" w14:textId="77777777" w:rsidR="00691DBF" w:rsidRPr="00C53D85" w:rsidRDefault="00691DBF" w:rsidP="00691DBF">
      <w:pPr>
        <w:keepNext/>
        <w:jc w:val="center"/>
        <w:rPr>
          <w:sz w:val="20"/>
          <w:szCs w:val="20"/>
        </w:rPr>
      </w:pPr>
      <w:r w:rsidRPr="00C53D85">
        <w:rPr>
          <w:b/>
          <w:i/>
          <w:sz w:val="20"/>
          <w:szCs w:val="20"/>
        </w:rPr>
        <w:t xml:space="preserve">(in thousands) </w:t>
      </w:r>
    </w:p>
    <w:p w14:paraId="6C4215C2" w14:textId="77777777" w:rsidR="00691DBF" w:rsidRPr="00C53D85" w:rsidRDefault="00691DBF" w:rsidP="00691DBF">
      <w:pPr>
        <w:keepNext/>
        <w:spacing w:before="180"/>
        <w:rPr>
          <w:i/>
          <w:sz w:val="20"/>
          <w:szCs w:val="20"/>
        </w:rPr>
      </w:pPr>
    </w:p>
    <w:tbl>
      <w:tblPr>
        <w:tblW w:w="5000" w:type="pct"/>
        <w:tblLook w:val="04A0" w:firstRow="1" w:lastRow="0" w:firstColumn="1" w:lastColumn="0" w:noHBand="0" w:noVBand="1"/>
      </w:tblPr>
      <w:tblGrid>
        <w:gridCol w:w="8189"/>
        <w:gridCol w:w="451"/>
        <w:gridCol w:w="2160"/>
      </w:tblGrid>
      <w:tr w:rsidR="00CA4D13" w:rsidRPr="0078417A" w14:paraId="0DA29CAF" w14:textId="77777777" w:rsidTr="00D6074D">
        <w:trPr>
          <w:trHeight w:val="297"/>
        </w:trPr>
        <w:tc>
          <w:tcPr>
            <w:tcW w:w="3791" w:type="pct"/>
            <w:tcBorders>
              <w:top w:val="nil"/>
              <w:left w:val="nil"/>
              <w:bottom w:val="nil"/>
              <w:right w:val="nil"/>
            </w:tcBorders>
            <w:vAlign w:val="center"/>
            <w:hideMark/>
          </w:tcPr>
          <w:p w14:paraId="3E499DCD" w14:textId="77777777" w:rsidR="00812292" w:rsidRPr="0078417A" w:rsidRDefault="00812292" w:rsidP="00BB134F">
            <w:pPr>
              <w:rPr>
                <w:b/>
                <w:bCs/>
                <w:color w:val="000000"/>
                <w:kern w:val="0"/>
                <w:sz w:val="20"/>
                <w:szCs w:val="20"/>
              </w:rPr>
            </w:pPr>
          </w:p>
        </w:tc>
        <w:tc>
          <w:tcPr>
            <w:tcW w:w="1209" w:type="pct"/>
            <w:gridSpan w:val="2"/>
            <w:tcBorders>
              <w:top w:val="nil"/>
              <w:left w:val="nil"/>
              <w:bottom w:val="single" w:sz="8" w:space="0" w:color="auto"/>
              <w:right w:val="nil"/>
            </w:tcBorders>
            <w:vAlign w:val="center"/>
          </w:tcPr>
          <w:p w14:paraId="53DE2E4A" w14:textId="4080E53F" w:rsidR="00812292" w:rsidRPr="0078417A" w:rsidRDefault="00812292" w:rsidP="00974AF1">
            <w:pPr>
              <w:jc w:val="center"/>
              <w:rPr>
                <w:b/>
                <w:bCs/>
                <w:kern w:val="0"/>
                <w:sz w:val="20"/>
                <w:szCs w:val="20"/>
              </w:rPr>
            </w:pPr>
            <w:r w:rsidRPr="0078417A">
              <w:rPr>
                <w:b/>
                <w:bCs/>
                <w:kern w:val="0"/>
                <w:sz w:val="20"/>
                <w:szCs w:val="20"/>
              </w:rPr>
              <w:t>Year ended December 31, 2024</w:t>
            </w:r>
          </w:p>
        </w:tc>
      </w:tr>
      <w:tr w:rsidR="00CA4D13" w:rsidRPr="0078417A" w14:paraId="46A21F4A" w14:textId="77777777" w:rsidTr="00D6074D">
        <w:trPr>
          <w:trHeight w:val="255"/>
        </w:trPr>
        <w:tc>
          <w:tcPr>
            <w:tcW w:w="3791" w:type="pct"/>
            <w:tcBorders>
              <w:top w:val="nil"/>
              <w:left w:val="nil"/>
              <w:bottom w:val="nil"/>
              <w:right w:val="nil"/>
            </w:tcBorders>
            <w:vAlign w:val="center"/>
            <w:hideMark/>
          </w:tcPr>
          <w:p w14:paraId="3261AA36" w14:textId="77777777" w:rsidR="00691DBF" w:rsidRPr="0078417A" w:rsidRDefault="00691DBF" w:rsidP="00BB134F">
            <w:pPr>
              <w:jc w:val="center"/>
              <w:rPr>
                <w:b/>
                <w:bCs/>
                <w:kern w:val="0"/>
                <w:sz w:val="20"/>
                <w:szCs w:val="20"/>
              </w:rPr>
            </w:pPr>
          </w:p>
        </w:tc>
        <w:tc>
          <w:tcPr>
            <w:tcW w:w="209" w:type="pct"/>
            <w:tcBorders>
              <w:top w:val="nil"/>
              <w:left w:val="nil"/>
              <w:bottom w:val="nil"/>
              <w:right w:val="nil"/>
            </w:tcBorders>
          </w:tcPr>
          <w:p w14:paraId="67CB9BC7" w14:textId="77777777" w:rsidR="00691DBF" w:rsidRPr="0078417A" w:rsidRDefault="00691DBF" w:rsidP="00BB134F">
            <w:pPr>
              <w:jc w:val="both"/>
              <w:rPr>
                <w:kern w:val="0"/>
                <w:sz w:val="20"/>
                <w:szCs w:val="20"/>
              </w:rPr>
            </w:pPr>
          </w:p>
        </w:tc>
        <w:tc>
          <w:tcPr>
            <w:tcW w:w="1000" w:type="pct"/>
            <w:tcBorders>
              <w:top w:val="nil"/>
              <w:left w:val="nil"/>
              <w:bottom w:val="nil"/>
              <w:right w:val="nil"/>
            </w:tcBorders>
            <w:vAlign w:val="center"/>
            <w:hideMark/>
          </w:tcPr>
          <w:p w14:paraId="09240A0C" w14:textId="77777777" w:rsidR="00691DBF" w:rsidRPr="0078417A" w:rsidRDefault="00691DBF" w:rsidP="00BB134F">
            <w:pPr>
              <w:jc w:val="both"/>
              <w:rPr>
                <w:kern w:val="0"/>
                <w:sz w:val="20"/>
                <w:szCs w:val="20"/>
              </w:rPr>
            </w:pPr>
          </w:p>
        </w:tc>
      </w:tr>
      <w:tr w:rsidR="00CA4D13" w:rsidRPr="0078417A" w14:paraId="5AB26DDD" w14:textId="77777777" w:rsidTr="00D6074D">
        <w:trPr>
          <w:trHeight w:val="255"/>
        </w:trPr>
        <w:tc>
          <w:tcPr>
            <w:tcW w:w="3791" w:type="pct"/>
            <w:tcBorders>
              <w:top w:val="nil"/>
              <w:left w:val="nil"/>
              <w:bottom w:val="nil"/>
              <w:right w:val="nil"/>
            </w:tcBorders>
            <w:vAlign w:val="center"/>
            <w:hideMark/>
          </w:tcPr>
          <w:p w14:paraId="549724CF" w14:textId="77777777" w:rsidR="00691DBF" w:rsidRPr="0078417A" w:rsidRDefault="00691DBF" w:rsidP="00BB134F">
            <w:pPr>
              <w:jc w:val="both"/>
              <w:rPr>
                <w:color w:val="000000"/>
                <w:kern w:val="0"/>
                <w:sz w:val="20"/>
                <w:szCs w:val="20"/>
              </w:rPr>
            </w:pPr>
            <w:r w:rsidRPr="0078417A">
              <w:rPr>
                <w:color w:val="000000"/>
                <w:kern w:val="0"/>
                <w:sz w:val="20"/>
                <w:szCs w:val="20"/>
              </w:rPr>
              <w:t>Revenues:</w:t>
            </w:r>
          </w:p>
        </w:tc>
        <w:tc>
          <w:tcPr>
            <w:tcW w:w="209" w:type="pct"/>
            <w:tcBorders>
              <w:top w:val="nil"/>
              <w:left w:val="nil"/>
              <w:bottom w:val="nil"/>
              <w:right w:val="nil"/>
            </w:tcBorders>
          </w:tcPr>
          <w:p w14:paraId="456C0B9D" w14:textId="77777777" w:rsidR="00691DBF" w:rsidRPr="0078417A" w:rsidRDefault="00691DBF" w:rsidP="00BB134F">
            <w:pPr>
              <w:jc w:val="both"/>
              <w:rPr>
                <w:color w:val="000000"/>
                <w:kern w:val="0"/>
                <w:sz w:val="20"/>
                <w:szCs w:val="20"/>
              </w:rPr>
            </w:pPr>
          </w:p>
        </w:tc>
        <w:tc>
          <w:tcPr>
            <w:tcW w:w="1000" w:type="pct"/>
            <w:tcBorders>
              <w:top w:val="nil"/>
              <w:left w:val="nil"/>
              <w:bottom w:val="nil"/>
              <w:right w:val="nil"/>
            </w:tcBorders>
            <w:vAlign w:val="center"/>
            <w:hideMark/>
          </w:tcPr>
          <w:p w14:paraId="5D066DE2" w14:textId="77777777" w:rsidR="00691DBF" w:rsidRPr="0078417A" w:rsidRDefault="00691DBF" w:rsidP="00BB134F">
            <w:pPr>
              <w:jc w:val="both"/>
              <w:rPr>
                <w:color w:val="000000"/>
                <w:kern w:val="0"/>
                <w:sz w:val="20"/>
                <w:szCs w:val="20"/>
              </w:rPr>
            </w:pPr>
            <w:r w:rsidRPr="0078417A">
              <w:rPr>
                <w:color w:val="000000"/>
                <w:kern w:val="0"/>
                <w:sz w:val="20"/>
                <w:szCs w:val="20"/>
              </w:rPr>
              <w:t> </w:t>
            </w:r>
          </w:p>
        </w:tc>
      </w:tr>
      <w:tr w:rsidR="00CA4D13" w:rsidRPr="0078417A" w14:paraId="179E16E3" w14:textId="77777777" w:rsidTr="00D6074D">
        <w:trPr>
          <w:trHeight w:val="360"/>
        </w:trPr>
        <w:tc>
          <w:tcPr>
            <w:tcW w:w="3791" w:type="pct"/>
            <w:tcBorders>
              <w:top w:val="nil"/>
              <w:left w:val="nil"/>
              <w:bottom w:val="nil"/>
              <w:right w:val="nil"/>
            </w:tcBorders>
            <w:vAlign w:val="center"/>
            <w:hideMark/>
          </w:tcPr>
          <w:p w14:paraId="0A2D8D4E" w14:textId="6BBD17F5" w:rsidR="00691DBF" w:rsidRPr="0078417A" w:rsidRDefault="00481F79" w:rsidP="00BB134F">
            <w:pPr>
              <w:jc w:val="both"/>
              <w:rPr>
                <w:color w:val="000000"/>
                <w:kern w:val="0"/>
                <w:sz w:val="20"/>
                <w:szCs w:val="20"/>
              </w:rPr>
            </w:pPr>
            <w:r w:rsidRPr="0078417A">
              <w:rPr>
                <w:color w:val="000000"/>
                <w:kern w:val="0"/>
                <w:sz w:val="20"/>
                <w:szCs w:val="20"/>
              </w:rPr>
              <w:t xml:space="preserve">   </w:t>
            </w:r>
            <w:r w:rsidR="00A77981">
              <w:rPr>
                <w:color w:val="000000"/>
                <w:kern w:val="0"/>
                <w:sz w:val="20"/>
                <w:szCs w:val="20"/>
              </w:rPr>
              <w:t xml:space="preserve">Rental </w:t>
            </w:r>
            <w:r w:rsidR="0050353E">
              <w:rPr>
                <w:color w:val="000000"/>
                <w:kern w:val="0"/>
                <w:sz w:val="20"/>
                <w:szCs w:val="20"/>
              </w:rPr>
              <w:t>revenue</w:t>
            </w:r>
            <w:r w:rsidR="0063593C">
              <w:rPr>
                <w:color w:val="000000"/>
                <w:kern w:val="0"/>
                <w:sz w:val="20"/>
                <w:szCs w:val="20"/>
              </w:rPr>
              <w:t>s</w:t>
            </w:r>
          </w:p>
        </w:tc>
        <w:tc>
          <w:tcPr>
            <w:tcW w:w="209" w:type="pct"/>
            <w:tcBorders>
              <w:top w:val="nil"/>
              <w:left w:val="nil"/>
              <w:bottom w:val="nil"/>
              <w:right w:val="nil"/>
            </w:tcBorders>
          </w:tcPr>
          <w:p w14:paraId="1092B0E5" w14:textId="504CFCB3" w:rsidR="00691DBF" w:rsidRPr="0078417A" w:rsidRDefault="00CA4D13" w:rsidP="00CA4D13">
            <w:pPr>
              <w:ind w:right="-194"/>
              <w:rPr>
                <w:kern w:val="0"/>
                <w:sz w:val="20"/>
                <w:szCs w:val="20"/>
              </w:rPr>
            </w:pPr>
            <w:r>
              <w:rPr>
                <w:kern w:val="0"/>
                <w:sz w:val="20"/>
                <w:szCs w:val="20"/>
              </w:rPr>
              <w:t xml:space="preserve">   </w:t>
            </w:r>
            <w:r w:rsidRPr="0078417A">
              <w:rPr>
                <w:kern w:val="0"/>
                <w:sz w:val="20"/>
                <w:szCs w:val="20"/>
              </w:rPr>
              <w:t>$</w:t>
            </w:r>
          </w:p>
        </w:tc>
        <w:tc>
          <w:tcPr>
            <w:tcW w:w="1000" w:type="pct"/>
            <w:tcBorders>
              <w:top w:val="nil"/>
              <w:left w:val="nil"/>
              <w:bottom w:val="nil"/>
              <w:right w:val="nil"/>
            </w:tcBorders>
            <w:vAlign w:val="center"/>
            <w:hideMark/>
          </w:tcPr>
          <w:p w14:paraId="66990693" w14:textId="3836EFCE" w:rsidR="00691DBF" w:rsidRPr="0078417A" w:rsidRDefault="00E7648A" w:rsidP="00BB134F">
            <w:pPr>
              <w:jc w:val="right"/>
              <w:rPr>
                <w:kern w:val="0"/>
                <w:sz w:val="20"/>
                <w:szCs w:val="20"/>
              </w:rPr>
            </w:pPr>
            <w:r>
              <w:rPr>
                <w:kern w:val="0"/>
                <w:sz w:val="20"/>
                <w:szCs w:val="20"/>
              </w:rPr>
              <w:t>62,970</w:t>
            </w:r>
          </w:p>
        </w:tc>
      </w:tr>
      <w:tr w:rsidR="00CA4D13" w:rsidRPr="0078417A" w14:paraId="7B5681F3" w14:textId="77777777" w:rsidTr="00D6074D">
        <w:trPr>
          <w:trHeight w:val="225"/>
        </w:trPr>
        <w:tc>
          <w:tcPr>
            <w:tcW w:w="3791" w:type="pct"/>
            <w:tcBorders>
              <w:top w:val="nil"/>
              <w:left w:val="nil"/>
              <w:bottom w:val="nil"/>
              <w:right w:val="nil"/>
            </w:tcBorders>
            <w:vAlign w:val="center"/>
            <w:hideMark/>
          </w:tcPr>
          <w:p w14:paraId="26E0C202" w14:textId="6369A411" w:rsidR="00691DBF" w:rsidRPr="0078417A" w:rsidRDefault="00481F79" w:rsidP="00BB134F">
            <w:pPr>
              <w:jc w:val="both"/>
              <w:rPr>
                <w:kern w:val="0"/>
                <w:sz w:val="20"/>
                <w:szCs w:val="20"/>
              </w:rPr>
            </w:pPr>
            <w:r w:rsidRPr="0078417A">
              <w:rPr>
                <w:kern w:val="0"/>
                <w:sz w:val="20"/>
                <w:szCs w:val="20"/>
              </w:rPr>
              <w:t xml:space="preserve">   </w:t>
            </w:r>
            <w:r w:rsidR="00A71197">
              <w:rPr>
                <w:kern w:val="0"/>
                <w:sz w:val="20"/>
                <w:szCs w:val="20"/>
              </w:rPr>
              <w:t>Fee and other revenue</w:t>
            </w:r>
            <w:r w:rsidR="0063593C">
              <w:rPr>
                <w:kern w:val="0"/>
                <w:sz w:val="20"/>
                <w:szCs w:val="20"/>
              </w:rPr>
              <w:t>s</w:t>
            </w:r>
          </w:p>
        </w:tc>
        <w:tc>
          <w:tcPr>
            <w:tcW w:w="209" w:type="pct"/>
            <w:tcBorders>
              <w:top w:val="nil"/>
              <w:left w:val="nil"/>
              <w:bottom w:val="single" w:sz="8" w:space="0" w:color="auto"/>
              <w:right w:val="nil"/>
            </w:tcBorders>
          </w:tcPr>
          <w:p w14:paraId="177F7B67" w14:textId="77777777" w:rsidR="00691DBF" w:rsidRPr="0078417A" w:rsidRDefault="00691DBF" w:rsidP="00D6074D">
            <w:pPr>
              <w:jc w:val="right"/>
              <w:rPr>
                <w:kern w:val="0"/>
                <w:sz w:val="20"/>
                <w:szCs w:val="20"/>
              </w:rPr>
            </w:pPr>
          </w:p>
        </w:tc>
        <w:tc>
          <w:tcPr>
            <w:tcW w:w="1000" w:type="pct"/>
            <w:tcBorders>
              <w:top w:val="nil"/>
              <w:left w:val="nil"/>
              <w:bottom w:val="single" w:sz="8" w:space="0" w:color="auto"/>
              <w:right w:val="nil"/>
            </w:tcBorders>
            <w:vAlign w:val="center"/>
            <w:hideMark/>
          </w:tcPr>
          <w:p w14:paraId="10ADEC7F" w14:textId="797A42B0" w:rsidR="00691DBF" w:rsidRPr="0078417A" w:rsidRDefault="00E7648A" w:rsidP="00BB134F">
            <w:pPr>
              <w:jc w:val="right"/>
              <w:rPr>
                <w:kern w:val="0"/>
                <w:sz w:val="20"/>
                <w:szCs w:val="20"/>
              </w:rPr>
            </w:pPr>
            <w:r>
              <w:rPr>
                <w:kern w:val="0"/>
                <w:sz w:val="20"/>
                <w:szCs w:val="20"/>
              </w:rPr>
              <w:t>4,081</w:t>
            </w:r>
          </w:p>
        </w:tc>
      </w:tr>
      <w:tr w:rsidR="00CA4D13" w:rsidRPr="0078417A" w14:paraId="28E039CC" w14:textId="77777777" w:rsidTr="00D6074D">
        <w:trPr>
          <w:trHeight w:val="255"/>
        </w:trPr>
        <w:tc>
          <w:tcPr>
            <w:tcW w:w="3791" w:type="pct"/>
            <w:tcBorders>
              <w:top w:val="nil"/>
              <w:left w:val="nil"/>
              <w:bottom w:val="nil"/>
              <w:right w:val="nil"/>
            </w:tcBorders>
            <w:vAlign w:val="center"/>
            <w:hideMark/>
          </w:tcPr>
          <w:p w14:paraId="40C441DC" w14:textId="77777777" w:rsidR="00691DBF" w:rsidRPr="0078417A" w:rsidRDefault="00691DBF" w:rsidP="00BB134F">
            <w:pPr>
              <w:jc w:val="both"/>
              <w:rPr>
                <w:color w:val="000000"/>
                <w:kern w:val="0"/>
                <w:sz w:val="20"/>
                <w:szCs w:val="20"/>
              </w:rPr>
            </w:pPr>
            <w:r w:rsidRPr="0078417A">
              <w:rPr>
                <w:color w:val="000000"/>
                <w:kern w:val="0"/>
                <w:sz w:val="20"/>
                <w:szCs w:val="20"/>
              </w:rPr>
              <w:t>Total revenues</w:t>
            </w:r>
          </w:p>
        </w:tc>
        <w:tc>
          <w:tcPr>
            <w:tcW w:w="209" w:type="pct"/>
            <w:tcBorders>
              <w:top w:val="nil"/>
              <w:left w:val="nil"/>
              <w:bottom w:val="nil"/>
              <w:right w:val="nil"/>
            </w:tcBorders>
          </w:tcPr>
          <w:p w14:paraId="441F750E" w14:textId="77777777" w:rsidR="00691DBF" w:rsidRPr="0078417A" w:rsidRDefault="00691DBF" w:rsidP="00D6074D">
            <w:pPr>
              <w:jc w:val="right"/>
              <w:rPr>
                <w:color w:val="000000"/>
                <w:kern w:val="0"/>
                <w:sz w:val="20"/>
                <w:szCs w:val="20"/>
              </w:rPr>
            </w:pPr>
          </w:p>
        </w:tc>
        <w:tc>
          <w:tcPr>
            <w:tcW w:w="1000" w:type="pct"/>
            <w:tcBorders>
              <w:top w:val="nil"/>
              <w:left w:val="nil"/>
              <w:bottom w:val="nil"/>
              <w:right w:val="nil"/>
            </w:tcBorders>
            <w:vAlign w:val="center"/>
            <w:hideMark/>
          </w:tcPr>
          <w:p w14:paraId="05DA75A7" w14:textId="33FB95F2" w:rsidR="00691DBF" w:rsidRPr="0078417A" w:rsidRDefault="00E7648A" w:rsidP="00BB134F">
            <w:pPr>
              <w:jc w:val="right"/>
              <w:rPr>
                <w:color w:val="000000"/>
                <w:kern w:val="0"/>
                <w:sz w:val="20"/>
                <w:szCs w:val="20"/>
              </w:rPr>
            </w:pPr>
            <w:r>
              <w:rPr>
                <w:color w:val="000000"/>
                <w:kern w:val="0"/>
                <w:sz w:val="20"/>
                <w:szCs w:val="20"/>
              </w:rPr>
              <w:t>67,051</w:t>
            </w:r>
            <w:r w:rsidR="00691DBF" w:rsidRPr="0078417A">
              <w:rPr>
                <w:color w:val="000000"/>
                <w:kern w:val="0"/>
                <w:sz w:val="20"/>
                <w:szCs w:val="20"/>
              </w:rPr>
              <w:t xml:space="preserve"> </w:t>
            </w:r>
          </w:p>
        </w:tc>
      </w:tr>
      <w:tr w:rsidR="00CA4D13" w:rsidRPr="0078417A" w14:paraId="2F015644" w14:textId="77777777" w:rsidTr="00D6074D">
        <w:trPr>
          <w:trHeight w:val="255"/>
        </w:trPr>
        <w:tc>
          <w:tcPr>
            <w:tcW w:w="3791" w:type="pct"/>
            <w:tcBorders>
              <w:top w:val="nil"/>
              <w:left w:val="nil"/>
              <w:bottom w:val="nil"/>
              <w:right w:val="nil"/>
            </w:tcBorders>
            <w:vAlign w:val="center"/>
            <w:hideMark/>
          </w:tcPr>
          <w:p w14:paraId="3D160E71" w14:textId="59A62396" w:rsidR="00691DBF" w:rsidRPr="0078417A" w:rsidRDefault="00691DBF" w:rsidP="00BB134F">
            <w:pPr>
              <w:jc w:val="both"/>
              <w:rPr>
                <w:color w:val="000000"/>
                <w:kern w:val="0"/>
                <w:sz w:val="20"/>
                <w:szCs w:val="20"/>
              </w:rPr>
            </w:pPr>
            <w:r w:rsidRPr="0078417A">
              <w:rPr>
                <w:color w:val="000000"/>
                <w:kern w:val="0"/>
                <w:sz w:val="20"/>
                <w:szCs w:val="20"/>
              </w:rPr>
              <w:t>Operating expenses:</w:t>
            </w:r>
          </w:p>
        </w:tc>
        <w:tc>
          <w:tcPr>
            <w:tcW w:w="209" w:type="pct"/>
            <w:tcBorders>
              <w:top w:val="nil"/>
              <w:left w:val="nil"/>
              <w:bottom w:val="nil"/>
              <w:right w:val="nil"/>
            </w:tcBorders>
          </w:tcPr>
          <w:p w14:paraId="1234DBE5" w14:textId="77777777" w:rsidR="00691DBF" w:rsidRPr="0078417A" w:rsidRDefault="00691DBF" w:rsidP="00D6074D">
            <w:pPr>
              <w:jc w:val="right"/>
              <w:rPr>
                <w:kern w:val="0"/>
                <w:sz w:val="20"/>
                <w:szCs w:val="20"/>
              </w:rPr>
            </w:pPr>
          </w:p>
        </w:tc>
        <w:tc>
          <w:tcPr>
            <w:tcW w:w="1000" w:type="pct"/>
            <w:tcBorders>
              <w:top w:val="nil"/>
              <w:left w:val="nil"/>
              <w:bottom w:val="nil"/>
              <w:right w:val="nil"/>
            </w:tcBorders>
            <w:vAlign w:val="center"/>
            <w:hideMark/>
          </w:tcPr>
          <w:p w14:paraId="10E4A7AD" w14:textId="77777777" w:rsidR="00691DBF" w:rsidRPr="0078417A" w:rsidRDefault="00691DBF" w:rsidP="00BB134F">
            <w:pPr>
              <w:jc w:val="right"/>
              <w:rPr>
                <w:kern w:val="0"/>
                <w:sz w:val="20"/>
                <w:szCs w:val="20"/>
              </w:rPr>
            </w:pPr>
            <w:r w:rsidRPr="0078417A">
              <w:rPr>
                <w:kern w:val="0"/>
                <w:sz w:val="20"/>
                <w:szCs w:val="20"/>
              </w:rPr>
              <w:t> </w:t>
            </w:r>
          </w:p>
        </w:tc>
      </w:tr>
      <w:tr w:rsidR="00CA4D13" w:rsidRPr="0078417A" w14:paraId="7C8579F0" w14:textId="77777777" w:rsidTr="00D6074D">
        <w:trPr>
          <w:trHeight w:val="255"/>
        </w:trPr>
        <w:tc>
          <w:tcPr>
            <w:tcW w:w="3791" w:type="pct"/>
            <w:tcBorders>
              <w:top w:val="nil"/>
              <w:left w:val="nil"/>
              <w:bottom w:val="nil"/>
              <w:right w:val="nil"/>
            </w:tcBorders>
            <w:vAlign w:val="center"/>
          </w:tcPr>
          <w:p w14:paraId="6728EC69" w14:textId="0FE9ABB7" w:rsidR="00A71197" w:rsidRPr="0078417A" w:rsidRDefault="00A71197" w:rsidP="00A71197">
            <w:pPr>
              <w:jc w:val="both"/>
              <w:rPr>
                <w:color w:val="000000"/>
                <w:kern w:val="0"/>
                <w:sz w:val="20"/>
                <w:szCs w:val="20"/>
              </w:rPr>
            </w:pPr>
            <w:r w:rsidRPr="0078417A">
              <w:rPr>
                <w:color w:val="000000"/>
                <w:kern w:val="0"/>
                <w:sz w:val="20"/>
                <w:szCs w:val="20"/>
              </w:rPr>
              <w:t xml:space="preserve">   General and administrative</w:t>
            </w:r>
            <w:r>
              <w:rPr>
                <w:color w:val="000000"/>
                <w:kern w:val="0"/>
                <w:sz w:val="20"/>
                <w:szCs w:val="20"/>
              </w:rPr>
              <w:t xml:space="preserve"> expenses</w:t>
            </w:r>
          </w:p>
        </w:tc>
        <w:tc>
          <w:tcPr>
            <w:tcW w:w="209" w:type="pct"/>
            <w:tcBorders>
              <w:top w:val="nil"/>
              <w:left w:val="nil"/>
              <w:bottom w:val="nil"/>
              <w:right w:val="nil"/>
            </w:tcBorders>
          </w:tcPr>
          <w:p w14:paraId="280276DA" w14:textId="77777777" w:rsidR="00A71197" w:rsidRPr="0078417A" w:rsidRDefault="00A71197" w:rsidP="00D6074D">
            <w:pPr>
              <w:jc w:val="right"/>
              <w:rPr>
                <w:kern w:val="0"/>
                <w:sz w:val="20"/>
                <w:szCs w:val="20"/>
              </w:rPr>
            </w:pPr>
          </w:p>
        </w:tc>
        <w:tc>
          <w:tcPr>
            <w:tcW w:w="1000" w:type="pct"/>
            <w:tcBorders>
              <w:top w:val="nil"/>
              <w:left w:val="nil"/>
              <w:bottom w:val="nil"/>
              <w:right w:val="nil"/>
            </w:tcBorders>
            <w:vAlign w:val="center"/>
          </w:tcPr>
          <w:p w14:paraId="01964298" w14:textId="55B42B0C" w:rsidR="00A71197" w:rsidRPr="0078417A" w:rsidRDefault="00A42E78" w:rsidP="00A71197">
            <w:pPr>
              <w:jc w:val="right"/>
              <w:rPr>
                <w:kern w:val="0"/>
                <w:sz w:val="20"/>
                <w:szCs w:val="20"/>
              </w:rPr>
            </w:pPr>
            <w:r>
              <w:rPr>
                <w:kern w:val="0"/>
                <w:sz w:val="20"/>
                <w:szCs w:val="20"/>
              </w:rPr>
              <w:t>67,89</w:t>
            </w:r>
            <w:r w:rsidR="00E7648A">
              <w:rPr>
                <w:kern w:val="0"/>
                <w:sz w:val="20"/>
                <w:szCs w:val="20"/>
              </w:rPr>
              <w:t>2</w:t>
            </w:r>
            <w:r w:rsidR="00A71197" w:rsidRPr="0078417A">
              <w:rPr>
                <w:kern w:val="0"/>
                <w:sz w:val="20"/>
                <w:szCs w:val="20"/>
              </w:rPr>
              <w:t xml:space="preserve"> </w:t>
            </w:r>
          </w:p>
        </w:tc>
      </w:tr>
      <w:tr w:rsidR="00CA4D13" w:rsidRPr="0078417A" w14:paraId="294C0656" w14:textId="77777777" w:rsidTr="00D6074D">
        <w:trPr>
          <w:trHeight w:val="255"/>
        </w:trPr>
        <w:tc>
          <w:tcPr>
            <w:tcW w:w="3791" w:type="pct"/>
            <w:tcBorders>
              <w:top w:val="nil"/>
              <w:left w:val="nil"/>
              <w:bottom w:val="nil"/>
              <w:right w:val="nil"/>
            </w:tcBorders>
            <w:vAlign w:val="center"/>
            <w:hideMark/>
          </w:tcPr>
          <w:p w14:paraId="61572DF1" w14:textId="652D0F85" w:rsidR="00A71197" w:rsidRPr="0078417A" w:rsidRDefault="008D27C9" w:rsidP="00A71197">
            <w:pPr>
              <w:jc w:val="both"/>
              <w:rPr>
                <w:color w:val="000000"/>
                <w:kern w:val="0"/>
                <w:sz w:val="20"/>
                <w:szCs w:val="20"/>
              </w:rPr>
            </w:pPr>
            <w:r>
              <w:rPr>
                <w:color w:val="000000"/>
                <w:kern w:val="0"/>
                <w:sz w:val="20"/>
                <w:szCs w:val="20"/>
              </w:rPr>
              <w:t xml:space="preserve">   </w:t>
            </w:r>
            <w:r w:rsidR="00D520E8">
              <w:rPr>
                <w:color w:val="000000"/>
                <w:kern w:val="0"/>
                <w:sz w:val="20"/>
                <w:szCs w:val="20"/>
              </w:rPr>
              <w:t>Rental property operating expenses</w:t>
            </w:r>
          </w:p>
        </w:tc>
        <w:tc>
          <w:tcPr>
            <w:tcW w:w="209" w:type="pct"/>
            <w:tcBorders>
              <w:top w:val="nil"/>
              <w:left w:val="nil"/>
              <w:bottom w:val="nil"/>
              <w:right w:val="nil"/>
            </w:tcBorders>
          </w:tcPr>
          <w:p w14:paraId="688A5C14" w14:textId="77777777" w:rsidR="00A71197" w:rsidRPr="0078417A" w:rsidRDefault="00A71197" w:rsidP="00D6074D">
            <w:pPr>
              <w:jc w:val="right"/>
              <w:rPr>
                <w:kern w:val="0"/>
                <w:sz w:val="20"/>
                <w:szCs w:val="20"/>
              </w:rPr>
            </w:pPr>
          </w:p>
        </w:tc>
        <w:tc>
          <w:tcPr>
            <w:tcW w:w="1000" w:type="pct"/>
            <w:tcBorders>
              <w:top w:val="nil"/>
              <w:left w:val="nil"/>
              <w:bottom w:val="nil"/>
              <w:right w:val="nil"/>
            </w:tcBorders>
            <w:vAlign w:val="center"/>
            <w:hideMark/>
          </w:tcPr>
          <w:p w14:paraId="1EFB49D4" w14:textId="7F568629" w:rsidR="00A71197" w:rsidRPr="0078417A" w:rsidRDefault="005653EC" w:rsidP="00A71197">
            <w:pPr>
              <w:jc w:val="right"/>
              <w:rPr>
                <w:kern w:val="0"/>
                <w:sz w:val="20"/>
                <w:szCs w:val="20"/>
              </w:rPr>
            </w:pPr>
            <w:r>
              <w:rPr>
                <w:kern w:val="0"/>
                <w:sz w:val="20"/>
                <w:szCs w:val="20"/>
              </w:rPr>
              <w:t>30,822</w:t>
            </w:r>
            <w:r w:rsidR="00A71197" w:rsidRPr="0078417A">
              <w:rPr>
                <w:kern w:val="0"/>
                <w:sz w:val="20"/>
                <w:szCs w:val="20"/>
              </w:rPr>
              <w:t xml:space="preserve"> </w:t>
            </w:r>
          </w:p>
        </w:tc>
      </w:tr>
      <w:tr w:rsidR="00CA4D13" w:rsidRPr="0078417A" w14:paraId="741C186E" w14:textId="77777777" w:rsidTr="00D6074D">
        <w:trPr>
          <w:trHeight w:val="255"/>
        </w:trPr>
        <w:tc>
          <w:tcPr>
            <w:tcW w:w="3791" w:type="pct"/>
            <w:tcBorders>
              <w:top w:val="nil"/>
              <w:left w:val="nil"/>
              <w:bottom w:val="nil"/>
              <w:right w:val="nil"/>
            </w:tcBorders>
            <w:vAlign w:val="center"/>
          </w:tcPr>
          <w:p w14:paraId="6E2B5298" w14:textId="5F5A10EA" w:rsidR="00A71197" w:rsidRPr="0078417A" w:rsidRDefault="00A71197" w:rsidP="00A71197">
            <w:pPr>
              <w:jc w:val="both"/>
              <w:rPr>
                <w:kern w:val="0"/>
                <w:sz w:val="20"/>
                <w:szCs w:val="20"/>
              </w:rPr>
            </w:pPr>
            <w:r w:rsidRPr="0078417A">
              <w:rPr>
                <w:kern w:val="0"/>
                <w:sz w:val="20"/>
                <w:szCs w:val="20"/>
              </w:rPr>
              <w:t xml:space="preserve">   Depreciation &amp; amortization</w:t>
            </w:r>
          </w:p>
        </w:tc>
        <w:tc>
          <w:tcPr>
            <w:tcW w:w="209" w:type="pct"/>
            <w:tcBorders>
              <w:top w:val="nil"/>
              <w:left w:val="nil"/>
              <w:bottom w:val="nil"/>
              <w:right w:val="nil"/>
            </w:tcBorders>
          </w:tcPr>
          <w:p w14:paraId="0F0C8C1B" w14:textId="77777777" w:rsidR="00A71197" w:rsidRPr="0078417A" w:rsidRDefault="00A71197" w:rsidP="00D6074D">
            <w:pPr>
              <w:jc w:val="right"/>
              <w:rPr>
                <w:kern w:val="0"/>
                <w:sz w:val="20"/>
                <w:szCs w:val="20"/>
              </w:rPr>
            </w:pPr>
          </w:p>
        </w:tc>
        <w:tc>
          <w:tcPr>
            <w:tcW w:w="1000" w:type="pct"/>
            <w:tcBorders>
              <w:top w:val="nil"/>
              <w:left w:val="nil"/>
              <w:bottom w:val="nil"/>
              <w:right w:val="nil"/>
            </w:tcBorders>
            <w:vAlign w:val="center"/>
          </w:tcPr>
          <w:p w14:paraId="6F679716" w14:textId="1F23AF09" w:rsidR="00A71197" w:rsidRPr="0078417A" w:rsidRDefault="005653EC" w:rsidP="00A71197">
            <w:pPr>
              <w:jc w:val="right"/>
              <w:rPr>
                <w:kern w:val="0"/>
                <w:sz w:val="20"/>
                <w:szCs w:val="20"/>
              </w:rPr>
            </w:pPr>
            <w:r>
              <w:rPr>
                <w:kern w:val="0"/>
                <w:sz w:val="20"/>
                <w:szCs w:val="20"/>
              </w:rPr>
              <w:t>26,571</w:t>
            </w:r>
            <w:r w:rsidR="00A71197" w:rsidRPr="0078417A">
              <w:rPr>
                <w:kern w:val="0"/>
                <w:sz w:val="20"/>
                <w:szCs w:val="20"/>
              </w:rPr>
              <w:t xml:space="preserve"> </w:t>
            </w:r>
          </w:p>
        </w:tc>
      </w:tr>
      <w:tr w:rsidR="00CA4D13" w:rsidRPr="0078417A" w14:paraId="373F3A1B" w14:textId="77777777" w:rsidTr="00D6074D">
        <w:trPr>
          <w:trHeight w:val="255"/>
        </w:trPr>
        <w:tc>
          <w:tcPr>
            <w:tcW w:w="3791" w:type="pct"/>
            <w:tcBorders>
              <w:top w:val="nil"/>
              <w:left w:val="nil"/>
              <w:bottom w:val="nil"/>
              <w:right w:val="nil"/>
            </w:tcBorders>
            <w:vAlign w:val="center"/>
            <w:hideMark/>
          </w:tcPr>
          <w:p w14:paraId="649BCD2F" w14:textId="43BDDF54" w:rsidR="00A71197" w:rsidRPr="0078417A" w:rsidRDefault="00A71197" w:rsidP="00A71197">
            <w:pPr>
              <w:jc w:val="both"/>
              <w:rPr>
                <w:kern w:val="0"/>
                <w:sz w:val="20"/>
                <w:szCs w:val="20"/>
              </w:rPr>
            </w:pPr>
            <w:r w:rsidRPr="0078417A">
              <w:rPr>
                <w:kern w:val="0"/>
                <w:sz w:val="20"/>
                <w:szCs w:val="20"/>
              </w:rPr>
              <w:t xml:space="preserve">   Sales and marketing</w:t>
            </w:r>
            <w:r>
              <w:rPr>
                <w:kern w:val="0"/>
                <w:sz w:val="20"/>
                <w:szCs w:val="20"/>
              </w:rPr>
              <w:t xml:space="preserve"> expenses</w:t>
            </w:r>
          </w:p>
        </w:tc>
        <w:tc>
          <w:tcPr>
            <w:tcW w:w="209" w:type="pct"/>
            <w:tcBorders>
              <w:top w:val="nil"/>
              <w:left w:val="nil"/>
              <w:bottom w:val="nil"/>
              <w:right w:val="nil"/>
            </w:tcBorders>
          </w:tcPr>
          <w:p w14:paraId="481B69E7" w14:textId="77777777" w:rsidR="00A71197" w:rsidRPr="0078417A" w:rsidRDefault="00A71197" w:rsidP="00D6074D">
            <w:pPr>
              <w:jc w:val="right"/>
              <w:rPr>
                <w:kern w:val="0"/>
                <w:sz w:val="20"/>
                <w:szCs w:val="20"/>
              </w:rPr>
            </w:pPr>
          </w:p>
        </w:tc>
        <w:tc>
          <w:tcPr>
            <w:tcW w:w="1000" w:type="pct"/>
            <w:tcBorders>
              <w:top w:val="nil"/>
              <w:left w:val="nil"/>
              <w:bottom w:val="nil"/>
              <w:right w:val="nil"/>
            </w:tcBorders>
            <w:vAlign w:val="center"/>
            <w:hideMark/>
          </w:tcPr>
          <w:p w14:paraId="5EBA96FC" w14:textId="36FEC0F0" w:rsidR="00A71197" w:rsidRPr="0078417A" w:rsidRDefault="005653EC" w:rsidP="00A71197">
            <w:pPr>
              <w:jc w:val="right"/>
              <w:rPr>
                <w:kern w:val="0"/>
                <w:sz w:val="20"/>
                <w:szCs w:val="20"/>
              </w:rPr>
            </w:pPr>
            <w:r>
              <w:rPr>
                <w:kern w:val="0"/>
                <w:sz w:val="20"/>
                <w:szCs w:val="20"/>
              </w:rPr>
              <w:t>1,648</w:t>
            </w:r>
            <w:r w:rsidR="00A71197" w:rsidRPr="0078417A">
              <w:rPr>
                <w:kern w:val="0"/>
                <w:sz w:val="20"/>
                <w:szCs w:val="20"/>
              </w:rPr>
              <w:t xml:space="preserve"> </w:t>
            </w:r>
          </w:p>
        </w:tc>
      </w:tr>
      <w:tr w:rsidR="00CA4D13" w:rsidRPr="0078417A" w14:paraId="45C20F8A" w14:textId="77777777" w:rsidTr="00D6074D">
        <w:trPr>
          <w:trHeight w:val="277"/>
        </w:trPr>
        <w:tc>
          <w:tcPr>
            <w:tcW w:w="3791" w:type="pct"/>
            <w:tcBorders>
              <w:top w:val="nil"/>
              <w:left w:val="nil"/>
              <w:bottom w:val="nil"/>
              <w:right w:val="nil"/>
            </w:tcBorders>
            <w:vAlign w:val="center"/>
            <w:hideMark/>
          </w:tcPr>
          <w:p w14:paraId="50B7F6EF" w14:textId="77777777" w:rsidR="00A71197" w:rsidRPr="0078417A" w:rsidRDefault="00A71197" w:rsidP="00A71197">
            <w:pPr>
              <w:jc w:val="both"/>
              <w:rPr>
                <w:color w:val="000000"/>
                <w:kern w:val="0"/>
                <w:sz w:val="20"/>
                <w:szCs w:val="20"/>
              </w:rPr>
            </w:pPr>
            <w:r w:rsidRPr="0078417A">
              <w:rPr>
                <w:color w:val="000000"/>
                <w:kern w:val="0"/>
                <w:sz w:val="20"/>
                <w:szCs w:val="20"/>
              </w:rPr>
              <w:t>Total operating expenses</w:t>
            </w:r>
          </w:p>
        </w:tc>
        <w:tc>
          <w:tcPr>
            <w:tcW w:w="209" w:type="pct"/>
            <w:tcBorders>
              <w:top w:val="single" w:sz="8" w:space="0" w:color="auto"/>
              <w:left w:val="nil"/>
              <w:bottom w:val="single" w:sz="4" w:space="0" w:color="auto"/>
              <w:right w:val="nil"/>
            </w:tcBorders>
          </w:tcPr>
          <w:p w14:paraId="3C890BF6" w14:textId="77777777" w:rsidR="00A71197" w:rsidRPr="0078417A" w:rsidRDefault="00A71197" w:rsidP="00D6074D">
            <w:pPr>
              <w:jc w:val="right"/>
              <w:rPr>
                <w:color w:val="000000"/>
                <w:kern w:val="0"/>
                <w:sz w:val="20"/>
                <w:szCs w:val="20"/>
              </w:rPr>
            </w:pPr>
          </w:p>
        </w:tc>
        <w:tc>
          <w:tcPr>
            <w:tcW w:w="1000" w:type="pct"/>
            <w:tcBorders>
              <w:top w:val="single" w:sz="8" w:space="0" w:color="auto"/>
              <w:left w:val="nil"/>
              <w:bottom w:val="single" w:sz="4" w:space="0" w:color="auto"/>
              <w:right w:val="nil"/>
            </w:tcBorders>
            <w:vAlign w:val="center"/>
            <w:hideMark/>
          </w:tcPr>
          <w:p w14:paraId="709CADBD" w14:textId="663C9AC4" w:rsidR="00A71197" w:rsidRPr="0078417A" w:rsidRDefault="005653EC" w:rsidP="00A71197">
            <w:pPr>
              <w:jc w:val="right"/>
              <w:rPr>
                <w:color w:val="000000"/>
                <w:kern w:val="0"/>
                <w:sz w:val="20"/>
                <w:szCs w:val="20"/>
              </w:rPr>
            </w:pPr>
            <w:r>
              <w:rPr>
                <w:color w:val="000000"/>
                <w:kern w:val="0"/>
                <w:sz w:val="20"/>
                <w:szCs w:val="20"/>
              </w:rPr>
              <w:t>126,933</w:t>
            </w:r>
            <w:r w:rsidR="00A71197" w:rsidRPr="0078417A">
              <w:rPr>
                <w:color w:val="000000"/>
                <w:kern w:val="0"/>
                <w:sz w:val="20"/>
                <w:szCs w:val="20"/>
              </w:rPr>
              <w:t xml:space="preserve"> </w:t>
            </w:r>
          </w:p>
        </w:tc>
      </w:tr>
      <w:tr w:rsidR="00CA4D13" w:rsidRPr="0078417A" w14:paraId="0F6E57D9" w14:textId="77777777" w:rsidTr="00D6074D">
        <w:trPr>
          <w:trHeight w:val="270"/>
        </w:trPr>
        <w:tc>
          <w:tcPr>
            <w:tcW w:w="3791" w:type="pct"/>
            <w:tcBorders>
              <w:top w:val="nil"/>
              <w:left w:val="nil"/>
              <w:right w:val="nil"/>
            </w:tcBorders>
            <w:vAlign w:val="center"/>
            <w:hideMark/>
          </w:tcPr>
          <w:p w14:paraId="40DAFFEB" w14:textId="77777777" w:rsidR="00A71197" w:rsidRPr="0078417A" w:rsidRDefault="00A71197" w:rsidP="00A71197">
            <w:pPr>
              <w:jc w:val="both"/>
              <w:rPr>
                <w:kern w:val="0"/>
                <w:sz w:val="20"/>
                <w:szCs w:val="20"/>
              </w:rPr>
            </w:pPr>
            <w:r w:rsidRPr="0078417A">
              <w:rPr>
                <w:kern w:val="0"/>
                <w:sz w:val="20"/>
                <w:szCs w:val="20"/>
              </w:rPr>
              <w:t>Operating loss</w:t>
            </w:r>
          </w:p>
        </w:tc>
        <w:tc>
          <w:tcPr>
            <w:tcW w:w="209" w:type="pct"/>
            <w:tcBorders>
              <w:top w:val="single" w:sz="4" w:space="0" w:color="auto"/>
              <w:left w:val="nil"/>
              <w:right w:val="nil"/>
            </w:tcBorders>
          </w:tcPr>
          <w:p w14:paraId="2C98AB98" w14:textId="77777777" w:rsidR="00A71197" w:rsidRPr="0078417A" w:rsidRDefault="00A71197" w:rsidP="00D6074D">
            <w:pPr>
              <w:jc w:val="right"/>
              <w:rPr>
                <w:kern w:val="0"/>
                <w:sz w:val="20"/>
                <w:szCs w:val="20"/>
              </w:rPr>
            </w:pPr>
          </w:p>
        </w:tc>
        <w:tc>
          <w:tcPr>
            <w:tcW w:w="1000" w:type="pct"/>
            <w:tcBorders>
              <w:top w:val="single" w:sz="4" w:space="0" w:color="auto"/>
              <w:left w:val="nil"/>
              <w:right w:val="nil"/>
            </w:tcBorders>
            <w:vAlign w:val="center"/>
            <w:hideMark/>
          </w:tcPr>
          <w:p w14:paraId="77FBBC29" w14:textId="3E0A3A67" w:rsidR="00A71197" w:rsidRPr="0078417A" w:rsidRDefault="005653EC" w:rsidP="00A71197">
            <w:pPr>
              <w:jc w:val="right"/>
              <w:rPr>
                <w:kern w:val="0"/>
                <w:sz w:val="20"/>
                <w:szCs w:val="20"/>
              </w:rPr>
            </w:pPr>
            <w:r>
              <w:rPr>
                <w:kern w:val="0"/>
                <w:sz w:val="20"/>
                <w:szCs w:val="20"/>
              </w:rPr>
              <w:t>(59,882)</w:t>
            </w:r>
          </w:p>
        </w:tc>
      </w:tr>
      <w:tr w:rsidR="00CA4D13" w:rsidRPr="0078417A" w14:paraId="7D7CD029" w14:textId="77777777" w:rsidTr="00D6074D">
        <w:trPr>
          <w:trHeight w:val="255"/>
        </w:trPr>
        <w:tc>
          <w:tcPr>
            <w:tcW w:w="3791" w:type="pct"/>
            <w:tcBorders>
              <w:left w:val="nil"/>
              <w:bottom w:val="nil"/>
              <w:right w:val="nil"/>
            </w:tcBorders>
            <w:vAlign w:val="center"/>
            <w:hideMark/>
          </w:tcPr>
          <w:p w14:paraId="172CE97D" w14:textId="54ED2D51" w:rsidR="00A71197" w:rsidRPr="00B83E41" w:rsidRDefault="00A71197" w:rsidP="00A71197">
            <w:pPr>
              <w:jc w:val="both"/>
              <w:rPr>
                <w:color w:val="000000"/>
                <w:kern w:val="0"/>
                <w:sz w:val="20"/>
                <w:szCs w:val="20"/>
              </w:rPr>
            </w:pPr>
            <w:r w:rsidRPr="00B83E41">
              <w:rPr>
                <w:color w:val="000000"/>
                <w:kern w:val="0"/>
                <w:sz w:val="20"/>
                <w:szCs w:val="20"/>
              </w:rPr>
              <w:t xml:space="preserve">Other </w:t>
            </w:r>
            <w:r>
              <w:rPr>
                <w:color w:val="000000"/>
                <w:kern w:val="0"/>
                <w:sz w:val="20"/>
                <w:szCs w:val="20"/>
              </w:rPr>
              <w:t>income (</w:t>
            </w:r>
            <w:r w:rsidRPr="00B83E41">
              <w:rPr>
                <w:color w:val="000000"/>
                <w:kern w:val="0"/>
                <w:sz w:val="20"/>
                <w:szCs w:val="20"/>
              </w:rPr>
              <w:t>expense</w:t>
            </w:r>
            <w:r>
              <w:rPr>
                <w:color w:val="000000"/>
                <w:kern w:val="0"/>
                <w:sz w:val="20"/>
                <w:szCs w:val="20"/>
              </w:rPr>
              <w:t>), net</w:t>
            </w:r>
            <w:r w:rsidRPr="00B83E41">
              <w:rPr>
                <w:color w:val="000000"/>
                <w:kern w:val="0"/>
                <w:sz w:val="20"/>
                <w:szCs w:val="20"/>
              </w:rPr>
              <w:t>:</w:t>
            </w:r>
          </w:p>
        </w:tc>
        <w:tc>
          <w:tcPr>
            <w:tcW w:w="209" w:type="pct"/>
            <w:tcBorders>
              <w:left w:val="nil"/>
              <w:bottom w:val="nil"/>
              <w:right w:val="nil"/>
            </w:tcBorders>
          </w:tcPr>
          <w:p w14:paraId="31062918" w14:textId="77777777" w:rsidR="00A71197" w:rsidRPr="0078417A" w:rsidRDefault="00A71197" w:rsidP="00D6074D">
            <w:pPr>
              <w:jc w:val="right"/>
              <w:rPr>
                <w:kern w:val="0"/>
                <w:sz w:val="20"/>
                <w:szCs w:val="20"/>
              </w:rPr>
            </w:pPr>
          </w:p>
        </w:tc>
        <w:tc>
          <w:tcPr>
            <w:tcW w:w="1000" w:type="pct"/>
            <w:tcBorders>
              <w:left w:val="nil"/>
              <w:bottom w:val="nil"/>
              <w:right w:val="nil"/>
            </w:tcBorders>
            <w:vAlign w:val="center"/>
            <w:hideMark/>
          </w:tcPr>
          <w:p w14:paraId="54633889" w14:textId="77777777" w:rsidR="00A71197" w:rsidRPr="0078417A" w:rsidRDefault="00A71197" w:rsidP="00A71197">
            <w:pPr>
              <w:rPr>
                <w:kern w:val="0"/>
                <w:sz w:val="20"/>
                <w:szCs w:val="20"/>
              </w:rPr>
            </w:pPr>
            <w:r w:rsidRPr="0078417A">
              <w:rPr>
                <w:kern w:val="0"/>
                <w:sz w:val="20"/>
                <w:szCs w:val="20"/>
              </w:rPr>
              <w:t> </w:t>
            </w:r>
          </w:p>
        </w:tc>
      </w:tr>
      <w:tr w:rsidR="00CA4D13" w:rsidRPr="0078417A" w14:paraId="1CB93F05" w14:textId="77777777" w:rsidTr="00D6074D">
        <w:trPr>
          <w:trHeight w:val="255"/>
        </w:trPr>
        <w:tc>
          <w:tcPr>
            <w:tcW w:w="3791" w:type="pct"/>
            <w:tcBorders>
              <w:top w:val="nil"/>
              <w:left w:val="nil"/>
              <w:bottom w:val="nil"/>
              <w:right w:val="nil"/>
            </w:tcBorders>
            <w:vAlign w:val="center"/>
            <w:hideMark/>
          </w:tcPr>
          <w:p w14:paraId="384AA06B" w14:textId="79745682" w:rsidR="00A71197" w:rsidRPr="0078417A" w:rsidRDefault="00A71197" w:rsidP="00A71197">
            <w:pPr>
              <w:jc w:val="both"/>
              <w:rPr>
                <w:kern w:val="0"/>
                <w:sz w:val="20"/>
                <w:szCs w:val="20"/>
              </w:rPr>
            </w:pPr>
            <w:r w:rsidRPr="0078417A">
              <w:rPr>
                <w:kern w:val="0"/>
                <w:sz w:val="20"/>
                <w:szCs w:val="20"/>
              </w:rPr>
              <w:t xml:space="preserve">   Interest expense</w:t>
            </w:r>
          </w:p>
        </w:tc>
        <w:tc>
          <w:tcPr>
            <w:tcW w:w="209" w:type="pct"/>
            <w:tcBorders>
              <w:top w:val="nil"/>
              <w:left w:val="nil"/>
              <w:bottom w:val="nil"/>
              <w:right w:val="nil"/>
            </w:tcBorders>
          </w:tcPr>
          <w:p w14:paraId="21F8F586" w14:textId="77777777" w:rsidR="00A71197" w:rsidRPr="0078417A" w:rsidRDefault="00A71197" w:rsidP="00D6074D">
            <w:pPr>
              <w:jc w:val="right"/>
              <w:rPr>
                <w:kern w:val="0"/>
                <w:sz w:val="20"/>
                <w:szCs w:val="20"/>
              </w:rPr>
            </w:pPr>
          </w:p>
        </w:tc>
        <w:tc>
          <w:tcPr>
            <w:tcW w:w="1000" w:type="pct"/>
            <w:tcBorders>
              <w:top w:val="nil"/>
              <w:left w:val="nil"/>
              <w:bottom w:val="nil"/>
              <w:right w:val="nil"/>
            </w:tcBorders>
            <w:vAlign w:val="center"/>
            <w:hideMark/>
          </w:tcPr>
          <w:p w14:paraId="66EFE88C" w14:textId="279CA14A" w:rsidR="00A71197" w:rsidRPr="0078417A" w:rsidRDefault="00A71197" w:rsidP="00A71197">
            <w:pPr>
              <w:jc w:val="right"/>
              <w:rPr>
                <w:kern w:val="0"/>
                <w:sz w:val="20"/>
                <w:szCs w:val="20"/>
              </w:rPr>
            </w:pPr>
            <w:r w:rsidRPr="0078417A">
              <w:rPr>
                <w:kern w:val="0"/>
                <w:sz w:val="20"/>
                <w:szCs w:val="20"/>
              </w:rPr>
              <w:t xml:space="preserve">                         (</w:t>
            </w:r>
            <w:r w:rsidR="00F27929">
              <w:rPr>
                <w:kern w:val="0"/>
                <w:sz w:val="20"/>
                <w:szCs w:val="20"/>
              </w:rPr>
              <w:t>45,691</w:t>
            </w:r>
            <w:r w:rsidRPr="0078417A">
              <w:rPr>
                <w:kern w:val="0"/>
                <w:sz w:val="20"/>
                <w:szCs w:val="20"/>
              </w:rPr>
              <w:t>)</w:t>
            </w:r>
          </w:p>
        </w:tc>
      </w:tr>
      <w:tr w:rsidR="008C51AF" w:rsidRPr="0078417A" w14:paraId="6536D7E5" w14:textId="77777777" w:rsidTr="00CA4D13">
        <w:trPr>
          <w:trHeight w:val="255"/>
        </w:trPr>
        <w:tc>
          <w:tcPr>
            <w:tcW w:w="3791" w:type="pct"/>
            <w:tcBorders>
              <w:top w:val="nil"/>
              <w:left w:val="nil"/>
              <w:bottom w:val="nil"/>
              <w:right w:val="nil"/>
            </w:tcBorders>
            <w:vAlign w:val="center"/>
          </w:tcPr>
          <w:p w14:paraId="77A6FE97" w14:textId="305891B7" w:rsidR="008C51AF" w:rsidRPr="0078417A" w:rsidRDefault="008C51AF" w:rsidP="008C51AF">
            <w:pPr>
              <w:jc w:val="both"/>
              <w:rPr>
                <w:kern w:val="0"/>
                <w:sz w:val="20"/>
                <w:szCs w:val="20"/>
              </w:rPr>
            </w:pPr>
            <w:r w:rsidRPr="0078417A">
              <w:rPr>
                <w:kern w:val="0"/>
                <w:sz w:val="20"/>
                <w:szCs w:val="20"/>
              </w:rPr>
              <w:t xml:space="preserve">   </w:t>
            </w:r>
            <w:r>
              <w:rPr>
                <w:kern w:val="0"/>
                <w:sz w:val="20"/>
                <w:szCs w:val="20"/>
              </w:rPr>
              <w:t>Unrealized g</w:t>
            </w:r>
            <w:r w:rsidRPr="0078417A">
              <w:rPr>
                <w:kern w:val="0"/>
                <w:sz w:val="20"/>
                <w:szCs w:val="20"/>
              </w:rPr>
              <w:t>ain</w:t>
            </w:r>
            <w:r>
              <w:rPr>
                <w:kern w:val="0"/>
                <w:sz w:val="20"/>
                <w:szCs w:val="20"/>
              </w:rPr>
              <w:t xml:space="preserve"> on investment held at fair value</w:t>
            </w:r>
          </w:p>
        </w:tc>
        <w:tc>
          <w:tcPr>
            <w:tcW w:w="209" w:type="pct"/>
            <w:tcBorders>
              <w:top w:val="nil"/>
              <w:left w:val="nil"/>
              <w:right w:val="nil"/>
            </w:tcBorders>
          </w:tcPr>
          <w:p w14:paraId="5C81E8DB" w14:textId="77777777" w:rsidR="008C51AF" w:rsidRPr="0078417A" w:rsidRDefault="008C51AF" w:rsidP="008C51AF">
            <w:pPr>
              <w:jc w:val="right"/>
              <w:rPr>
                <w:kern w:val="0"/>
                <w:sz w:val="20"/>
                <w:szCs w:val="20"/>
              </w:rPr>
            </w:pPr>
          </w:p>
        </w:tc>
        <w:tc>
          <w:tcPr>
            <w:tcW w:w="1000" w:type="pct"/>
            <w:tcBorders>
              <w:top w:val="nil"/>
              <w:left w:val="nil"/>
              <w:right w:val="nil"/>
            </w:tcBorders>
            <w:vAlign w:val="center"/>
          </w:tcPr>
          <w:p w14:paraId="7ECEF917" w14:textId="2AE00F0B" w:rsidR="008C51AF" w:rsidRPr="0078417A" w:rsidRDefault="008C51AF" w:rsidP="008C51AF">
            <w:pPr>
              <w:jc w:val="right"/>
              <w:rPr>
                <w:kern w:val="0"/>
                <w:sz w:val="20"/>
                <w:szCs w:val="20"/>
              </w:rPr>
            </w:pPr>
            <w:r w:rsidRPr="0078417A">
              <w:rPr>
                <w:kern w:val="0"/>
                <w:sz w:val="20"/>
                <w:szCs w:val="20"/>
              </w:rPr>
              <w:t xml:space="preserve">                          23,207 </w:t>
            </w:r>
          </w:p>
        </w:tc>
      </w:tr>
      <w:tr w:rsidR="008C51AF" w:rsidRPr="0078417A" w14:paraId="21A210D6" w14:textId="77777777" w:rsidTr="00D6074D">
        <w:trPr>
          <w:trHeight w:val="255"/>
        </w:trPr>
        <w:tc>
          <w:tcPr>
            <w:tcW w:w="3791" w:type="pct"/>
            <w:tcBorders>
              <w:top w:val="nil"/>
              <w:left w:val="nil"/>
              <w:bottom w:val="nil"/>
              <w:right w:val="nil"/>
            </w:tcBorders>
            <w:vAlign w:val="center"/>
            <w:hideMark/>
          </w:tcPr>
          <w:p w14:paraId="09B35579" w14:textId="1D7FC8A0" w:rsidR="008C51AF" w:rsidRPr="0009100D" w:rsidRDefault="008C51AF" w:rsidP="008C51AF">
            <w:pPr>
              <w:jc w:val="both"/>
              <w:rPr>
                <w:kern w:val="0"/>
                <w:sz w:val="20"/>
                <w:szCs w:val="20"/>
              </w:rPr>
            </w:pPr>
            <w:r w:rsidRPr="0009100D">
              <w:rPr>
                <w:kern w:val="0"/>
                <w:sz w:val="20"/>
                <w:szCs w:val="20"/>
              </w:rPr>
              <w:t xml:space="preserve">   Impairment of </w:t>
            </w:r>
            <w:r w:rsidR="0009100D" w:rsidRPr="00D6074D">
              <w:rPr>
                <w:kern w:val="0"/>
                <w:sz w:val="20"/>
                <w:szCs w:val="20"/>
              </w:rPr>
              <w:t xml:space="preserve">equity method investments and </w:t>
            </w:r>
            <w:r w:rsidRPr="0009100D">
              <w:rPr>
                <w:kern w:val="0"/>
                <w:sz w:val="20"/>
                <w:szCs w:val="20"/>
              </w:rPr>
              <w:t>l</w:t>
            </w:r>
            <w:r w:rsidRPr="0009100D">
              <w:rPr>
                <w:color w:val="000000"/>
                <w:kern w:val="0"/>
                <w:sz w:val="20"/>
                <w:szCs w:val="20"/>
              </w:rPr>
              <w:t>oans receivable from equity method investees</w:t>
            </w:r>
          </w:p>
        </w:tc>
        <w:tc>
          <w:tcPr>
            <w:tcW w:w="209" w:type="pct"/>
            <w:tcBorders>
              <w:top w:val="nil"/>
              <w:left w:val="nil"/>
              <w:right w:val="nil"/>
            </w:tcBorders>
          </w:tcPr>
          <w:p w14:paraId="3FE2AE57" w14:textId="77777777" w:rsidR="008C51AF" w:rsidRPr="0078417A" w:rsidRDefault="008C51AF" w:rsidP="00D6074D">
            <w:pPr>
              <w:jc w:val="right"/>
              <w:rPr>
                <w:kern w:val="0"/>
                <w:sz w:val="20"/>
                <w:szCs w:val="20"/>
              </w:rPr>
            </w:pPr>
          </w:p>
        </w:tc>
        <w:tc>
          <w:tcPr>
            <w:tcW w:w="1000" w:type="pct"/>
            <w:tcBorders>
              <w:top w:val="nil"/>
              <w:left w:val="nil"/>
              <w:right w:val="nil"/>
            </w:tcBorders>
            <w:vAlign w:val="center"/>
            <w:hideMark/>
          </w:tcPr>
          <w:p w14:paraId="76471FF6" w14:textId="10E72B77" w:rsidR="008C51AF" w:rsidRPr="0078417A" w:rsidRDefault="0009100D" w:rsidP="008C51AF">
            <w:pPr>
              <w:jc w:val="right"/>
              <w:rPr>
                <w:kern w:val="0"/>
                <w:sz w:val="20"/>
                <w:szCs w:val="20"/>
              </w:rPr>
            </w:pPr>
            <w:r>
              <w:rPr>
                <w:kern w:val="0"/>
                <w:sz w:val="20"/>
                <w:szCs w:val="20"/>
              </w:rPr>
              <w:t>(22,258)</w:t>
            </w:r>
          </w:p>
        </w:tc>
      </w:tr>
      <w:tr w:rsidR="008C51AF" w:rsidRPr="0078417A" w14:paraId="6F67489B" w14:textId="77777777" w:rsidTr="00D6074D">
        <w:trPr>
          <w:trHeight w:val="270"/>
        </w:trPr>
        <w:tc>
          <w:tcPr>
            <w:tcW w:w="3791" w:type="pct"/>
            <w:tcBorders>
              <w:top w:val="nil"/>
              <w:left w:val="nil"/>
              <w:bottom w:val="nil"/>
              <w:right w:val="nil"/>
            </w:tcBorders>
            <w:vAlign w:val="center"/>
            <w:hideMark/>
          </w:tcPr>
          <w:p w14:paraId="616CADF1" w14:textId="2A9CA7B3" w:rsidR="008C51AF" w:rsidRPr="0078417A" w:rsidRDefault="008C51AF" w:rsidP="008C51AF">
            <w:pPr>
              <w:jc w:val="both"/>
              <w:rPr>
                <w:kern w:val="0"/>
                <w:sz w:val="20"/>
                <w:szCs w:val="20"/>
              </w:rPr>
            </w:pPr>
            <w:r w:rsidRPr="0078417A">
              <w:rPr>
                <w:kern w:val="0"/>
                <w:sz w:val="20"/>
                <w:szCs w:val="20"/>
              </w:rPr>
              <w:t xml:space="preserve">   Other expense, net</w:t>
            </w:r>
          </w:p>
        </w:tc>
        <w:tc>
          <w:tcPr>
            <w:tcW w:w="209" w:type="pct"/>
            <w:tcBorders>
              <w:left w:val="nil"/>
              <w:right w:val="nil"/>
            </w:tcBorders>
          </w:tcPr>
          <w:p w14:paraId="2159EC57" w14:textId="77777777" w:rsidR="008C51AF" w:rsidRPr="0078417A" w:rsidRDefault="008C51AF" w:rsidP="00D6074D">
            <w:pPr>
              <w:jc w:val="right"/>
              <w:rPr>
                <w:kern w:val="0"/>
                <w:sz w:val="20"/>
                <w:szCs w:val="20"/>
              </w:rPr>
            </w:pPr>
          </w:p>
        </w:tc>
        <w:tc>
          <w:tcPr>
            <w:tcW w:w="1000" w:type="pct"/>
            <w:tcBorders>
              <w:left w:val="nil"/>
              <w:right w:val="nil"/>
            </w:tcBorders>
            <w:vAlign w:val="center"/>
            <w:hideMark/>
          </w:tcPr>
          <w:p w14:paraId="11CC8DC4" w14:textId="36605046" w:rsidR="008C51AF" w:rsidRPr="0078417A" w:rsidRDefault="00D63CD9" w:rsidP="008C51AF">
            <w:pPr>
              <w:jc w:val="right"/>
              <w:rPr>
                <w:kern w:val="0"/>
                <w:sz w:val="20"/>
                <w:szCs w:val="20"/>
              </w:rPr>
            </w:pPr>
            <w:r>
              <w:rPr>
                <w:kern w:val="0"/>
                <w:sz w:val="20"/>
                <w:szCs w:val="20"/>
              </w:rPr>
              <w:t>(8,778)</w:t>
            </w:r>
            <w:r w:rsidRPr="0078417A" w:rsidDel="00D63CD9">
              <w:rPr>
                <w:kern w:val="0"/>
                <w:sz w:val="20"/>
                <w:szCs w:val="20"/>
              </w:rPr>
              <w:t xml:space="preserve"> </w:t>
            </w:r>
          </w:p>
        </w:tc>
      </w:tr>
      <w:tr w:rsidR="0099151F" w:rsidRPr="0078417A" w14:paraId="455A486E" w14:textId="77777777" w:rsidTr="00D6074D">
        <w:trPr>
          <w:trHeight w:val="270"/>
        </w:trPr>
        <w:tc>
          <w:tcPr>
            <w:tcW w:w="3791" w:type="pct"/>
            <w:tcBorders>
              <w:top w:val="nil"/>
              <w:left w:val="nil"/>
              <w:bottom w:val="nil"/>
              <w:right w:val="nil"/>
            </w:tcBorders>
            <w:vAlign w:val="center"/>
          </w:tcPr>
          <w:p w14:paraId="2B8E2344" w14:textId="2980D084" w:rsidR="0099151F" w:rsidRPr="0078417A" w:rsidRDefault="0099151F" w:rsidP="0099151F">
            <w:pPr>
              <w:jc w:val="both"/>
              <w:rPr>
                <w:kern w:val="0"/>
                <w:sz w:val="20"/>
                <w:szCs w:val="20"/>
              </w:rPr>
            </w:pPr>
            <w:r>
              <w:rPr>
                <w:kern w:val="0"/>
                <w:sz w:val="20"/>
                <w:szCs w:val="20"/>
              </w:rPr>
              <w:t xml:space="preserve">   Interest income</w:t>
            </w:r>
          </w:p>
        </w:tc>
        <w:tc>
          <w:tcPr>
            <w:tcW w:w="209" w:type="pct"/>
            <w:tcBorders>
              <w:left w:val="nil"/>
              <w:right w:val="nil"/>
            </w:tcBorders>
          </w:tcPr>
          <w:p w14:paraId="06EBBBC7" w14:textId="77777777" w:rsidR="0099151F" w:rsidRPr="0078417A" w:rsidRDefault="0099151F" w:rsidP="0099151F">
            <w:pPr>
              <w:jc w:val="right"/>
              <w:rPr>
                <w:kern w:val="0"/>
                <w:sz w:val="20"/>
                <w:szCs w:val="20"/>
              </w:rPr>
            </w:pPr>
          </w:p>
        </w:tc>
        <w:tc>
          <w:tcPr>
            <w:tcW w:w="1000" w:type="pct"/>
            <w:tcBorders>
              <w:left w:val="nil"/>
              <w:right w:val="nil"/>
            </w:tcBorders>
            <w:vAlign w:val="center"/>
          </w:tcPr>
          <w:p w14:paraId="1C8F6D21" w14:textId="580600E2" w:rsidR="0099151F" w:rsidRPr="0078417A" w:rsidRDefault="0099151F" w:rsidP="0099151F">
            <w:pPr>
              <w:jc w:val="right"/>
              <w:rPr>
                <w:kern w:val="0"/>
                <w:sz w:val="20"/>
                <w:szCs w:val="20"/>
              </w:rPr>
            </w:pPr>
            <w:r>
              <w:rPr>
                <w:kern w:val="0"/>
                <w:sz w:val="20"/>
                <w:szCs w:val="20"/>
              </w:rPr>
              <w:t>9,980</w:t>
            </w:r>
          </w:p>
        </w:tc>
      </w:tr>
      <w:tr w:rsidR="0099151F" w:rsidRPr="0078417A" w14:paraId="2D42DCF1" w14:textId="77777777" w:rsidTr="00D6074D">
        <w:trPr>
          <w:trHeight w:val="270"/>
        </w:trPr>
        <w:tc>
          <w:tcPr>
            <w:tcW w:w="3791" w:type="pct"/>
            <w:tcBorders>
              <w:top w:val="nil"/>
              <w:left w:val="nil"/>
              <w:bottom w:val="nil"/>
              <w:right w:val="nil"/>
            </w:tcBorders>
            <w:vAlign w:val="center"/>
          </w:tcPr>
          <w:p w14:paraId="321312EE" w14:textId="4550A99B" w:rsidR="0099151F" w:rsidRPr="0078417A" w:rsidRDefault="0099151F" w:rsidP="0099151F">
            <w:pPr>
              <w:jc w:val="both"/>
              <w:rPr>
                <w:kern w:val="0"/>
                <w:sz w:val="20"/>
                <w:szCs w:val="20"/>
              </w:rPr>
            </w:pPr>
            <w:r w:rsidRPr="0078417A">
              <w:rPr>
                <w:kern w:val="0"/>
                <w:sz w:val="20"/>
                <w:szCs w:val="20"/>
              </w:rPr>
              <w:t xml:space="preserve">   </w:t>
            </w:r>
            <w:r w:rsidR="004620F2">
              <w:rPr>
                <w:kern w:val="0"/>
                <w:sz w:val="20"/>
                <w:szCs w:val="20"/>
              </w:rPr>
              <w:t>Loss</w:t>
            </w:r>
            <w:r>
              <w:rPr>
                <w:kern w:val="0"/>
                <w:sz w:val="20"/>
                <w:szCs w:val="20"/>
              </w:rPr>
              <w:t xml:space="preserve"> on equity method investments</w:t>
            </w:r>
            <w:r w:rsidR="00550807">
              <w:rPr>
                <w:kern w:val="0"/>
                <w:sz w:val="20"/>
                <w:szCs w:val="20"/>
              </w:rPr>
              <w:t>, net</w:t>
            </w:r>
          </w:p>
        </w:tc>
        <w:tc>
          <w:tcPr>
            <w:tcW w:w="209" w:type="pct"/>
            <w:tcBorders>
              <w:left w:val="nil"/>
              <w:bottom w:val="single" w:sz="8" w:space="0" w:color="auto"/>
              <w:right w:val="nil"/>
            </w:tcBorders>
          </w:tcPr>
          <w:p w14:paraId="20C9EFBB" w14:textId="77777777" w:rsidR="0099151F" w:rsidRPr="0078417A" w:rsidRDefault="0099151F" w:rsidP="0099151F">
            <w:pPr>
              <w:jc w:val="right"/>
              <w:rPr>
                <w:kern w:val="0"/>
                <w:sz w:val="20"/>
                <w:szCs w:val="20"/>
              </w:rPr>
            </w:pPr>
          </w:p>
        </w:tc>
        <w:tc>
          <w:tcPr>
            <w:tcW w:w="1000" w:type="pct"/>
            <w:tcBorders>
              <w:left w:val="nil"/>
              <w:bottom w:val="single" w:sz="8" w:space="0" w:color="auto"/>
              <w:right w:val="nil"/>
            </w:tcBorders>
            <w:vAlign w:val="center"/>
          </w:tcPr>
          <w:p w14:paraId="7DFEA668" w14:textId="64EB99B2" w:rsidR="0099151F" w:rsidRPr="0078417A" w:rsidRDefault="00A54241" w:rsidP="0099151F">
            <w:pPr>
              <w:jc w:val="right"/>
              <w:rPr>
                <w:kern w:val="0"/>
                <w:sz w:val="20"/>
                <w:szCs w:val="20"/>
              </w:rPr>
            </w:pPr>
            <w:r>
              <w:rPr>
                <w:kern w:val="0"/>
                <w:sz w:val="20"/>
                <w:szCs w:val="20"/>
              </w:rPr>
              <w:t>(3,511)</w:t>
            </w:r>
          </w:p>
        </w:tc>
      </w:tr>
      <w:tr w:rsidR="0099151F" w:rsidRPr="0078417A" w14:paraId="1E600584" w14:textId="77777777" w:rsidTr="00D6074D">
        <w:trPr>
          <w:trHeight w:val="270"/>
        </w:trPr>
        <w:tc>
          <w:tcPr>
            <w:tcW w:w="3791" w:type="pct"/>
            <w:tcBorders>
              <w:top w:val="nil"/>
              <w:left w:val="nil"/>
              <w:bottom w:val="nil"/>
              <w:right w:val="nil"/>
            </w:tcBorders>
            <w:vAlign w:val="center"/>
            <w:hideMark/>
          </w:tcPr>
          <w:p w14:paraId="6859492F" w14:textId="77777777" w:rsidR="0099151F" w:rsidRPr="0078417A" w:rsidRDefault="0099151F" w:rsidP="0099151F">
            <w:pPr>
              <w:jc w:val="both"/>
              <w:rPr>
                <w:color w:val="000000"/>
                <w:kern w:val="0"/>
                <w:sz w:val="20"/>
                <w:szCs w:val="20"/>
              </w:rPr>
            </w:pPr>
            <w:r w:rsidRPr="0078417A">
              <w:rPr>
                <w:color w:val="000000"/>
                <w:kern w:val="0"/>
                <w:sz w:val="20"/>
                <w:szCs w:val="20"/>
              </w:rPr>
              <w:t xml:space="preserve">Total other expense, net </w:t>
            </w:r>
          </w:p>
        </w:tc>
        <w:tc>
          <w:tcPr>
            <w:tcW w:w="209" w:type="pct"/>
            <w:tcBorders>
              <w:top w:val="nil"/>
              <w:left w:val="nil"/>
              <w:bottom w:val="single" w:sz="8" w:space="0" w:color="auto"/>
              <w:right w:val="nil"/>
            </w:tcBorders>
          </w:tcPr>
          <w:p w14:paraId="4459790C" w14:textId="77777777" w:rsidR="0099151F" w:rsidRPr="0078417A" w:rsidRDefault="0099151F" w:rsidP="00D6074D">
            <w:pPr>
              <w:jc w:val="right"/>
              <w:rPr>
                <w:color w:val="000000"/>
                <w:kern w:val="0"/>
                <w:sz w:val="20"/>
                <w:szCs w:val="20"/>
              </w:rPr>
            </w:pPr>
          </w:p>
        </w:tc>
        <w:tc>
          <w:tcPr>
            <w:tcW w:w="1000" w:type="pct"/>
            <w:tcBorders>
              <w:top w:val="nil"/>
              <w:left w:val="nil"/>
              <w:bottom w:val="single" w:sz="8" w:space="0" w:color="auto"/>
              <w:right w:val="nil"/>
            </w:tcBorders>
            <w:vAlign w:val="center"/>
            <w:hideMark/>
          </w:tcPr>
          <w:p w14:paraId="3785AD8F" w14:textId="640B4C2E" w:rsidR="0099151F" w:rsidRPr="0078417A" w:rsidRDefault="0099151F" w:rsidP="0099151F">
            <w:pPr>
              <w:jc w:val="right"/>
              <w:rPr>
                <w:color w:val="000000"/>
                <w:kern w:val="0"/>
                <w:sz w:val="20"/>
                <w:szCs w:val="20"/>
              </w:rPr>
            </w:pPr>
            <w:r w:rsidRPr="0078417A">
              <w:rPr>
                <w:color w:val="000000"/>
                <w:kern w:val="0"/>
                <w:sz w:val="20"/>
                <w:szCs w:val="20"/>
              </w:rPr>
              <w:t xml:space="preserve">                         (</w:t>
            </w:r>
            <w:r>
              <w:rPr>
                <w:color w:val="000000"/>
                <w:kern w:val="0"/>
                <w:sz w:val="20"/>
                <w:szCs w:val="20"/>
              </w:rPr>
              <w:t>47,051</w:t>
            </w:r>
            <w:r w:rsidRPr="0078417A">
              <w:rPr>
                <w:color w:val="000000"/>
                <w:kern w:val="0"/>
                <w:sz w:val="20"/>
                <w:szCs w:val="20"/>
              </w:rPr>
              <w:t>)</w:t>
            </w:r>
          </w:p>
        </w:tc>
      </w:tr>
      <w:tr w:rsidR="0099151F" w:rsidRPr="0078417A" w14:paraId="1B8E1F4D" w14:textId="77777777" w:rsidTr="00D6074D">
        <w:trPr>
          <w:trHeight w:val="270"/>
        </w:trPr>
        <w:tc>
          <w:tcPr>
            <w:tcW w:w="3791" w:type="pct"/>
            <w:tcBorders>
              <w:top w:val="nil"/>
              <w:left w:val="nil"/>
              <w:bottom w:val="nil"/>
              <w:right w:val="nil"/>
            </w:tcBorders>
            <w:vAlign w:val="center"/>
            <w:hideMark/>
          </w:tcPr>
          <w:p w14:paraId="64C06621" w14:textId="111E49C9" w:rsidR="0099151F" w:rsidRPr="00B83E41" w:rsidRDefault="0099151F" w:rsidP="0099151F">
            <w:pPr>
              <w:jc w:val="both"/>
              <w:rPr>
                <w:kern w:val="0"/>
                <w:sz w:val="20"/>
                <w:szCs w:val="20"/>
              </w:rPr>
            </w:pPr>
            <w:commentRangeStart w:id="11"/>
            <w:r w:rsidRPr="00B83E41">
              <w:rPr>
                <w:kern w:val="0"/>
                <w:sz w:val="20"/>
                <w:szCs w:val="20"/>
              </w:rPr>
              <w:t>Net loss</w:t>
            </w:r>
            <w:commentRangeEnd w:id="11"/>
            <w:r w:rsidRPr="00B83E41">
              <w:rPr>
                <w:rStyle w:val="CommentReference"/>
                <w:kern w:val="0"/>
                <w:sz w:val="20"/>
                <w:szCs w:val="20"/>
              </w:rPr>
              <w:commentReference w:id="11"/>
            </w:r>
          </w:p>
        </w:tc>
        <w:tc>
          <w:tcPr>
            <w:tcW w:w="209" w:type="pct"/>
            <w:tcBorders>
              <w:top w:val="single" w:sz="8" w:space="0" w:color="auto"/>
              <w:left w:val="nil"/>
              <w:bottom w:val="double" w:sz="4" w:space="0" w:color="auto"/>
              <w:right w:val="nil"/>
            </w:tcBorders>
          </w:tcPr>
          <w:p w14:paraId="441ADD46" w14:textId="76BBE5DD" w:rsidR="0099151F" w:rsidRPr="0078417A" w:rsidRDefault="0099151F" w:rsidP="00D6074D">
            <w:pPr>
              <w:jc w:val="right"/>
              <w:rPr>
                <w:kern w:val="0"/>
                <w:sz w:val="20"/>
                <w:szCs w:val="20"/>
              </w:rPr>
            </w:pPr>
            <w:r w:rsidRPr="0078417A">
              <w:rPr>
                <w:kern w:val="0"/>
                <w:sz w:val="20"/>
                <w:szCs w:val="20"/>
              </w:rPr>
              <w:t>$</w:t>
            </w:r>
          </w:p>
        </w:tc>
        <w:tc>
          <w:tcPr>
            <w:tcW w:w="1000" w:type="pct"/>
            <w:tcBorders>
              <w:top w:val="single" w:sz="8" w:space="0" w:color="auto"/>
              <w:left w:val="nil"/>
              <w:bottom w:val="double" w:sz="4" w:space="0" w:color="auto"/>
              <w:right w:val="nil"/>
            </w:tcBorders>
            <w:vAlign w:val="center"/>
            <w:hideMark/>
          </w:tcPr>
          <w:p w14:paraId="55A7A5BD" w14:textId="3D742BB0" w:rsidR="0099151F" w:rsidRPr="0078417A" w:rsidRDefault="003D17B6" w:rsidP="0099151F">
            <w:pPr>
              <w:jc w:val="right"/>
              <w:rPr>
                <w:kern w:val="0"/>
                <w:sz w:val="20"/>
                <w:szCs w:val="20"/>
              </w:rPr>
            </w:pPr>
            <w:r>
              <w:rPr>
                <w:kern w:val="0"/>
                <w:sz w:val="20"/>
                <w:szCs w:val="20"/>
              </w:rPr>
              <w:t>(106,933)</w:t>
            </w:r>
          </w:p>
        </w:tc>
      </w:tr>
      <w:tr w:rsidR="0099151F" w:rsidRPr="0078417A" w14:paraId="1682DFB3" w14:textId="77777777" w:rsidTr="00D6074D">
        <w:trPr>
          <w:trHeight w:val="270"/>
        </w:trPr>
        <w:tc>
          <w:tcPr>
            <w:tcW w:w="5000" w:type="pct"/>
            <w:gridSpan w:val="3"/>
            <w:tcBorders>
              <w:top w:val="nil"/>
              <w:left w:val="nil"/>
              <w:bottom w:val="nil"/>
              <w:right w:val="nil"/>
            </w:tcBorders>
          </w:tcPr>
          <w:p w14:paraId="59E7BF20" w14:textId="77777777" w:rsidR="0099151F" w:rsidRDefault="0099151F" w:rsidP="0099151F">
            <w:pPr>
              <w:jc w:val="right"/>
              <w:rPr>
                <w:i/>
                <w:sz w:val="20"/>
                <w:szCs w:val="20"/>
              </w:rPr>
            </w:pPr>
          </w:p>
          <w:p w14:paraId="1B56F680" w14:textId="77777777" w:rsidR="0099151F" w:rsidRDefault="0099151F" w:rsidP="0099151F">
            <w:pPr>
              <w:jc w:val="right"/>
              <w:rPr>
                <w:i/>
                <w:sz w:val="20"/>
                <w:szCs w:val="20"/>
              </w:rPr>
            </w:pPr>
          </w:p>
          <w:p w14:paraId="40D6DE0A" w14:textId="77777777" w:rsidR="0099151F" w:rsidRDefault="0099151F" w:rsidP="0099151F">
            <w:pPr>
              <w:rPr>
                <w:i/>
                <w:sz w:val="20"/>
                <w:szCs w:val="20"/>
              </w:rPr>
            </w:pPr>
          </w:p>
          <w:p w14:paraId="0DD14232" w14:textId="77777777" w:rsidR="0099151F" w:rsidRDefault="0099151F" w:rsidP="0099151F">
            <w:pPr>
              <w:jc w:val="center"/>
              <w:rPr>
                <w:i/>
                <w:sz w:val="20"/>
                <w:szCs w:val="20"/>
              </w:rPr>
            </w:pPr>
          </w:p>
          <w:p w14:paraId="765E30CB" w14:textId="274143C2" w:rsidR="0099151F" w:rsidRPr="0078417A" w:rsidRDefault="0099151F" w:rsidP="0099151F">
            <w:pPr>
              <w:jc w:val="center"/>
              <w:rPr>
                <w:kern w:val="0"/>
                <w:sz w:val="20"/>
                <w:szCs w:val="20"/>
              </w:rPr>
            </w:pPr>
            <w:r w:rsidRPr="00F55AAD">
              <w:rPr>
                <w:i/>
                <w:sz w:val="20"/>
                <w:szCs w:val="20"/>
              </w:rPr>
              <w:t>The accompanying notes are an integral part of these Consolidated Financial Statements</w:t>
            </w:r>
          </w:p>
        </w:tc>
      </w:tr>
    </w:tbl>
    <w:p w14:paraId="5B92D786" w14:textId="77777777" w:rsidR="00691DBF" w:rsidRPr="00C53D85" w:rsidRDefault="00691DBF" w:rsidP="002F617C">
      <w:pPr>
        <w:spacing w:before="1" w:after="1"/>
        <w:rPr>
          <w:sz w:val="20"/>
          <w:szCs w:val="20"/>
        </w:rPr>
        <w:sectPr w:rsidR="00691DBF" w:rsidRPr="00C53D85" w:rsidSect="00395859">
          <w:headerReference w:type="default" r:id="rId18"/>
          <w:footerReference w:type="default" r:id="rId19"/>
          <w:pgSz w:w="12240" w:h="15840"/>
          <w:pgMar w:top="720" w:right="720" w:bottom="720" w:left="720" w:header="0" w:footer="720" w:gutter="0"/>
          <w:cols w:space="708"/>
        </w:sectPr>
      </w:pPr>
    </w:p>
    <w:p w14:paraId="3F7CB2E7" w14:textId="7C7E1B15" w:rsidR="00E35732" w:rsidRDefault="00E35732" w:rsidP="00D6074D">
      <w:pPr>
        <w:keepNext/>
        <w:spacing w:before="1" w:after="1"/>
        <w:jc w:val="center"/>
        <w:rPr>
          <w:b/>
          <w:sz w:val="20"/>
          <w:szCs w:val="20"/>
        </w:rPr>
      </w:pPr>
      <w:r>
        <w:rPr>
          <w:b/>
          <w:sz w:val="20"/>
          <w:szCs w:val="20"/>
        </w:rPr>
        <w:lastRenderedPageBreak/>
        <w:t>Flow Global Holdings, LLC</w:t>
      </w:r>
    </w:p>
    <w:p w14:paraId="1F8504B8" w14:textId="5223B8FD" w:rsidR="009043C2" w:rsidRDefault="0058670E" w:rsidP="0069049C">
      <w:pPr>
        <w:keepNext/>
        <w:spacing w:before="1" w:after="1"/>
        <w:jc w:val="center"/>
        <w:outlineLvl w:val="0"/>
        <w:rPr>
          <w:b/>
          <w:sz w:val="20"/>
          <w:szCs w:val="20"/>
        </w:rPr>
      </w:pPr>
      <w:r w:rsidRPr="00C53D85">
        <w:rPr>
          <w:b/>
          <w:sz w:val="20"/>
          <w:szCs w:val="20"/>
        </w:rPr>
        <w:t>C</w:t>
      </w:r>
      <w:r w:rsidR="00A54CC1">
        <w:rPr>
          <w:b/>
          <w:sz w:val="20"/>
          <w:szCs w:val="20"/>
        </w:rPr>
        <w:t>onsolidated Statement of Cash Flows</w:t>
      </w:r>
    </w:p>
    <w:p w14:paraId="5B92D789" w14:textId="77777777" w:rsidR="004C4E05" w:rsidRDefault="0058670E" w:rsidP="00395859">
      <w:pPr>
        <w:keepNext/>
        <w:jc w:val="center"/>
        <w:rPr>
          <w:b/>
          <w:i/>
          <w:sz w:val="20"/>
          <w:szCs w:val="20"/>
        </w:rPr>
      </w:pPr>
      <w:r w:rsidRPr="00C53D85">
        <w:rPr>
          <w:b/>
          <w:i/>
          <w:sz w:val="20"/>
          <w:szCs w:val="20"/>
        </w:rPr>
        <w:t xml:space="preserve">(in thousands) </w:t>
      </w:r>
    </w:p>
    <w:p w14:paraId="2C2F7D29" w14:textId="77777777" w:rsidR="00A66881" w:rsidRPr="00C53D85" w:rsidRDefault="00A66881" w:rsidP="00395859">
      <w:pPr>
        <w:keepNext/>
        <w:jc w:val="center"/>
        <w:rPr>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1"/>
        <w:gridCol w:w="2719"/>
      </w:tblGrid>
      <w:tr w:rsidR="008A38C8" w:rsidRPr="008A38C8" w14:paraId="5B92D791" w14:textId="77777777" w:rsidTr="008A38C8">
        <w:trPr>
          <w:cantSplit/>
          <w:trHeight w:val="288"/>
          <w:jc w:val="center"/>
        </w:trPr>
        <w:tc>
          <w:tcPr>
            <w:tcW w:w="3741" w:type="pct"/>
            <w:tcBorders>
              <w:top w:val="nil"/>
              <w:left w:val="nil"/>
              <w:bottom w:val="nil"/>
              <w:right w:val="nil"/>
            </w:tcBorders>
            <w:tcMar>
              <w:top w:w="0" w:type="dxa"/>
              <w:left w:w="53" w:type="dxa"/>
              <w:bottom w:w="0" w:type="dxa"/>
              <w:right w:w="53" w:type="dxa"/>
            </w:tcMar>
            <w:vAlign w:val="bottom"/>
          </w:tcPr>
          <w:p w14:paraId="5B92D78D" w14:textId="77777777" w:rsidR="0082549D" w:rsidRPr="00D6074D" w:rsidRDefault="0082549D">
            <w:pPr>
              <w:keepNext/>
              <w:spacing w:before="23" w:after="20" w:line="120" w:lineRule="auto"/>
              <w:ind w:left="91"/>
              <w:rPr>
                <w:sz w:val="20"/>
                <w:szCs w:val="20"/>
              </w:rPr>
            </w:pPr>
            <w:r w:rsidRPr="00D6074D">
              <w:rPr>
                <w:color w:val="000000"/>
                <w:sz w:val="20"/>
                <w:szCs w:val="20"/>
              </w:rPr>
              <w:t> </w:t>
            </w:r>
          </w:p>
        </w:tc>
        <w:tc>
          <w:tcPr>
            <w:tcW w:w="1259" w:type="pct"/>
            <w:tcBorders>
              <w:top w:val="nil"/>
              <w:left w:val="nil"/>
              <w:bottom w:val="single" w:sz="4" w:space="0" w:color="auto"/>
              <w:right w:val="nil"/>
            </w:tcBorders>
            <w:tcMar>
              <w:top w:w="0" w:type="dxa"/>
              <w:left w:w="53" w:type="dxa"/>
              <w:bottom w:w="0" w:type="dxa"/>
              <w:right w:w="53" w:type="dxa"/>
            </w:tcMar>
            <w:vAlign w:val="bottom"/>
          </w:tcPr>
          <w:p w14:paraId="5B92D78E" w14:textId="77DE9829" w:rsidR="0082549D" w:rsidRPr="00D6074D" w:rsidRDefault="0082549D">
            <w:pPr>
              <w:keepNext/>
              <w:spacing w:before="23" w:after="20"/>
              <w:jc w:val="center"/>
              <w:rPr>
                <w:sz w:val="20"/>
                <w:szCs w:val="20"/>
              </w:rPr>
            </w:pPr>
            <w:r w:rsidRPr="00D6074D">
              <w:rPr>
                <w:b/>
                <w:color w:val="000000"/>
                <w:sz w:val="20"/>
                <w:szCs w:val="20"/>
              </w:rPr>
              <w:t>Year Ended December 31, 2024</w:t>
            </w:r>
          </w:p>
        </w:tc>
      </w:tr>
      <w:tr w:rsidR="0082549D" w:rsidRPr="008A38C8" w14:paraId="5B92D796"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92" w14:textId="77777777" w:rsidR="0082549D" w:rsidRPr="00D6074D" w:rsidRDefault="0082549D">
            <w:pPr>
              <w:keepNext/>
              <w:spacing w:before="33" w:after="30"/>
              <w:rPr>
                <w:b/>
                <w:sz w:val="20"/>
                <w:szCs w:val="20"/>
              </w:rPr>
            </w:pPr>
            <w:r w:rsidRPr="00D6074D">
              <w:rPr>
                <w:b/>
                <w:sz w:val="20"/>
                <w:szCs w:val="20"/>
              </w:rPr>
              <w:t>Cash flows from operating activities:</w:t>
            </w:r>
          </w:p>
        </w:tc>
        <w:tc>
          <w:tcPr>
            <w:tcW w:w="1259" w:type="pct"/>
            <w:tcBorders>
              <w:top w:val="single" w:sz="4" w:space="0" w:color="auto"/>
              <w:left w:val="nil"/>
              <w:bottom w:val="nil"/>
              <w:right w:val="nil"/>
            </w:tcBorders>
            <w:tcMar>
              <w:top w:w="0" w:type="dxa"/>
              <w:left w:w="0" w:type="dxa"/>
              <w:bottom w:w="0" w:type="dxa"/>
              <w:right w:w="0" w:type="dxa"/>
            </w:tcMar>
            <w:vAlign w:val="bottom"/>
          </w:tcPr>
          <w:p w14:paraId="5B92D793" w14:textId="77777777" w:rsidR="0082549D" w:rsidRPr="00D6074D" w:rsidRDefault="0082549D">
            <w:pPr>
              <w:keepNext/>
              <w:rPr>
                <w:sz w:val="20"/>
                <w:szCs w:val="20"/>
              </w:rPr>
            </w:pPr>
          </w:p>
        </w:tc>
      </w:tr>
      <w:tr w:rsidR="0082549D" w:rsidRPr="008A38C8" w14:paraId="5B92D79B"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97" w14:textId="14730747" w:rsidR="0082549D" w:rsidRPr="00D6074D" w:rsidRDefault="0082549D">
            <w:pPr>
              <w:keepNext/>
              <w:tabs>
                <w:tab w:val="left" w:leader="dot" w:pos="6885"/>
              </w:tabs>
              <w:spacing w:before="53" w:after="30"/>
              <w:rPr>
                <w:sz w:val="20"/>
                <w:szCs w:val="20"/>
              </w:rPr>
            </w:pPr>
            <w:r w:rsidRPr="00D6074D">
              <w:rPr>
                <w:color w:val="000000"/>
                <w:sz w:val="20"/>
                <w:szCs w:val="20"/>
              </w:rPr>
              <w:t xml:space="preserve">Net </w:t>
            </w:r>
            <w:r w:rsidR="005336CF" w:rsidRPr="00D6074D">
              <w:rPr>
                <w:color w:val="000000"/>
                <w:sz w:val="20"/>
                <w:szCs w:val="20"/>
              </w:rPr>
              <w:t>loss</w:t>
            </w:r>
          </w:p>
        </w:tc>
        <w:tc>
          <w:tcPr>
            <w:tcW w:w="1259" w:type="pct"/>
            <w:tcBorders>
              <w:top w:val="nil"/>
              <w:left w:val="nil"/>
              <w:bottom w:val="nil"/>
              <w:right w:val="nil"/>
            </w:tcBorders>
            <w:tcMar>
              <w:top w:w="0" w:type="dxa"/>
              <w:left w:w="0" w:type="dxa"/>
              <w:bottom w:w="0" w:type="dxa"/>
              <w:right w:w="15" w:type="dxa"/>
            </w:tcMar>
          </w:tcPr>
          <w:p w14:paraId="5B92D798" w14:textId="2CBCD99A" w:rsidR="0082549D" w:rsidRPr="00D6074D" w:rsidRDefault="004B6187" w:rsidP="00D6074D">
            <w:pPr>
              <w:keepNext/>
              <w:spacing w:before="53" w:after="30"/>
              <w:rPr>
                <w:sz w:val="20"/>
                <w:szCs w:val="20"/>
              </w:rPr>
            </w:pPr>
            <w:r w:rsidRPr="00D6074D">
              <w:rPr>
                <w:color w:val="000000"/>
                <w:sz w:val="20"/>
                <w:szCs w:val="20"/>
              </w:rPr>
              <w:t xml:space="preserve">$   </w:t>
            </w:r>
            <w:r w:rsidR="007735D3" w:rsidRPr="00D6074D">
              <w:rPr>
                <w:color w:val="000000"/>
                <w:sz w:val="20"/>
                <w:szCs w:val="20"/>
              </w:rPr>
              <w:t xml:space="preserve"> </w:t>
            </w:r>
            <w:r w:rsidR="00880C74" w:rsidRPr="00D6074D">
              <w:rPr>
                <w:color w:val="000000"/>
                <w:sz w:val="20"/>
                <w:szCs w:val="20"/>
              </w:rPr>
              <w:t xml:space="preserve"> </w:t>
            </w:r>
            <w:r w:rsidR="00E9211C" w:rsidRPr="00D6074D">
              <w:rPr>
                <w:color w:val="000000"/>
                <w:sz w:val="20"/>
                <w:szCs w:val="20"/>
              </w:rPr>
              <w:t xml:space="preserve"> </w:t>
            </w:r>
            <w:r w:rsidR="001B613E" w:rsidRPr="00D6074D">
              <w:rPr>
                <w:color w:val="000000"/>
                <w:sz w:val="20"/>
                <w:szCs w:val="20"/>
              </w:rPr>
              <w:t xml:space="preserve"> </w:t>
            </w:r>
            <w:r w:rsidR="00E9211C" w:rsidRPr="00D6074D">
              <w:rPr>
                <w:color w:val="000000"/>
                <w:sz w:val="20"/>
                <w:szCs w:val="20"/>
              </w:rPr>
              <w:t xml:space="preserve">     </w:t>
            </w:r>
            <w:r w:rsidR="001B613E" w:rsidRPr="00D6074D">
              <w:rPr>
                <w:color w:val="000000"/>
                <w:sz w:val="20"/>
                <w:szCs w:val="20"/>
              </w:rPr>
              <w:t xml:space="preserve">    </w:t>
            </w:r>
            <w:r w:rsidR="00D471BB">
              <w:rPr>
                <w:color w:val="000000"/>
                <w:sz w:val="20"/>
                <w:szCs w:val="20"/>
              </w:rPr>
              <w:t xml:space="preserve">                 </w:t>
            </w:r>
            <w:r w:rsidR="001B613E" w:rsidRPr="00D6074D">
              <w:rPr>
                <w:color w:val="000000"/>
                <w:sz w:val="20"/>
                <w:szCs w:val="20"/>
              </w:rPr>
              <w:t xml:space="preserve">   </w:t>
            </w:r>
            <w:r w:rsidR="005F5F0D">
              <w:rPr>
                <w:color w:val="000000"/>
                <w:sz w:val="20"/>
                <w:szCs w:val="20"/>
              </w:rPr>
              <w:t>(10</w:t>
            </w:r>
            <w:r w:rsidR="00C77DCF">
              <w:rPr>
                <w:color w:val="000000"/>
                <w:sz w:val="20"/>
                <w:szCs w:val="20"/>
              </w:rPr>
              <w:t>6,933)</w:t>
            </w:r>
          </w:p>
        </w:tc>
      </w:tr>
      <w:tr w:rsidR="0082549D" w:rsidRPr="008A38C8" w14:paraId="5B92D7A0"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9C" w14:textId="64B50A0E" w:rsidR="0082549D" w:rsidRPr="00D6074D" w:rsidRDefault="0082549D">
            <w:pPr>
              <w:keepNext/>
              <w:spacing w:before="53" w:after="30"/>
              <w:rPr>
                <w:sz w:val="20"/>
                <w:szCs w:val="20"/>
              </w:rPr>
            </w:pPr>
            <w:r w:rsidRPr="00D6074D">
              <w:rPr>
                <w:color w:val="000000"/>
                <w:sz w:val="20"/>
                <w:szCs w:val="20"/>
              </w:rPr>
              <w:t xml:space="preserve">Adjustments to reconcile net income to net cash </w:t>
            </w:r>
            <w:r w:rsidR="002B30C7" w:rsidRPr="00D6074D">
              <w:rPr>
                <w:color w:val="000000"/>
                <w:sz w:val="20"/>
                <w:szCs w:val="20"/>
              </w:rPr>
              <w:t xml:space="preserve">used in </w:t>
            </w:r>
            <w:r w:rsidRPr="00D6074D">
              <w:rPr>
                <w:color w:val="000000"/>
                <w:sz w:val="20"/>
                <w:szCs w:val="20"/>
              </w:rPr>
              <w:t>operating activities:</w:t>
            </w:r>
          </w:p>
        </w:tc>
        <w:tc>
          <w:tcPr>
            <w:tcW w:w="1259" w:type="pct"/>
            <w:tcBorders>
              <w:top w:val="nil"/>
              <w:left w:val="nil"/>
              <w:bottom w:val="nil"/>
              <w:right w:val="nil"/>
            </w:tcBorders>
            <w:tcMar>
              <w:top w:w="0" w:type="dxa"/>
              <w:left w:w="0" w:type="dxa"/>
              <w:bottom w:w="0" w:type="dxa"/>
              <w:right w:w="0" w:type="dxa"/>
            </w:tcMar>
          </w:tcPr>
          <w:p w14:paraId="5B92D79D" w14:textId="77777777" w:rsidR="0082549D" w:rsidRPr="00D6074D" w:rsidRDefault="0082549D" w:rsidP="004B6187">
            <w:pPr>
              <w:keepNext/>
              <w:jc w:val="right"/>
              <w:rPr>
                <w:sz w:val="20"/>
                <w:szCs w:val="20"/>
              </w:rPr>
            </w:pPr>
          </w:p>
        </w:tc>
      </w:tr>
      <w:tr w:rsidR="0082549D" w:rsidRPr="008A38C8" w14:paraId="5B92D7A5"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A1" w14:textId="1906FFC0" w:rsidR="0082549D" w:rsidRPr="00D6074D" w:rsidRDefault="0082549D">
            <w:pPr>
              <w:keepNext/>
              <w:tabs>
                <w:tab w:val="left" w:leader="dot" w:pos="6885"/>
              </w:tabs>
              <w:spacing w:before="53" w:after="30"/>
              <w:ind w:left="240"/>
              <w:rPr>
                <w:sz w:val="20"/>
                <w:szCs w:val="20"/>
              </w:rPr>
            </w:pPr>
            <w:r w:rsidRPr="00D6074D">
              <w:rPr>
                <w:color w:val="000000"/>
                <w:sz w:val="20"/>
                <w:szCs w:val="20"/>
              </w:rPr>
              <w:t>Depreciation and amortization</w:t>
            </w:r>
          </w:p>
        </w:tc>
        <w:tc>
          <w:tcPr>
            <w:tcW w:w="1259" w:type="pct"/>
            <w:tcBorders>
              <w:top w:val="nil"/>
              <w:left w:val="nil"/>
              <w:bottom w:val="nil"/>
              <w:right w:val="nil"/>
            </w:tcBorders>
            <w:tcMar>
              <w:top w:w="0" w:type="dxa"/>
              <w:left w:w="0" w:type="dxa"/>
              <w:bottom w:w="0" w:type="dxa"/>
              <w:right w:w="15" w:type="dxa"/>
            </w:tcMar>
          </w:tcPr>
          <w:p w14:paraId="5B92D7A2" w14:textId="638561B7" w:rsidR="0082549D" w:rsidRPr="00D6074D" w:rsidRDefault="00C77DCF" w:rsidP="004B6187">
            <w:pPr>
              <w:keepNext/>
              <w:tabs>
                <w:tab w:val="left" w:pos="997"/>
              </w:tabs>
              <w:spacing w:before="53" w:after="30"/>
              <w:jc w:val="right"/>
              <w:rPr>
                <w:sz w:val="20"/>
                <w:szCs w:val="20"/>
              </w:rPr>
            </w:pPr>
            <w:r>
              <w:rPr>
                <w:color w:val="000000"/>
                <w:sz w:val="20"/>
                <w:szCs w:val="20"/>
              </w:rPr>
              <w:t>26,571</w:t>
            </w:r>
          </w:p>
        </w:tc>
      </w:tr>
      <w:tr w:rsidR="0082549D" w:rsidRPr="008A38C8" w14:paraId="5B92D7AA"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A6" w14:textId="5B5B53E0" w:rsidR="0082549D" w:rsidRPr="00D6074D" w:rsidRDefault="00FB53EC">
            <w:pPr>
              <w:keepNext/>
              <w:tabs>
                <w:tab w:val="left" w:leader="dot" w:pos="6885"/>
              </w:tabs>
              <w:spacing w:before="53" w:after="30"/>
              <w:ind w:left="240"/>
              <w:rPr>
                <w:sz w:val="20"/>
                <w:szCs w:val="20"/>
              </w:rPr>
            </w:pPr>
            <w:r w:rsidRPr="00D6074D">
              <w:rPr>
                <w:color w:val="000000"/>
                <w:sz w:val="20"/>
                <w:szCs w:val="20"/>
              </w:rPr>
              <w:t xml:space="preserve">Stock-based compensation </w:t>
            </w:r>
            <w:r w:rsidR="00784FE1" w:rsidRPr="00D6074D">
              <w:rPr>
                <w:color w:val="000000"/>
                <w:sz w:val="20"/>
                <w:szCs w:val="20"/>
              </w:rPr>
              <w:t>–</w:t>
            </w:r>
            <w:r w:rsidRPr="00D6074D">
              <w:rPr>
                <w:color w:val="000000"/>
                <w:sz w:val="20"/>
                <w:szCs w:val="20"/>
              </w:rPr>
              <w:t xml:space="preserve"> related party</w:t>
            </w:r>
          </w:p>
        </w:tc>
        <w:tc>
          <w:tcPr>
            <w:tcW w:w="1259" w:type="pct"/>
            <w:tcBorders>
              <w:top w:val="nil"/>
              <w:left w:val="nil"/>
              <w:bottom w:val="nil"/>
              <w:right w:val="nil"/>
            </w:tcBorders>
            <w:tcMar>
              <w:top w:w="0" w:type="dxa"/>
              <w:left w:w="0" w:type="dxa"/>
              <w:bottom w:w="0" w:type="dxa"/>
              <w:right w:w="15" w:type="dxa"/>
            </w:tcMar>
          </w:tcPr>
          <w:p w14:paraId="5B92D7A7" w14:textId="3FB8C6DC" w:rsidR="0082549D" w:rsidRPr="00D6074D" w:rsidRDefault="004B6187" w:rsidP="004B6187">
            <w:pPr>
              <w:keepNext/>
              <w:tabs>
                <w:tab w:val="left" w:pos="679"/>
              </w:tabs>
              <w:spacing w:before="53" w:after="30"/>
              <w:jc w:val="right"/>
              <w:rPr>
                <w:sz w:val="20"/>
                <w:szCs w:val="20"/>
              </w:rPr>
            </w:pPr>
            <w:r w:rsidRPr="00D6074D">
              <w:rPr>
                <w:color w:val="000000"/>
                <w:sz w:val="20"/>
                <w:szCs w:val="20"/>
              </w:rPr>
              <w:t>7</w:t>
            </w:r>
            <w:r w:rsidR="00402759" w:rsidRPr="00D6074D">
              <w:rPr>
                <w:color w:val="000000"/>
                <w:sz w:val="20"/>
                <w:szCs w:val="20"/>
              </w:rPr>
              <w:t>,</w:t>
            </w:r>
            <w:r w:rsidRPr="00D6074D">
              <w:rPr>
                <w:color w:val="000000"/>
                <w:sz w:val="20"/>
                <w:szCs w:val="20"/>
              </w:rPr>
              <w:t>005</w:t>
            </w:r>
          </w:p>
        </w:tc>
      </w:tr>
      <w:tr w:rsidR="0082549D" w:rsidRPr="008A38C8" w14:paraId="5B92D7AF"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AB" w14:textId="59ADA5EB" w:rsidR="0082549D" w:rsidRPr="00D6074D" w:rsidRDefault="00FB53EC">
            <w:pPr>
              <w:keepNext/>
              <w:tabs>
                <w:tab w:val="left" w:leader="dot" w:pos="6885"/>
              </w:tabs>
              <w:spacing w:before="53" w:after="30"/>
              <w:ind w:left="240"/>
              <w:rPr>
                <w:sz w:val="20"/>
                <w:szCs w:val="20"/>
              </w:rPr>
            </w:pPr>
            <w:r w:rsidRPr="00D6074D">
              <w:rPr>
                <w:color w:val="000000"/>
                <w:sz w:val="20"/>
                <w:szCs w:val="20"/>
              </w:rPr>
              <w:t xml:space="preserve">Stock-based compensation </w:t>
            </w:r>
            <w:r w:rsidR="00784FE1" w:rsidRPr="00D6074D">
              <w:rPr>
                <w:color w:val="000000"/>
                <w:sz w:val="20"/>
                <w:szCs w:val="20"/>
              </w:rPr>
              <w:t xml:space="preserve">– </w:t>
            </w:r>
            <w:r w:rsidRPr="00D6074D">
              <w:rPr>
                <w:color w:val="000000"/>
                <w:sz w:val="20"/>
                <w:szCs w:val="20"/>
              </w:rPr>
              <w:t>profit interest units</w:t>
            </w:r>
          </w:p>
        </w:tc>
        <w:tc>
          <w:tcPr>
            <w:tcW w:w="1259" w:type="pct"/>
            <w:tcBorders>
              <w:top w:val="nil"/>
              <w:left w:val="nil"/>
              <w:bottom w:val="nil"/>
              <w:right w:val="nil"/>
            </w:tcBorders>
            <w:tcMar>
              <w:top w:w="0" w:type="dxa"/>
              <w:left w:w="0" w:type="dxa"/>
              <w:bottom w:w="0" w:type="dxa"/>
              <w:right w:w="15" w:type="dxa"/>
            </w:tcMar>
          </w:tcPr>
          <w:p w14:paraId="5B92D7AC" w14:textId="75C317A3" w:rsidR="0082549D" w:rsidRPr="00D6074D" w:rsidRDefault="004B6187" w:rsidP="004B6187">
            <w:pPr>
              <w:keepNext/>
              <w:tabs>
                <w:tab w:val="left" w:pos="759"/>
                <w:tab w:val="left" w:pos="997"/>
              </w:tabs>
              <w:spacing w:before="53" w:after="30"/>
              <w:jc w:val="right"/>
              <w:rPr>
                <w:sz w:val="20"/>
                <w:szCs w:val="20"/>
              </w:rPr>
            </w:pPr>
            <w:r w:rsidRPr="00D6074D">
              <w:rPr>
                <w:color w:val="000000"/>
                <w:sz w:val="20"/>
                <w:szCs w:val="20"/>
              </w:rPr>
              <w:t xml:space="preserve">    </w:t>
            </w:r>
            <w:r w:rsidR="00F54607" w:rsidRPr="00D6074D">
              <w:rPr>
                <w:bCs/>
                <w:color w:val="000000"/>
                <w:sz w:val="20"/>
                <w:szCs w:val="20"/>
              </w:rPr>
              <w:t xml:space="preserve"> </w:t>
            </w:r>
            <w:r w:rsidRPr="00D6074D">
              <w:rPr>
                <w:color w:val="000000"/>
                <w:sz w:val="20"/>
                <w:szCs w:val="20"/>
              </w:rPr>
              <w:t xml:space="preserve">  1,065</w:t>
            </w:r>
          </w:p>
        </w:tc>
      </w:tr>
      <w:tr w:rsidR="0082549D" w:rsidRPr="008A38C8" w14:paraId="5B92D7B9"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B5" w14:textId="28513053" w:rsidR="0082549D" w:rsidRPr="00D6074D" w:rsidRDefault="00E02DE9">
            <w:pPr>
              <w:keepNext/>
              <w:tabs>
                <w:tab w:val="left" w:leader="dot" w:pos="6885"/>
              </w:tabs>
              <w:spacing w:before="53" w:after="30"/>
              <w:ind w:left="240"/>
              <w:rPr>
                <w:sz w:val="20"/>
                <w:szCs w:val="20"/>
              </w:rPr>
            </w:pPr>
            <w:r w:rsidRPr="00D6074D">
              <w:rPr>
                <w:color w:val="000000"/>
                <w:sz w:val="20"/>
                <w:szCs w:val="20"/>
              </w:rPr>
              <w:t xml:space="preserve">Amortization of deferred financing </w:t>
            </w:r>
            <w:r w:rsidR="00013A74" w:rsidRPr="00D6074D">
              <w:rPr>
                <w:color w:val="000000"/>
                <w:sz w:val="20"/>
                <w:szCs w:val="20"/>
              </w:rPr>
              <w:t>costs</w:t>
            </w:r>
          </w:p>
        </w:tc>
        <w:tc>
          <w:tcPr>
            <w:tcW w:w="1259" w:type="pct"/>
            <w:tcBorders>
              <w:top w:val="nil"/>
              <w:left w:val="nil"/>
              <w:bottom w:val="nil"/>
              <w:right w:val="nil"/>
            </w:tcBorders>
            <w:tcMar>
              <w:top w:w="0" w:type="dxa"/>
              <w:left w:w="0" w:type="dxa"/>
              <w:bottom w:w="0" w:type="dxa"/>
              <w:right w:w="15" w:type="dxa"/>
            </w:tcMar>
          </w:tcPr>
          <w:p w14:paraId="5B92D7B6" w14:textId="067A10A6" w:rsidR="0082549D" w:rsidRPr="00D6074D" w:rsidRDefault="0082549D" w:rsidP="004B6187">
            <w:pPr>
              <w:keepNext/>
              <w:tabs>
                <w:tab w:val="left" w:pos="534"/>
                <w:tab w:val="left" w:pos="997"/>
              </w:tabs>
              <w:spacing w:before="53" w:after="30"/>
              <w:jc w:val="right"/>
              <w:rPr>
                <w:sz w:val="20"/>
                <w:szCs w:val="20"/>
              </w:rPr>
            </w:pPr>
            <w:r w:rsidRPr="00D6074D">
              <w:rPr>
                <w:color w:val="000000"/>
                <w:sz w:val="20"/>
                <w:szCs w:val="20"/>
              </w:rPr>
              <w:tab/>
            </w:r>
            <w:r w:rsidR="00402759" w:rsidRPr="00D6074D">
              <w:rPr>
                <w:color w:val="000000"/>
                <w:sz w:val="20"/>
                <w:szCs w:val="20"/>
              </w:rPr>
              <w:t>2,266</w:t>
            </w:r>
          </w:p>
        </w:tc>
      </w:tr>
      <w:tr w:rsidR="00D471BB" w:rsidRPr="00D471BB" w14:paraId="681999AE" w14:textId="77777777" w:rsidTr="008A38C8">
        <w:trPr>
          <w:cantSplit/>
          <w:trHeight w:val="288"/>
          <w:jc w:val="center"/>
        </w:trPr>
        <w:tc>
          <w:tcPr>
            <w:tcW w:w="3741" w:type="pct"/>
            <w:tcBorders>
              <w:top w:val="nil"/>
              <w:left w:val="nil"/>
              <w:bottom w:val="nil"/>
              <w:right w:val="nil"/>
            </w:tcBorders>
            <w:tcMar>
              <w:top w:w="0" w:type="dxa"/>
              <w:left w:w="53" w:type="dxa"/>
              <w:bottom w:w="0" w:type="dxa"/>
              <w:right w:w="53" w:type="dxa"/>
            </w:tcMar>
            <w:vAlign w:val="center"/>
          </w:tcPr>
          <w:p w14:paraId="188639E8" w14:textId="7209A934" w:rsidR="00D471BB" w:rsidRPr="008A38C8" w:rsidRDefault="00D471BB" w:rsidP="00FE7110">
            <w:pPr>
              <w:keepNext/>
              <w:tabs>
                <w:tab w:val="left" w:leader="dot" w:pos="6885"/>
              </w:tabs>
              <w:spacing w:before="53" w:after="30"/>
              <w:ind w:left="240"/>
              <w:rPr>
                <w:kern w:val="0"/>
                <w:sz w:val="20"/>
                <w:szCs w:val="20"/>
              </w:rPr>
            </w:pPr>
            <w:r>
              <w:rPr>
                <w:kern w:val="0"/>
                <w:sz w:val="20"/>
                <w:szCs w:val="20"/>
              </w:rPr>
              <w:t xml:space="preserve">Amortization of </w:t>
            </w:r>
            <w:r w:rsidR="009A0703">
              <w:rPr>
                <w:kern w:val="0"/>
                <w:sz w:val="20"/>
                <w:szCs w:val="20"/>
              </w:rPr>
              <w:t>off-</w:t>
            </w:r>
            <w:r>
              <w:rPr>
                <w:kern w:val="0"/>
                <w:sz w:val="20"/>
                <w:szCs w:val="20"/>
              </w:rPr>
              <w:t>market leases</w:t>
            </w:r>
          </w:p>
        </w:tc>
        <w:tc>
          <w:tcPr>
            <w:tcW w:w="1259" w:type="pct"/>
            <w:tcBorders>
              <w:top w:val="nil"/>
              <w:left w:val="nil"/>
              <w:bottom w:val="nil"/>
              <w:right w:val="nil"/>
            </w:tcBorders>
            <w:tcMar>
              <w:top w:w="0" w:type="dxa"/>
              <w:left w:w="0" w:type="dxa"/>
              <w:bottom w:w="0" w:type="dxa"/>
              <w:right w:w="15" w:type="dxa"/>
            </w:tcMar>
          </w:tcPr>
          <w:p w14:paraId="70683080" w14:textId="77AD2560" w:rsidR="00D471BB" w:rsidRPr="00D471BB" w:rsidRDefault="008D48A4" w:rsidP="00C23B0C">
            <w:pPr>
              <w:keepNext/>
              <w:tabs>
                <w:tab w:val="left" w:pos="534"/>
                <w:tab w:val="left" w:pos="997"/>
              </w:tabs>
              <w:spacing w:before="53" w:after="30"/>
              <w:jc w:val="right"/>
              <w:rPr>
                <w:color w:val="000000"/>
                <w:sz w:val="20"/>
                <w:szCs w:val="20"/>
              </w:rPr>
            </w:pPr>
            <w:r>
              <w:rPr>
                <w:color w:val="000000"/>
                <w:sz w:val="20"/>
                <w:szCs w:val="20"/>
              </w:rPr>
              <w:t>162</w:t>
            </w:r>
          </w:p>
        </w:tc>
      </w:tr>
      <w:tr w:rsidR="0085107A" w:rsidRPr="008A38C8" w14:paraId="168A6470"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vAlign w:val="center"/>
          </w:tcPr>
          <w:p w14:paraId="31767482" w14:textId="41CBAF60" w:rsidR="0085107A" w:rsidRPr="0009100D" w:rsidRDefault="0085107A" w:rsidP="00FE7110">
            <w:pPr>
              <w:keepNext/>
              <w:tabs>
                <w:tab w:val="left" w:leader="dot" w:pos="6885"/>
              </w:tabs>
              <w:spacing w:before="53" w:after="30"/>
              <w:ind w:left="240"/>
              <w:rPr>
                <w:kern w:val="0"/>
                <w:sz w:val="20"/>
                <w:szCs w:val="20"/>
              </w:rPr>
            </w:pPr>
            <w:r>
              <w:rPr>
                <w:kern w:val="0"/>
                <w:sz w:val="20"/>
                <w:szCs w:val="20"/>
              </w:rPr>
              <w:t>Non</w:t>
            </w:r>
            <w:ins w:id="12" w:author="Kyle Condon" w:date="2026-02-25T11:44:00Z" w16du:dateUtc="2026-02-25T18:44:00Z">
              <w:r w:rsidR="004E2B20">
                <w:rPr>
                  <w:kern w:val="0"/>
                  <w:sz w:val="20"/>
                  <w:szCs w:val="20"/>
                </w:rPr>
                <w:t>-</w:t>
              </w:r>
            </w:ins>
            <w:r>
              <w:rPr>
                <w:kern w:val="0"/>
                <w:sz w:val="20"/>
                <w:szCs w:val="20"/>
              </w:rPr>
              <w:t>cash lease expense</w:t>
            </w:r>
          </w:p>
        </w:tc>
        <w:tc>
          <w:tcPr>
            <w:tcW w:w="1259" w:type="pct"/>
            <w:tcBorders>
              <w:top w:val="nil"/>
              <w:left w:val="nil"/>
              <w:bottom w:val="nil"/>
              <w:right w:val="nil"/>
            </w:tcBorders>
            <w:tcMar>
              <w:top w:w="0" w:type="dxa"/>
              <w:left w:w="0" w:type="dxa"/>
              <w:bottom w:w="0" w:type="dxa"/>
              <w:right w:w="15" w:type="dxa"/>
            </w:tcMar>
          </w:tcPr>
          <w:p w14:paraId="28606EE1" w14:textId="6073AC31" w:rsidR="0085107A" w:rsidRDefault="0085107A" w:rsidP="00C23B0C">
            <w:pPr>
              <w:keepNext/>
              <w:tabs>
                <w:tab w:val="left" w:pos="534"/>
                <w:tab w:val="left" w:pos="997"/>
              </w:tabs>
              <w:spacing w:before="53" w:after="30"/>
              <w:jc w:val="right"/>
              <w:rPr>
                <w:color w:val="000000"/>
                <w:sz w:val="20"/>
                <w:szCs w:val="20"/>
              </w:rPr>
            </w:pPr>
            <w:r>
              <w:rPr>
                <w:color w:val="000000"/>
                <w:sz w:val="20"/>
                <w:szCs w:val="20"/>
              </w:rPr>
              <w:t>342</w:t>
            </w:r>
          </w:p>
        </w:tc>
      </w:tr>
      <w:tr w:rsidR="00FE7110" w:rsidRPr="008A38C8" w14:paraId="7C53FC95"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vAlign w:val="center"/>
          </w:tcPr>
          <w:p w14:paraId="17975264" w14:textId="13232394" w:rsidR="00FE7110" w:rsidRPr="00D6074D" w:rsidRDefault="0009100D" w:rsidP="00FE7110">
            <w:pPr>
              <w:keepNext/>
              <w:tabs>
                <w:tab w:val="left" w:leader="dot" w:pos="6885"/>
              </w:tabs>
              <w:spacing w:before="53" w:after="30"/>
              <w:ind w:left="240"/>
              <w:rPr>
                <w:color w:val="000000"/>
                <w:sz w:val="20"/>
                <w:szCs w:val="20"/>
                <w:highlight w:val="yellow"/>
              </w:rPr>
            </w:pPr>
            <w:r w:rsidRPr="0009100D">
              <w:rPr>
                <w:kern w:val="0"/>
                <w:sz w:val="20"/>
                <w:szCs w:val="20"/>
              </w:rPr>
              <w:t xml:space="preserve">Impairment of </w:t>
            </w:r>
            <w:r w:rsidRPr="009F5EE2">
              <w:rPr>
                <w:kern w:val="0"/>
                <w:sz w:val="20"/>
                <w:szCs w:val="20"/>
              </w:rPr>
              <w:t xml:space="preserve">equity method investments and </w:t>
            </w:r>
            <w:r w:rsidRPr="0009100D">
              <w:rPr>
                <w:kern w:val="0"/>
                <w:sz w:val="20"/>
                <w:szCs w:val="20"/>
              </w:rPr>
              <w:t>l</w:t>
            </w:r>
            <w:r w:rsidRPr="0009100D">
              <w:rPr>
                <w:color w:val="000000"/>
                <w:kern w:val="0"/>
                <w:sz w:val="20"/>
                <w:szCs w:val="20"/>
              </w:rPr>
              <w:t>oans receivable from equity method investees</w:t>
            </w:r>
          </w:p>
        </w:tc>
        <w:tc>
          <w:tcPr>
            <w:tcW w:w="1259" w:type="pct"/>
            <w:tcBorders>
              <w:top w:val="nil"/>
              <w:left w:val="nil"/>
              <w:bottom w:val="nil"/>
              <w:right w:val="nil"/>
            </w:tcBorders>
            <w:tcMar>
              <w:top w:w="0" w:type="dxa"/>
              <w:left w:w="0" w:type="dxa"/>
              <w:bottom w:w="0" w:type="dxa"/>
              <w:right w:w="15" w:type="dxa"/>
            </w:tcMar>
          </w:tcPr>
          <w:p w14:paraId="23407EFA" w14:textId="53A60DEF" w:rsidR="00FE7110" w:rsidRPr="00D6074D" w:rsidRDefault="00717FDF" w:rsidP="00C23B0C">
            <w:pPr>
              <w:keepNext/>
              <w:tabs>
                <w:tab w:val="left" w:pos="534"/>
                <w:tab w:val="left" w:pos="997"/>
              </w:tabs>
              <w:spacing w:before="53" w:after="30"/>
              <w:jc w:val="right"/>
              <w:rPr>
                <w:color w:val="000000"/>
                <w:sz w:val="20"/>
                <w:szCs w:val="20"/>
              </w:rPr>
            </w:pPr>
            <w:r>
              <w:rPr>
                <w:color w:val="000000"/>
                <w:sz w:val="20"/>
                <w:szCs w:val="20"/>
              </w:rPr>
              <w:t>22,258</w:t>
            </w:r>
          </w:p>
        </w:tc>
      </w:tr>
      <w:tr w:rsidR="00D471BB" w:rsidRPr="00D471BB" w14:paraId="30E5FCF6" w14:textId="77777777" w:rsidTr="008A38C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BA" w14:textId="4DB798A6" w:rsidR="00FE7110" w:rsidRPr="00D6074D" w:rsidRDefault="00FE7110" w:rsidP="00FE7110">
            <w:pPr>
              <w:keepNext/>
              <w:tabs>
                <w:tab w:val="left" w:leader="dot" w:pos="6885"/>
              </w:tabs>
              <w:spacing w:before="53" w:after="30"/>
              <w:ind w:left="240"/>
              <w:rPr>
                <w:sz w:val="20"/>
                <w:szCs w:val="20"/>
              </w:rPr>
            </w:pPr>
            <w:r w:rsidRPr="00D6074D">
              <w:rPr>
                <w:color w:val="000000"/>
                <w:sz w:val="20"/>
                <w:szCs w:val="20"/>
              </w:rPr>
              <w:t>Unrealized gain on investment held at fair value</w:t>
            </w:r>
          </w:p>
        </w:tc>
        <w:tc>
          <w:tcPr>
            <w:tcW w:w="1259" w:type="pct"/>
            <w:tcBorders>
              <w:top w:val="nil"/>
              <w:left w:val="nil"/>
              <w:bottom w:val="nil"/>
              <w:right w:val="nil"/>
            </w:tcBorders>
            <w:tcMar>
              <w:top w:w="0" w:type="dxa"/>
              <w:left w:w="0" w:type="dxa"/>
              <w:bottom w:w="0" w:type="dxa"/>
              <w:right w:w="15" w:type="dxa"/>
            </w:tcMar>
          </w:tcPr>
          <w:p w14:paraId="5B92D7BB" w14:textId="4E06E903" w:rsidR="00FE7110" w:rsidRPr="00D6074D" w:rsidRDefault="00FE7110" w:rsidP="00FE7110">
            <w:pPr>
              <w:keepNext/>
              <w:tabs>
                <w:tab w:val="left" w:pos="534"/>
                <w:tab w:val="left" w:pos="997"/>
              </w:tabs>
              <w:spacing w:before="53" w:after="30"/>
              <w:jc w:val="right"/>
              <w:rPr>
                <w:sz w:val="20"/>
                <w:szCs w:val="20"/>
              </w:rPr>
            </w:pPr>
            <w:r w:rsidRPr="00D6074D">
              <w:rPr>
                <w:color w:val="000000"/>
                <w:sz w:val="20"/>
                <w:szCs w:val="20"/>
              </w:rPr>
              <w:t xml:space="preserve">       (</w:t>
            </w:r>
            <w:r w:rsidRPr="00D6074D">
              <w:rPr>
                <w:bCs/>
                <w:color w:val="000000"/>
                <w:sz w:val="20"/>
                <w:szCs w:val="20"/>
              </w:rPr>
              <w:t>23,207</w:t>
            </w:r>
            <w:r w:rsidRPr="00D6074D">
              <w:rPr>
                <w:color w:val="000000"/>
                <w:sz w:val="20"/>
                <w:szCs w:val="20"/>
              </w:rPr>
              <w:t>)</w:t>
            </w:r>
          </w:p>
        </w:tc>
      </w:tr>
      <w:tr w:rsidR="00FE7110" w:rsidRPr="008A38C8" w14:paraId="5B92D7C3"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BF" w14:textId="1FBB1B5A" w:rsidR="00FE7110" w:rsidRPr="00D6074D" w:rsidRDefault="00FE7110" w:rsidP="00FE7110">
            <w:pPr>
              <w:keepNext/>
              <w:tabs>
                <w:tab w:val="left" w:leader="dot" w:pos="6885"/>
              </w:tabs>
              <w:spacing w:before="53" w:after="30"/>
              <w:ind w:left="240"/>
              <w:rPr>
                <w:sz w:val="20"/>
                <w:szCs w:val="20"/>
              </w:rPr>
            </w:pPr>
            <w:r w:rsidRPr="00D6074D">
              <w:rPr>
                <w:color w:val="000000"/>
                <w:sz w:val="20"/>
                <w:szCs w:val="20"/>
              </w:rPr>
              <w:t xml:space="preserve">Interest income on </w:t>
            </w:r>
            <w:r w:rsidRPr="00D6074D" w:rsidDel="00BE1E07">
              <w:rPr>
                <w:color w:val="000000"/>
                <w:sz w:val="20"/>
                <w:szCs w:val="20"/>
              </w:rPr>
              <w:t xml:space="preserve">loans </w:t>
            </w:r>
            <w:r w:rsidRPr="00D6074D">
              <w:rPr>
                <w:color w:val="000000"/>
                <w:sz w:val="20"/>
                <w:szCs w:val="20"/>
              </w:rPr>
              <w:t>receivable from equity method investees</w:t>
            </w:r>
          </w:p>
        </w:tc>
        <w:tc>
          <w:tcPr>
            <w:tcW w:w="1259" w:type="pct"/>
            <w:tcBorders>
              <w:top w:val="nil"/>
              <w:left w:val="nil"/>
              <w:bottom w:val="nil"/>
              <w:right w:val="nil"/>
            </w:tcBorders>
            <w:tcMar>
              <w:top w:w="0" w:type="dxa"/>
              <w:left w:w="0" w:type="dxa"/>
              <w:bottom w:w="0" w:type="dxa"/>
              <w:right w:w="15" w:type="dxa"/>
            </w:tcMar>
          </w:tcPr>
          <w:p w14:paraId="5B92D7C0" w14:textId="37BDEFFA" w:rsidR="00FE7110" w:rsidRPr="00D6074D" w:rsidRDefault="00FE7110" w:rsidP="00FE7110">
            <w:pPr>
              <w:keepNext/>
              <w:tabs>
                <w:tab w:val="left" w:pos="669"/>
                <w:tab w:val="left" w:pos="997"/>
              </w:tabs>
              <w:spacing w:before="53" w:after="30"/>
              <w:jc w:val="right"/>
              <w:rPr>
                <w:sz w:val="20"/>
                <w:szCs w:val="20"/>
              </w:rPr>
            </w:pPr>
            <w:r w:rsidRPr="00D6074D">
              <w:rPr>
                <w:color w:val="000000"/>
                <w:sz w:val="20"/>
                <w:szCs w:val="20"/>
              </w:rPr>
              <w:t>(1,858)</w:t>
            </w:r>
          </w:p>
        </w:tc>
      </w:tr>
      <w:tr w:rsidR="00E425BD" w:rsidRPr="008A38C8" w14:paraId="552F812F" w14:textId="77777777" w:rsidTr="008A38C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0B81D484" w14:textId="2AF3391B" w:rsidR="00E425BD" w:rsidRDefault="000003F3" w:rsidP="00E425BD">
            <w:pPr>
              <w:keepNext/>
              <w:tabs>
                <w:tab w:val="left" w:leader="dot" w:pos="6885"/>
              </w:tabs>
              <w:spacing w:before="53" w:after="30"/>
              <w:ind w:left="240"/>
              <w:rPr>
                <w:color w:val="000000"/>
                <w:sz w:val="20"/>
                <w:szCs w:val="20"/>
              </w:rPr>
            </w:pPr>
            <w:r>
              <w:rPr>
                <w:color w:val="000000"/>
                <w:sz w:val="20"/>
                <w:szCs w:val="20"/>
              </w:rPr>
              <w:t>Realized loss on marketable securities</w:t>
            </w:r>
          </w:p>
        </w:tc>
        <w:tc>
          <w:tcPr>
            <w:tcW w:w="1259" w:type="pct"/>
            <w:tcBorders>
              <w:top w:val="nil"/>
              <w:left w:val="nil"/>
              <w:bottom w:val="nil"/>
              <w:right w:val="nil"/>
            </w:tcBorders>
            <w:tcMar>
              <w:top w:w="0" w:type="dxa"/>
              <w:left w:w="0" w:type="dxa"/>
              <w:bottom w:w="0" w:type="dxa"/>
              <w:right w:w="15" w:type="dxa"/>
            </w:tcMar>
          </w:tcPr>
          <w:p w14:paraId="0EC275D7" w14:textId="77CB0B2B" w:rsidR="00E425BD" w:rsidRPr="00D12934" w:rsidRDefault="00E425BD" w:rsidP="00E425BD">
            <w:pPr>
              <w:keepNext/>
              <w:tabs>
                <w:tab w:val="left" w:pos="669"/>
                <w:tab w:val="left" w:pos="997"/>
              </w:tabs>
              <w:spacing w:before="53" w:after="30"/>
              <w:jc w:val="right"/>
              <w:rPr>
                <w:bCs/>
                <w:color w:val="000000"/>
                <w:sz w:val="20"/>
                <w:szCs w:val="20"/>
              </w:rPr>
            </w:pPr>
            <w:r>
              <w:rPr>
                <w:color w:val="000000"/>
                <w:sz w:val="20"/>
                <w:szCs w:val="20"/>
              </w:rPr>
              <w:t>2,433</w:t>
            </w:r>
          </w:p>
        </w:tc>
      </w:tr>
      <w:tr w:rsidR="00E425BD" w:rsidRPr="008A38C8" w14:paraId="4BDCB3AD" w14:textId="77777777" w:rsidTr="008A38C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13387B82" w14:textId="69E3E16D" w:rsidR="00E425BD" w:rsidRPr="00E425BD" w:rsidRDefault="00843E7D" w:rsidP="00E425BD">
            <w:pPr>
              <w:keepNext/>
              <w:tabs>
                <w:tab w:val="left" w:leader="dot" w:pos="6885"/>
              </w:tabs>
              <w:spacing w:before="53" w:after="30"/>
              <w:ind w:left="240"/>
              <w:rPr>
                <w:color w:val="000000"/>
                <w:sz w:val="20"/>
                <w:szCs w:val="20"/>
              </w:rPr>
            </w:pPr>
            <w:r>
              <w:rPr>
                <w:color w:val="000000"/>
                <w:sz w:val="20"/>
                <w:szCs w:val="20"/>
              </w:rPr>
              <w:t xml:space="preserve">Loss </w:t>
            </w:r>
            <w:r w:rsidR="00AA7536">
              <w:rPr>
                <w:color w:val="000000"/>
                <w:sz w:val="20"/>
                <w:szCs w:val="20"/>
              </w:rPr>
              <w:t xml:space="preserve">on </w:t>
            </w:r>
            <w:r w:rsidR="00E425BD" w:rsidRPr="00D12934">
              <w:rPr>
                <w:color w:val="000000"/>
                <w:sz w:val="20"/>
                <w:szCs w:val="20"/>
              </w:rPr>
              <w:t>equity method investments</w:t>
            </w:r>
            <w:r>
              <w:rPr>
                <w:color w:val="000000"/>
                <w:sz w:val="20"/>
                <w:szCs w:val="20"/>
              </w:rPr>
              <w:t>, net</w:t>
            </w:r>
          </w:p>
        </w:tc>
        <w:tc>
          <w:tcPr>
            <w:tcW w:w="1259" w:type="pct"/>
            <w:tcBorders>
              <w:top w:val="nil"/>
              <w:left w:val="nil"/>
              <w:bottom w:val="nil"/>
              <w:right w:val="nil"/>
            </w:tcBorders>
            <w:tcMar>
              <w:top w:w="0" w:type="dxa"/>
              <w:left w:w="0" w:type="dxa"/>
              <w:bottom w:w="0" w:type="dxa"/>
              <w:right w:w="15" w:type="dxa"/>
            </w:tcMar>
          </w:tcPr>
          <w:p w14:paraId="78E6DDED" w14:textId="0C80566B" w:rsidR="00E425BD" w:rsidRPr="00E425BD" w:rsidRDefault="00843E7D" w:rsidP="00E425BD">
            <w:pPr>
              <w:keepNext/>
              <w:tabs>
                <w:tab w:val="left" w:pos="669"/>
                <w:tab w:val="left" w:pos="997"/>
              </w:tabs>
              <w:spacing w:before="53" w:after="30"/>
              <w:jc w:val="right"/>
              <w:rPr>
                <w:color w:val="000000"/>
                <w:sz w:val="20"/>
                <w:szCs w:val="20"/>
              </w:rPr>
            </w:pPr>
            <w:r>
              <w:rPr>
                <w:bCs/>
                <w:color w:val="000000"/>
                <w:sz w:val="20"/>
                <w:szCs w:val="20"/>
              </w:rPr>
              <w:t>3,511</w:t>
            </w:r>
          </w:p>
        </w:tc>
      </w:tr>
      <w:tr w:rsidR="00E425BD" w:rsidRPr="008A38C8" w14:paraId="73731FCC" w14:textId="77777777" w:rsidTr="008A38C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093E4956" w14:textId="65401947" w:rsidR="00E425BD" w:rsidRPr="00E425BD" w:rsidRDefault="00E425BD" w:rsidP="00E425BD">
            <w:pPr>
              <w:keepNext/>
              <w:tabs>
                <w:tab w:val="left" w:leader="dot" w:pos="6885"/>
              </w:tabs>
              <w:spacing w:before="53" w:after="30"/>
              <w:ind w:left="240"/>
              <w:rPr>
                <w:color w:val="000000"/>
                <w:sz w:val="20"/>
                <w:szCs w:val="20"/>
              </w:rPr>
            </w:pPr>
            <w:r w:rsidRPr="00D12934">
              <w:rPr>
                <w:color w:val="000000"/>
                <w:sz w:val="20"/>
                <w:szCs w:val="20"/>
              </w:rPr>
              <w:t xml:space="preserve">Loss on fair value remeasurement of interest rate cap derivatives </w:t>
            </w:r>
          </w:p>
        </w:tc>
        <w:tc>
          <w:tcPr>
            <w:tcW w:w="1259" w:type="pct"/>
            <w:tcBorders>
              <w:top w:val="nil"/>
              <w:left w:val="nil"/>
              <w:bottom w:val="nil"/>
              <w:right w:val="nil"/>
            </w:tcBorders>
            <w:tcMar>
              <w:top w:w="0" w:type="dxa"/>
              <w:left w:w="0" w:type="dxa"/>
              <w:bottom w:w="0" w:type="dxa"/>
              <w:right w:w="15" w:type="dxa"/>
            </w:tcMar>
          </w:tcPr>
          <w:p w14:paraId="3590149A" w14:textId="67169AF2" w:rsidR="00E425BD" w:rsidRPr="00E425BD" w:rsidRDefault="00E425BD" w:rsidP="00E425BD">
            <w:pPr>
              <w:keepNext/>
              <w:tabs>
                <w:tab w:val="left" w:pos="669"/>
                <w:tab w:val="left" w:pos="997"/>
              </w:tabs>
              <w:spacing w:before="53" w:after="30"/>
              <w:jc w:val="right"/>
              <w:rPr>
                <w:color w:val="000000"/>
                <w:sz w:val="20"/>
                <w:szCs w:val="20"/>
              </w:rPr>
            </w:pPr>
            <w:r w:rsidRPr="00D12934">
              <w:rPr>
                <w:bCs/>
                <w:color w:val="000000"/>
                <w:sz w:val="20"/>
                <w:szCs w:val="20"/>
              </w:rPr>
              <w:t>749</w:t>
            </w:r>
          </w:p>
        </w:tc>
      </w:tr>
      <w:tr w:rsidR="00E425BD" w:rsidRPr="008A38C8" w14:paraId="2BD6E26D" w14:textId="77777777" w:rsidTr="008A38C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0AD97C7B" w14:textId="374413A5" w:rsidR="00E425BD" w:rsidRPr="00D12934" w:rsidRDefault="00E425BD" w:rsidP="00E425BD">
            <w:pPr>
              <w:keepNext/>
              <w:tabs>
                <w:tab w:val="left" w:leader="dot" w:pos="6885"/>
              </w:tabs>
              <w:spacing w:before="53" w:after="30"/>
              <w:ind w:left="240"/>
              <w:rPr>
                <w:color w:val="000000"/>
                <w:sz w:val="20"/>
                <w:szCs w:val="20"/>
              </w:rPr>
            </w:pPr>
            <w:r w:rsidRPr="00D12934">
              <w:rPr>
                <w:color w:val="000000"/>
                <w:sz w:val="20"/>
                <w:szCs w:val="20"/>
              </w:rPr>
              <w:t>Loss on fair value remeasurement of contingent consideration</w:t>
            </w:r>
          </w:p>
        </w:tc>
        <w:tc>
          <w:tcPr>
            <w:tcW w:w="1259" w:type="pct"/>
            <w:tcBorders>
              <w:top w:val="nil"/>
              <w:left w:val="nil"/>
              <w:bottom w:val="nil"/>
              <w:right w:val="nil"/>
            </w:tcBorders>
            <w:tcMar>
              <w:top w:w="0" w:type="dxa"/>
              <w:left w:w="0" w:type="dxa"/>
              <w:bottom w:w="0" w:type="dxa"/>
              <w:right w:w="15" w:type="dxa"/>
            </w:tcMar>
          </w:tcPr>
          <w:p w14:paraId="5489217F" w14:textId="4F87A537" w:rsidR="00E425BD" w:rsidRPr="00D12934" w:rsidRDefault="00E425BD" w:rsidP="00E425BD">
            <w:pPr>
              <w:keepNext/>
              <w:tabs>
                <w:tab w:val="left" w:pos="669"/>
                <w:tab w:val="left" w:pos="997"/>
              </w:tabs>
              <w:spacing w:before="53" w:after="30"/>
              <w:jc w:val="right"/>
              <w:rPr>
                <w:bCs/>
                <w:color w:val="000000"/>
                <w:sz w:val="20"/>
                <w:szCs w:val="20"/>
              </w:rPr>
            </w:pPr>
            <w:r w:rsidRPr="00D12934">
              <w:rPr>
                <w:color w:val="000000"/>
                <w:sz w:val="20"/>
                <w:szCs w:val="20"/>
              </w:rPr>
              <w:t>600</w:t>
            </w:r>
          </w:p>
        </w:tc>
      </w:tr>
      <w:tr w:rsidR="00E425BD" w:rsidRPr="008A38C8" w14:paraId="5B92D7CD"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C9" w14:textId="3ADDDB52" w:rsidR="00E425BD" w:rsidRPr="00D6074D" w:rsidRDefault="00E425BD" w:rsidP="00E425BD">
            <w:pPr>
              <w:keepNext/>
              <w:spacing w:before="53" w:after="30"/>
              <w:ind w:left="240"/>
              <w:rPr>
                <w:sz w:val="20"/>
                <w:szCs w:val="20"/>
              </w:rPr>
            </w:pPr>
            <w:r w:rsidRPr="00D6074D">
              <w:rPr>
                <w:color w:val="000000"/>
                <w:sz w:val="20"/>
                <w:szCs w:val="20"/>
              </w:rPr>
              <w:t>Changes in operating assets and liabilities:</w:t>
            </w:r>
          </w:p>
        </w:tc>
        <w:tc>
          <w:tcPr>
            <w:tcW w:w="1259" w:type="pct"/>
            <w:tcBorders>
              <w:top w:val="nil"/>
              <w:left w:val="nil"/>
              <w:bottom w:val="nil"/>
              <w:right w:val="nil"/>
            </w:tcBorders>
            <w:tcMar>
              <w:top w:w="0" w:type="dxa"/>
              <w:left w:w="0" w:type="dxa"/>
              <w:bottom w:w="0" w:type="dxa"/>
              <w:right w:w="0" w:type="dxa"/>
            </w:tcMar>
          </w:tcPr>
          <w:p w14:paraId="5B92D7CA" w14:textId="77777777" w:rsidR="00E425BD" w:rsidRPr="00D6074D" w:rsidRDefault="00E425BD" w:rsidP="00E425BD">
            <w:pPr>
              <w:keepNext/>
              <w:jc w:val="right"/>
              <w:rPr>
                <w:sz w:val="20"/>
                <w:szCs w:val="20"/>
              </w:rPr>
            </w:pPr>
          </w:p>
        </w:tc>
      </w:tr>
      <w:tr w:rsidR="00E425BD" w:rsidRPr="008A38C8" w14:paraId="5B92D7D2"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CE" w14:textId="5CE2AA56" w:rsidR="00E425BD" w:rsidRPr="00D6074D" w:rsidRDefault="00E425BD" w:rsidP="00E425BD">
            <w:pPr>
              <w:keepNext/>
              <w:tabs>
                <w:tab w:val="left" w:leader="dot" w:pos="6885"/>
              </w:tabs>
              <w:spacing w:before="53" w:after="30"/>
              <w:ind w:left="480"/>
              <w:rPr>
                <w:sz w:val="20"/>
                <w:szCs w:val="20"/>
              </w:rPr>
            </w:pPr>
            <w:r w:rsidRPr="00D6074D">
              <w:rPr>
                <w:color w:val="000000"/>
                <w:sz w:val="20"/>
                <w:szCs w:val="20"/>
              </w:rPr>
              <w:t>Accounts receivable</w:t>
            </w:r>
          </w:p>
        </w:tc>
        <w:tc>
          <w:tcPr>
            <w:tcW w:w="1259" w:type="pct"/>
            <w:tcBorders>
              <w:top w:val="nil"/>
              <w:left w:val="nil"/>
              <w:bottom w:val="nil"/>
              <w:right w:val="nil"/>
            </w:tcBorders>
            <w:tcMar>
              <w:top w:w="0" w:type="dxa"/>
              <w:left w:w="0" w:type="dxa"/>
              <w:bottom w:w="0" w:type="dxa"/>
              <w:right w:w="15" w:type="dxa"/>
            </w:tcMar>
          </w:tcPr>
          <w:p w14:paraId="5B92D7CF" w14:textId="3F3C36FA" w:rsidR="00E425BD" w:rsidRPr="00D6074D" w:rsidRDefault="00015BA7" w:rsidP="00E425BD">
            <w:pPr>
              <w:keepNext/>
              <w:tabs>
                <w:tab w:val="left" w:pos="274"/>
              </w:tabs>
              <w:spacing w:before="53" w:after="30"/>
              <w:jc w:val="right"/>
              <w:rPr>
                <w:sz w:val="20"/>
                <w:szCs w:val="20"/>
              </w:rPr>
            </w:pPr>
            <w:r>
              <w:rPr>
                <w:color w:val="000000"/>
                <w:sz w:val="20"/>
                <w:szCs w:val="20"/>
              </w:rPr>
              <w:t>(701)</w:t>
            </w:r>
          </w:p>
        </w:tc>
      </w:tr>
      <w:tr w:rsidR="00E425BD" w:rsidRPr="008A38C8" w14:paraId="5B92D7D7"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D3" w14:textId="65895CF9" w:rsidR="00E425BD" w:rsidRPr="00D6074D" w:rsidRDefault="00E425BD" w:rsidP="00E425BD">
            <w:pPr>
              <w:keepNext/>
              <w:tabs>
                <w:tab w:val="left" w:leader="dot" w:pos="6885"/>
              </w:tabs>
              <w:spacing w:before="53" w:after="30"/>
              <w:ind w:left="480"/>
              <w:rPr>
                <w:sz w:val="20"/>
                <w:szCs w:val="20"/>
              </w:rPr>
            </w:pPr>
            <w:r w:rsidRPr="00D6074D">
              <w:rPr>
                <w:color w:val="000000"/>
                <w:sz w:val="20"/>
                <w:szCs w:val="20"/>
              </w:rPr>
              <w:t>Prepaid expenses and other current assets</w:t>
            </w:r>
          </w:p>
        </w:tc>
        <w:tc>
          <w:tcPr>
            <w:tcW w:w="1259" w:type="pct"/>
            <w:tcBorders>
              <w:top w:val="nil"/>
              <w:left w:val="nil"/>
              <w:bottom w:val="nil"/>
              <w:right w:val="nil"/>
            </w:tcBorders>
            <w:tcMar>
              <w:top w:w="0" w:type="dxa"/>
              <w:left w:w="0" w:type="dxa"/>
              <w:bottom w:w="0" w:type="dxa"/>
              <w:right w:w="15" w:type="dxa"/>
            </w:tcMar>
          </w:tcPr>
          <w:p w14:paraId="5B92D7D4" w14:textId="0415E54C" w:rsidR="00E425BD" w:rsidRPr="00D6074D" w:rsidRDefault="005A5909" w:rsidP="00E425BD">
            <w:pPr>
              <w:keepNext/>
              <w:tabs>
                <w:tab w:val="left" w:pos="534"/>
                <w:tab w:val="left" w:pos="997"/>
              </w:tabs>
              <w:spacing w:before="53" w:after="30"/>
              <w:jc w:val="right"/>
              <w:rPr>
                <w:sz w:val="20"/>
                <w:szCs w:val="20"/>
              </w:rPr>
            </w:pPr>
            <w:r>
              <w:rPr>
                <w:bCs/>
                <w:color w:val="000000"/>
                <w:sz w:val="20"/>
                <w:szCs w:val="20"/>
              </w:rPr>
              <w:t>2,330</w:t>
            </w:r>
          </w:p>
        </w:tc>
      </w:tr>
      <w:tr w:rsidR="00E425BD" w:rsidRPr="008A38C8" w14:paraId="5EEC0F2D"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3DC4F168" w14:textId="05EACD7B" w:rsidR="00E425BD" w:rsidRPr="00D6074D" w:rsidRDefault="00E425BD" w:rsidP="00E425BD">
            <w:pPr>
              <w:keepNext/>
              <w:tabs>
                <w:tab w:val="left" w:leader="dot" w:pos="6885"/>
              </w:tabs>
              <w:spacing w:before="53" w:after="30"/>
              <w:ind w:left="480"/>
              <w:rPr>
                <w:color w:val="000000"/>
                <w:sz w:val="20"/>
                <w:szCs w:val="20"/>
              </w:rPr>
            </w:pPr>
            <w:r w:rsidRPr="00D6074D">
              <w:rPr>
                <w:color w:val="000000"/>
                <w:sz w:val="20"/>
                <w:szCs w:val="20"/>
              </w:rPr>
              <w:t>Other assets</w:t>
            </w:r>
          </w:p>
        </w:tc>
        <w:tc>
          <w:tcPr>
            <w:tcW w:w="1259" w:type="pct"/>
            <w:tcBorders>
              <w:top w:val="nil"/>
              <w:left w:val="nil"/>
              <w:bottom w:val="nil"/>
              <w:right w:val="nil"/>
            </w:tcBorders>
            <w:tcMar>
              <w:top w:w="0" w:type="dxa"/>
              <w:left w:w="0" w:type="dxa"/>
              <w:bottom w:w="0" w:type="dxa"/>
              <w:right w:w="15" w:type="dxa"/>
            </w:tcMar>
          </w:tcPr>
          <w:p w14:paraId="476DEB63" w14:textId="570EECB6" w:rsidR="00E425BD" w:rsidRPr="00D6074D" w:rsidRDefault="00E425BD" w:rsidP="00E425BD">
            <w:pPr>
              <w:keepNext/>
              <w:tabs>
                <w:tab w:val="left" w:pos="997"/>
              </w:tabs>
              <w:spacing w:before="53" w:after="30"/>
              <w:jc w:val="right"/>
              <w:rPr>
                <w:color w:val="000000"/>
                <w:sz w:val="20"/>
                <w:szCs w:val="20"/>
              </w:rPr>
            </w:pPr>
            <w:r w:rsidRPr="00D6074D">
              <w:rPr>
                <w:color w:val="000000"/>
                <w:sz w:val="20"/>
                <w:szCs w:val="20"/>
              </w:rPr>
              <w:t>1,934</w:t>
            </w:r>
          </w:p>
        </w:tc>
      </w:tr>
      <w:tr w:rsidR="00E425BD" w:rsidRPr="008A38C8" w14:paraId="5B92D7E1"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DD" w14:textId="66F78335" w:rsidR="00E425BD" w:rsidRPr="00D6074D" w:rsidRDefault="00E425BD" w:rsidP="00E425BD">
            <w:pPr>
              <w:keepNext/>
              <w:tabs>
                <w:tab w:val="left" w:leader="dot" w:pos="6885"/>
              </w:tabs>
              <w:spacing w:before="53" w:after="30"/>
              <w:ind w:left="480"/>
              <w:rPr>
                <w:sz w:val="20"/>
                <w:szCs w:val="20"/>
              </w:rPr>
            </w:pPr>
            <w:r w:rsidRPr="00D6074D">
              <w:rPr>
                <w:color w:val="000000"/>
                <w:sz w:val="20"/>
                <w:szCs w:val="20"/>
              </w:rPr>
              <w:t>Accounts payable</w:t>
            </w:r>
          </w:p>
        </w:tc>
        <w:tc>
          <w:tcPr>
            <w:tcW w:w="1259" w:type="pct"/>
            <w:tcBorders>
              <w:top w:val="nil"/>
              <w:left w:val="nil"/>
              <w:bottom w:val="nil"/>
              <w:right w:val="nil"/>
            </w:tcBorders>
            <w:tcMar>
              <w:top w:w="0" w:type="dxa"/>
              <w:left w:w="0" w:type="dxa"/>
              <w:bottom w:w="0" w:type="dxa"/>
              <w:right w:w="15" w:type="dxa"/>
            </w:tcMar>
          </w:tcPr>
          <w:p w14:paraId="5B92D7DE" w14:textId="1580BFA6" w:rsidR="00E425BD" w:rsidRPr="00D6074D" w:rsidRDefault="005A5909" w:rsidP="00E425BD">
            <w:pPr>
              <w:keepNext/>
              <w:tabs>
                <w:tab w:val="left" w:pos="997"/>
              </w:tabs>
              <w:spacing w:before="53" w:after="30"/>
              <w:jc w:val="right"/>
              <w:rPr>
                <w:sz w:val="20"/>
                <w:szCs w:val="20"/>
              </w:rPr>
            </w:pPr>
            <w:del w:id="13" w:author="Kyle Condon" w:date="2026-02-25T11:14:00Z" w16du:dateUtc="2026-02-25T18:14:00Z">
              <w:r w:rsidDel="00306707">
                <w:rPr>
                  <w:color w:val="000000"/>
                  <w:sz w:val="20"/>
                  <w:szCs w:val="20"/>
                </w:rPr>
                <w:delText>1,613</w:delText>
              </w:r>
            </w:del>
            <w:ins w:id="14" w:author="Kyle Condon" w:date="2026-02-25T11:14:00Z" w16du:dateUtc="2026-02-25T18:14:00Z">
              <w:r w:rsidR="00306707">
                <w:rPr>
                  <w:color w:val="000000"/>
                  <w:sz w:val="20"/>
                  <w:szCs w:val="20"/>
                </w:rPr>
                <w:t>(1,597)</w:t>
              </w:r>
            </w:ins>
          </w:p>
        </w:tc>
      </w:tr>
      <w:tr w:rsidR="00E425BD" w:rsidRPr="008A38C8" w14:paraId="5B92D7E6"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E2" w14:textId="32A753B8" w:rsidR="00E425BD" w:rsidRPr="00D6074D" w:rsidRDefault="00E425BD" w:rsidP="00E425BD">
            <w:pPr>
              <w:keepNext/>
              <w:tabs>
                <w:tab w:val="left" w:leader="dot" w:pos="6885"/>
              </w:tabs>
              <w:spacing w:before="53" w:after="30"/>
              <w:ind w:left="480"/>
              <w:rPr>
                <w:sz w:val="20"/>
                <w:szCs w:val="20"/>
              </w:rPr>
            </w:pPr>
            <w:r w:rsidRPr="00D6074D">
              <w:rPr>
                <w:color w:val="000000"/>
                <w:sz w:val="20"/>
                <w:szCs w:val="20"/>
              </w:rPr>
              <w:t>Accrued liabilities</w:t>
            </w:r>
          </w:p>
        </w:tc>
        <w:tc>
          <w:tcPr>
            <w:tcW w:w="1259" w:type="pct"/>
            <w:tcBorders>
              <w:top w:val="nil"/>
              <w:left w:val="nil"/>
              <w:bottom w:val="nil"/>
              <w:right w:val="nil"/>
            </w:tcBorders>
            <w:tcMar>
              <w:top w:w="0" w:type="dxa"/>
              <w:left w:w="0" w:type="dxa"/>
              <w:bottom w:w="0" w:type="dxa"/>
              <w:right w:w="15" w:type="dxa"/>
            </w:tcMar>
          </w:tcPr>
          <w:p w14:paraId="5B92D7E3" w14:textId="3C5370BC" w:rsidR="00E425BD" w:rsidRPr="00D6074D" w:rsidRDefault="005A5909" w:rsidP="00E425BD">
            <w:pPr>
              <w:keepNext/>
              <w:tabs>
                <w:tab w:val="left" w:pos="444"/>
                <w:tab w:val="left" w:pos="997"/>
              </w:tabs>
              <w:spacing w:before="53" w:after="30"/>
              <w:jc w:val="right"/>
              <w:rPr>
                <w:sz w:val="20"/>
                <w:szCs w:val="20"/>
              </w:rPr>
            </w:pPr>
            <w:del w:id="15" w:author="Kyle Condon" w:date="2026-02-25T11:14:00Z" w16du:dateUtc="2026-02-25T18:14:00Z">
              <w:r w:rsidDel="00306707">
                <w:rPr>
                  <w:color w:val="000000"/>
                  <w:sz w:val="20"/>
                  <w:szCs w:val="20"/>
                </w:rPr>
                <w:delText>2,041</w:delText>
              </w:r>
            </w:del>
            <w:ins w:id="16" w:author="Kyle Condon" w:date="2026-02-25T11:14:00Z" w16du:dateUtc="2026-02-25T18:14:00Z">
              <w:r w:rsidR="00306707">
                <w:rPr>
                  <w:color w:val="000000"/>
                  <w:sz w:val="20"/>
                  <w:szCs w:val="20"/>
                </w:rPr>
                <w:t>1,89</w:t>
              </w:r>
            </w:ins>
            <w:ins w:id="17" w:author="Kyle Condon" w:date="2026-02-25T11:16:00Z" w16du:dateUtc="2026-02-25T18:16:00Z">
              <w:r w:rsidR="00460D1E">
                <w:rPr>
                  <w:color w:val="000000"/>
                  <w:sz w:val="20"/>
                  <w:szCs w:val="20"/>
                </w:rPr>
                <w:t>1</w:t>
              </w:r>
            </w:ins>
          </w:p>
        </w:tc>
      </w:tr>
      <w:tr w:rsidR="00E425BD" w:rsidRPr="008A38C8" w14:paraId="5B92D7EB"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E7" w14:textId="3CFBC60E" w:rsidR="00E425BD" w:rsidRPr="00D6074D" w:rsidRDefault="00E425BD" w:rsidP="00E425BD">
            <w:pPr>
              <w:keepNext/>
              <w:tabs>
                <w:tab w:val="left" w:leader="dot" w:pos="6885"/>
              </w:tabs>
              <w:spacing w:before="53" w:after="30"/>
              <w:ind w:left="480"/>
              <w:rPr>
                <w:sz w:val="20"/>
                <w:szCs w:val="20"/>
              </w:rPr>
            </w:pPr>
            <w:r w:rsidRPr="00D6074D">
              <w:rPr>
                <w:color w:val="000000"/>
                <w:sz w:val="20"/>
                <w:szCs w:val="20"/>
              </w:rPr>
              <w:t>Deferred revenue</w:t>
            </w:r>
          </w:p>
        </w:tc>
        <w:tc>
          <w:tcPr>
            <w:tcW w:w="1259" w:type="pct"/>
            <w:tcBorders>
              <w:top w:val="nil"/>
              <w:left w:val="nil"/>
              <w:bottom w:val="nil"/>
              <w:right w:val="nil"/>
            </w:tcBorders>
            <w:tcMar>
              <w:top w:w="0" w:type="dxa"/>
              <w:left w:w="0" w:type="dxa"/>
              <w:bottom w:w="0" w:type="dxa"/>
              <w:right w:w="15" w:type="dxa"/>
            </w:tcMar>
          </w:tcPr>
          <w:p w14:paraId="5B92D7E8" w14:textId="1216C38F" w:rsidR="00E425BD" w:rsidRPr="00D6074D" w:rsidRDefault="005A5909" w:rsidP="00E425BD">
            <w:pPr>
              <w:keepNext/>
              <w:tabs>
                <w:tab w:val="left" w:pos="759"/>
                <w:tab w:val="left" w:pos="997"/>
              </w:tabs>
              <w:spacing w:before="53" w:after="30"/>
              <w:jc w:val="right"/>
              <w:rPr>
                <w:sz w:val="20"/>
                <w:szCs w:val="20"/>
              </w:rPr>
            </w:pPr>
            <w:r>
              <w:rPr>
                <w:color w:val="000000"/>
                <w:sz w:val="20"/>
                <w:szCs w:val="20"/>
              </w:rPr>
              <w:t>1,274</w:t>
            </w:r>
          </w:p>
        </w:tc>
      </w:tr>
      <w:tr w:rsidR="00E425BD" w:rsidRPr="008A38C8" w14:paraId="4DF4F51A"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1003B506" w14:textId="659CFE11" w:rsidR="00E425BD" w:rsidRPr="00D6074D" w:rsidRDefault="00E425BD" w:rsidP="00E425BD">
            <w:pPr>
              <w:keepNext/>
              <w:tabs>
                <w:tab w:val="left" w:leader="dot" w:pos="6885"/>
              </w:tabs>
              <w:spacing w:before="53" w:after="30"/>
              <w:ind w:left="480"/>
              <w:rPr>
                <w:color w:val="000000"/>
                <w:sz w:val="20"/>
                <w:szCs w:val="20"/>
              </w:rPr>
            </w:pPr>
            <w:r w:rsidRPr="00D6074D">
              <w:rPr>
                <w:color w:val="000000"/>
                <w:sz w:val="20"/>
                <w:szCs w:val="20"/>
              </w:rPr>
              <w:t>Other current liabilities</w:t>
            </w:r>
          </w:p>
        </w:tc>
        <w:tc>
          <w:tcPr>
            <w:tcW w:w="1259" w:type="pct"/>
            <w:tcBorders>
              <w:top w:val="nil"/>
              <w:left w:val="nil"/>
              <w:bottom w:val="nil"/>
              <w:right w:val="nil"/>
            </w:tcBorders>
            <w:tcMar>
              <w:top w:w="0" w:type="dxa"/>
              <w:left w:w="0" w:type="dxa"/>
              <w:bottom w:w="0" w:type="dxa"/>
              <w:right w:w="15" w:type="dxa"/>
            </w:tcMar>
          </w:tcPr>
          <w:p w14:paraId="7944581B" w14:textId="0D6E027F" w:rsidR="00E425BD" w:rsidRPr="00D6074D" w:rsidRDefault="00E425BD" w:rsidP="00E425BD">
            <w:pPr>
              <w:keepNext/>
              <w:tabs>
                <w:tab w:val="left" w:pos="759"/>
                <w:tab w:val="left" w:pos="997"/>
              </w:tabs>
              <w:spacing w:before="53" w:after="30"/>
              <w:jc w:val="right"/>
              <w:rPr>
                <w:color w:val="000000"/>
                <w:sz w:val="20"/>
                <w:szCs w:val="20"/>
              </w:rPr>
            </w:pPr>
            <w:r w:rsidRPr="00D6074D">
              <w:rPr>
                <w:bCs/>
                <w:color w:val="000000"/>
                <w:sz w:val="20"/>
                <w:szCs w:val="20"/>
              </w:rPr>
              <w:t>28</w:t>
            </w:r>
          </w:p>
        </w:tc>
      </w:tr>
      <w:tr w:rsidR="00E425BD" w:rsidRPr="008A38C8" w14:paraId="160AAE0D"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4D3E6BE7" w14:textId="312B541C" w:rsidR="00E425BD" w:rsidRPr="00D6074D" w:rsidRDefault="00E425BD" w:rsidP="00E425BD">
            <w:pPr>
              <w:keepNext/>
              <w:tabs>
                <w:tab w:val="left" w:leader="dot" w:pos="6885"/>
              </w:tabs>
              <w:spacing w:before="53" w:after="30"/>
              <w:ind w:left="480"/>
              <w:rPr>
                <w:color w:val="000000"/>
                <w:sz w:val="20"/>
                <w:szCs w:val="20"/>
              </w:rPr>
            </w:pPr>
            <w:r w:rsidRPr="00D6074D">
              <w:rPr>
                <w:color w:val="000000"/>
                <w:sz w:val="20"/>
                <w:szCs w:val="20"/>
              </w:rPr>
              <w:t>Other non-current liabilities</w:t>
            </w:r>
          </w:p>
        </w:tc>
        <w:tc>
          <w:tcPr>
            <w:tcW w:w="1259" w:type="pct"/>
            <w:tcBorders>
              <w:top w:val="nil"/>
              <w:left w:val="nil"/>
              <w:bottom w:val="nil"/>
              <w:right w:val="nil"/>
            </w:tcBorders>
            <w:tcMar>
              <w:top w:w="0" w:type="dxa"/>
              <w:left w:w="0" w:type="dxa"/>
              <w:bottom w:w="0" w:type="dxa"/>
              <w:right w:w="15" w:type="dxa"/>
            </w:tcMar>
          </w:tcPr>
          <w:p w14:paraId="6EBE4FDC" w14:textId="18FA4BA4" w:rsidR="00E425BD" w:rsidRPr="00D6074D" w:rsidRDefault="00E425BD" w:rsidP="00E425BD">
            <w:pPr>
              <w:keepNext/>
              <w:tabs>
                <w:tab w:val="left" w:pos="759"/>
                <w:tab w:val="left" w:pos="997"/>
              </w:tabs>
              <w:spacing w:before="53" w:after="30"/>
              <w:jc w:val="right"/>
              <w:rPr>
                <w:bCs/>
                <w:color w:val="000000"/>
                <w:sz w:val="20"/>
                <w:szCs w:val="20"/>
              </w:rPr>
            </w:pPr>
            <w:r w:rsidRPr="00D6074D">
              <w:rPr>
                <w:bCs/>
                <w:color w:val="000000"/>
                <w:sz w:val="20"/>
                <w:szCs w:val="20"/>
              </w:rPr>
              <w:t>(376)</w:t>
            </w:r>
          </w:p>
        </w:tc>
      </w:tr>
      <w:tr w:rsidR="00E425BD" w:rsidRPr="008A38C8" w14:paraId="5B92D7F5"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F1" w14:textId="02B608A1" w:rsidR="00E425BD" w:rsidRPr="00D6074D" w:rsidRDefault="00E425BD" w:rsidP="00E425BD">
            <w:pPr>
              <w:keepNext/>
              <w:tabs>
                <w:tab w:val="left" w:leader="dot" w:pos="6885"/>
              </w:tabs>
              <w:spacing w:before="33" w:after="30"/>
              <w:rPr>
                <w:sz w:val="20"/>
                <w:szCs w:val="20"/>
              </w:rPr>
            </w:pPr>
            <w:r w:rsidRPr="00D6074D">
              <w:rPr>
                <w:color w:val="000000"/>
                <w:sz w:val="20"/>
                <w:szCs w:val="20"/>
              </w:rPr>
              <w:t>Net cash used in operating activities</w:t>
            </w:r>
          </w:p>
        </w:tc>
        <w:tc>
          <w:tcPr>
            <w:tcW w:w="1259" w:type="pct"/>
            <w:tcBorders>
              <w:top w:val="single" w:sz="8" w:space="0" w:color="000000"/>
              <w:left w:val="nil"/>
              <w:bottom w:val="single" w:sz="4" w:space="0" w:color="auto"/>
              <w:right w:val="nil"/>
            </w:tcBorders>
            <w:tcMar>
              <w:top w:w="0" w:type="dxa"/>
              <w:left w:w="0" w:type="dxa"/>
              <w:bottom w:w="0" w:type="dxa"/>
              <w:right w:w="15" w:type="dxa"/>
            </w:tcMar>
          </w:tcPr>
          <w:p w14:paraId="5B92D7F2" w14:textId="27B69FA5" w:rsidR="00E425BD" w:rsidRPr="00D6074D" w:rsidRDefault="005A5909" w:rsidP="00E425BD">
            <w:pPr>
              <w:keepNext/>
              <w:tabs>
                <w:tab w:val="left" w:pos="997"/>
              </w:tabs>
              <w:spacing w:before="33" w:after="30"/>
              <w:jc w:val="right"/>
              <w:rPr>
                <w:sz w:val="20"/>
                <w:szCs w:val="20"/>
              </w:rPr>
            </w:pPr>
            <w:del w:id="18" w:author="Kyle Condon" w:date="2026-02-25T11:14:00Z" w16du:dateUtc="2026-02-25T18:14:00Z">
              <w:r w:rsidDel="00306707">
                <w:rPr>
                  <w:color w:val="000000"/>
                  <w:sz w:val="20"/>
                  <w:szCs w:val="20"/>
                </w:rPr>
                <w:delText>(56,893)</w:delText>
              </w:r>
            </w:del>
            <w:ins w:id="19" w:author="Kyle Condon" w:date="2026-02-25T11:14:00Z" w16du:dateUtc="2026-02-25T18:14:00Z">
              <w:r w:rsidR="00306707">
                <w:rPr>
                  <w:color w:val="000000"/>
                  <w:sz w:val="20"/>
                  <w:szCs w:val="20"/>
                </w:rPr>
                <w:t>(60,25</w:t>
              </w:r>
            </w:ins>
            <w:ins w:id="20" w:author="Kyle Condon" w:date="2026-02-25T11:16:00Z" w16du:dateUtc="2026-02-25T18:16:00Z">
              <w:r w:rsidR="00460D1E">
                <w:rPr>
                  <w:color w:val="000000"/>
                  <w:sz w:val="20"/>
                  <w:szCs w:val="20"/>
                </w:rPr>
                <w:t>3</w:t>
              </w:r>
            </w:ins>
            <w:ins w:id="21" w:author="Kyle Condon" w:date="2026-02-25T11:14:00Z" w16du:dateUtc="2026-02-25T18:14:00Z">
              <w:r w:rsidR="00306707">
                <w:rPr>
                  <w:color w:val="000000"/>
                  <w:sz w:val="20"/>
                  <w:szCs w:val="20"/>
                </w:rPr>
                <w:t>)</w:t>
              </w:r>
            </w:ins>
          </w:p>
        </w:tc>
      </w:tr>
      <w:tr w:rsidR="00E425BD" w:rsidRPr="00D471BB" w14:paraId="5B92D7FA" w14:textId="77777777" w:rsidTr="00D471BB">
        <w:trPr>
          <w:cantSplit/>
          <w:trHeight w:val="116"/>
          <w:jc w:val="center"/>
        </w:trPr>
        <w:tc>
          <w:tcPr>
            <w:tcW w:w="3741" w:type="pct"/>
            <w:tcBorders>
              <w:top w:val="nil"/>
              <w:left w:val="nil"/>
              <w:bottom w:val="nil"/>
              <w:right w:val="nil"/>
            </w:tcBorders>
            <w:tcMar>
              <w:top w:w="0" w:type="dxa"/>
              <w:left w:w="0" w:type="dxa"/>
              <w:bottom w:w="0" w:type="dxa"/>
              <w:right w:w="0" w:type="dxa"/>
            </w:tcMar>
            <w:vAlign w:val="bottom"/>
          </w:tcPr>
          <w:p w14:paraId="5B92D7F6" w14:textId="77777777" w:rsidR="00E425BD" w:rsidRPr="00D6074D" w:rsidRDefault="00E425BD" w:rsidP="00E425BD">
            <w:pPr>
              <w:keepNext/>
              <w:rPr>
                <w:sz w:val="20"/>
                <w:szCs w:val="20"/>
              </w:rPr>
            </w:pPr>
          </w:p>
        </w:tc>
        <w:tc>
          <w:tcPr>
            <w:tcW w:w="1259" w:type="pct"/>
            <w:tcBorders>
              <w:top w:val="single" w:sz="4" w:space="0" w:color="auto"/>
              <w:left w:val="nil"/>
              <w:bottom w:val="nil"/>
              <w:right w:val="nil"/>
            </w:tcBorders>
            <w:tcMar>
              <w:top w:w="0" w:type="dxa"/>
              <w:left w:w="0" w:type="dxa"/>
              <w:bottom w:w="0" w:type="dxa"/>
              <w:right w:w="0" w:type="dxa"/>
            </w:tcMar>
          </w:tcPr>
          <w:p w14:paraId="5B92D7F7" w14:textId="77777777" w:rsidR="00E425BD" w:rsidRPr="00D6074D" w:rsidRDefault="00E425BD" w:rsidP="00E425BD">
            <w:pPr>
              <w:keepNext/>
              <w:jc w:val="right"/>
              <w:rPr>
                <w:sz w:val="20"/>
                <w:szCs w:val="20"/>
              </w:rPr>
            </w:pPr>
          </w:p>
        </w:tc>
      </w:tr>
      <w:tr w:rsidR="00E425BD" w:rsidRPr="008A38C8" w14:paraId="5B92D7FF"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7FB" w14:textId="54705210" w:rsidR="00E425BD" w:rsidRPr="00D6074D" w:rsidRDefault="00E425BD" w:rsidP="00E425BD">
            <w:pPr>
              <w:keepNext/>
              <w:spacing w:before="53" w:after="30"/>
              <w:rPr>
                <w:b/>
                <w:sz w:val="20"/>
                <w:szCs w:val="20"/>
              </w:rPr>
            </w:pPr>
            <w:r w:rsidRPr="00D6074D">
              <w:rPr>
                <w:b/>
                <w:color w:val="000000"/>
                <w:sz w:val="20"/>
                <w:szCs w:val="20"/>
              </w:rPr>
              <w:t>Cash flows from investing activities:</w:t>
            </w:r>
          </w:p>
        </w:tc>
        <w:tc>
          <w:tcPr>
            <w:tcW w:w="1259" w:type="pct"/>
            <w:tcBorders>
              <w:top w:val="nil"/>
              <w:left w:val="nil"/>
              <w:bottom w:val="nil"/>
              <w:right w:val="nil"/>
            </w:tcBorders>
            <w:tcMar>
              <w:top w:w="0" w:type="dxa"/>
              <w:left w:w="0" w:type="dxa"/>
              <w:bottom w:w="0" w:type="dxa"/>
              <w:right w:w="0" w:type="dxa"/>
            </w:tcMar>
          </w:tcPr>
          <w:p w14:paraId="5B92D7FC" w14:textId="77777777" w:rsidR="00E425BD" w:rsidRPr="00D6074D" w:rsidRDefault="00E425BD" w:rsidP="00E425BD">
            <w:pPr>
              <w:keepNext/>
              <w:jc w:val="right"/>
              <w:rPr>
                <w:sz w:val="20"/>
                <w:szCs w:val="20"/>
              </w:rPr>
            </w:pPr>
          </w:p>
        </w:tc>
      </w:tr>
      <w:tr w:rsidR="00E425BD" w:rsidRPr="008A38C8" w14:paraId="3B39FBE4" w14:textId="77777777" w:rsidTr="008A38C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0178A3A0" w14:textId="6126AC1C" w:rsidR="00E425BD" w:rsidRPr="00B17286" w:rsidRDefault="00E425BD" w:rsidP="00E425BD">
            <w:pPr>
              <w:keepNext/>
              <w:tabs>
                <w:tab w:val="left" w:leader="dot" w:pos="6885"/>
              </w:tabs>
              <w:spacing w:before="53" w:after="30"/>
              <w:rPr>
                <w:color w:val="000000"/>
                <w:sz w:val="20"/>
                <w:szCs w:val="20"/>
              </w:rPr>
            </w:pPr>
            <w:r>
              <w:rPr>
                <w:color w:val="000000"/>
                <w:sz w:val="20"/>
                <w:szCs w:val="20"/>
              </w:rPr>
              <w:t>Proceeds from sale of marketable securities</w:t>
            </w:r>
          </w:p>
        </w:tc>
        <w:tc>
          <w:tcPr>
            <w:tcW w:w="1259" w:type="pct"/>
            <w:tcBorders>
              <w:top w:val="nil"/>
              <w:left w:val="nil"/>
              <w:bottom w:val="nil"/>
              <w:right w:val="nil"/>
            </w:tcBorders>
            <w:tcMar>
              <w:top w:w="0" w:type="dxa"/>
              <w:left w:w="0" w:type="dxa"/>
              <w:bottom w:w="0" w:type="dxa"/>
              <w:right w:w="15" w:type="dxa"/>
            </w:tcMar>
          </w:tcPr>
          <w:p w14:paraId="0C29D0C0" w14:textId="2E087462" w:rsidR="00E425BD" w:rsidRPr="00B17286" w:rsidRDefault="004E4FEC" w:rsidP="00E425BD">
            <w:pPr>
              <w:keepNext/>
              <w:tabs>
                <w:tab w:val="left" w:pos="759"/>
                <w:tab w:val="left" w:pos="997"/>
              </w:tabs>
              <w:spacing w:before="53" w:after="30"/>
              <w:jc w:val="right"/>
              <w:rPr>
                <w:bCs/>
                <w:color w:val="000000"/>
                <w:sz w:val="20"/>
                <w:szCs w:val="20"/>
              </w:rPr>
            </w:pPr>
            <w:r>
              <w:rPr>
                <w:bCs/>
                <w:color w:val="000000"/>
                <w:sz w:val="20"/>
                <w:szCs w:val="20"/>
              </w:rPr>
              <w:t>388,</w:t>
            </w:r>
            <w:r w:rsidR="00AB58D2">
              <w:rPr>
                <w:bCs/>
                <w:color w:val="000000"/>
                <w:sz w:val="20"/>
                <w:szCs w:val="20"/>
              </w:rPr>
              <w:t>587</w:t>
            </w:r>
          </w:p>
        </w:tc>
      </w:tr>
      <w:tr w:rsidR="00E425BD" w:rsidRPr="008A38C8" w14:paraId="02BC2C3C" w14:textId="77777777" w:rsidTr="008A38C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23580284" w14:textId="09811040" w:rsidR="00E425BD" w:rsidRPr="00B17286" w:rsidRDefault="00E425BD" w:rsidP="00E425BD">
            <w:pPr>
              <w:keepNext/>
              <w:tabs>
                <w:tab w:val="left" w:leader="dot" w:pos="6885"/>
              </w:tabs>
              <w:spacing w:before="53" w:after="30"/>
              <w:rPr>
                <w:color w:val="000000"/>
                <w:sz w:val="20"/>
                <w:szCs w:val="20"/>
              </w:rPr>
            </w:pPr>
            <w:r>
              <w:rPr>
                <w:color w:val="000000"/>
                <w:sz w:val="20"/>
                <w:szCs w:val="20"/>
              </w:rPr>
              <w:t>Purchases of marketable securities</w:t>
            </w:r>
          </w:p>
        </w:tc>
        <w:tc>
          <w:tcPr>
            <w:tcW w:w="1259" w:type="pct"/>
            <w:tcBorders>
              <w:top w:val="nil"/>
              <w:left w:val="nil"/>
              <w:bottom w:val="nil"/>
              <w:right w:val="nil"/>
            </w:tcBorders>
            <w:tcMar>
              <w:top w:w="0" w:type="dxa"/>
              <w:left w:w="0" w:type="dxa"/>
              <w:bottom w:w="0" w:type="dxa"/>
              <w:right w:w="15" w:type="dxa"/>
            </w:tcMar>
          </w:tcPr>
          <w:p w14:paraId="0265495D" w14:textId="2D3A82C8" w:rsidR="00E425BD" w:rsidRPr="00B17286" w:rsidRDefault="004E4FEC" w:rsidP="00E425BD">
            <w:pPr>
              <w:keepNext/>
              <w:tabs>
                <w:tab w:val="left" w:pos="759"/>
                <w:tab w:val="left" w:pos="997"/>
              </w:tabs>
              <w:spacing w:before="53" w:after="30"/>
              <w:jc w:val="right"/>
              <w:rPr>
                <w:bCs/>
                <w:color w:val="000000"/>
                <w:sz w:val="20"/>
                <w:szCs w:val="20"/>
              </w:rPr>
            </w:pPr>
            <w:r>
              <w:rPr>
                <w:bCs/>
                <w:color w:val="000000"/>
                <w:sz w:val="20"/>
                <w:szCs w:val="20"/>
              </w:rPr>
              <w:t>(146,996)</w:t>
            </w:r>
          </w:p>
        </w:tc>
      </w:tr>
      <w:tr w:rsidR="00E425BD" w:rsidRPr="008A38C8" w14:paraId="5B92D804"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800" w14:textId="7357A29F" w:rsidR="00E425BD" w:rsidRPr="00D6074D" w:rsidRDefault="00E425BD" w:rsidP="00E425BD">
            <w:pPr>
              <w:keepNext/>
              <w:tabs>
                <w:tab w:val="left" w:leader="dot" w:pos="6885"/>
              </w:tabs>
              <w:spacing w:before="53" w:after="30"/>
              <w:rPr>
                <w:sz w:val="20"/>
                <w:szCs w:val="20"/>
              </w:rPr>
            </w:pPr>
            <w:r w:rsidRPr="00D6074D">
              <w:rPr>
                <w:color w:val="000000"/>
                <w:sz w:val="20"/>
                <w:szCs w:val="20"/>
              </w:rPr>
              <w:t>Purchases of equity method investments</w:t>
            </w:r>
          </w:p>
        </w:tc>
        <w:tc>
          <w:tcPr>
            <w:tcW w:w="1259" w:type="pct"/>
            <w:tcBorders>
              <w:top w:val="nil"/>
              <w:left w:val="nil"/>
              <w:bottom w:val="nil"/>
              <w:right w:val="nil"/>
            </w:tcBorders>
            <w:tcMar>
              <w:top w:w="0" w:type="dxa"/>
              <w:left w:w="0" w:type="dxa"/>
              <w:bottom w:w="0" w:type="dxa"/>
              <w:right w:w="15" w:type="dxa"/>
            </w:tcMar>
          </w:tcPr>
          <w:p w14:paraId="5B92D801" w14:textId="59C5D621" w:rsidR="00E425BD" w:rsidRPr="00D6074D" w:rsidRDefault="00741C8A" w:rsidP="00E425BD">
            <w:pPr>
              <w:keepNext/>
              <w:tabs>
                <w:tab w:val="left" w:pos="759"/>
                <w:tab w:val="left" w:pos="997"/>
              </w:tabs>
              <w:spacing w:before="53" w:after="30"/>
              <w:jc w:val="right"/>
              <w:rPr>
                <w:sz w:val="20"/>
                <w:szCs w:val="20"/>
              </w:rPr>
            </w:pPr>
            <w:r>
              <w:rPr>
                <w:bCs/>
                <w:color w:val="000000"/>
                <w:sz w:val="20"/>
                <w:szCs w:val="20"/>
              </w:rPr>
              <w:t>(69,993)</w:t>
            </w:r>
          </w:p>
        </w:tc>
      </w:tr>
      <w:tr w:rsidR="00E425BD" w:rsidRPr="008A38C8" w14:paraId="3E0AA37D" w14:textId="77777777" w:rsidTr="008A38C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28A1979E" w14:textId="46A8607E" w:rsidR="00E425BD" w:rsidRPr="00B17286" w:rsidRDefault="00E425BD" w:rsidP="00E425BD">
            <w:pPr>
              <w:keepNext/>
              <w:tabs>
                <w:tab w:val="left" w:leader="dot" w:pos="6885"/>
              </w:tabs>
              <w:spacing w:before="53" w:after="30"/>
              <w:rPr>
                <w:color w:val="000000"/>
                <w:sz w:val="20"/>
                <w:szCs w:val="20"/>
              </w:rPr>
            </w:pPr>
            <w:r w:rsidRPr="00D12934">
              <w:rPr>
                <w:sz w:val="20"/>
                <w:szCs w:val="20"/>
              </w:rPr>
              <w:t>Purchases of property and equipment</w:t>
            </w:r>
          </w:p>
        </w:tc>
        <w:tc>
          <w:tcPr>
            <w:tcW w:w="1259" w:type="pct"/>
            <w:tcBorders>
              <w:top w:val="nil"/>
              <w:left w:val="nil"/>
              <w:bottom w:val="nil"/>
              <w:right w:val="nil"/>
            </w:tcBorders>
            <w:tcMar>
              <w:top w:w="0" w:type="dxa"/>
              <w:left w:w="0" w:type="dxa"/>
              <w:bottom w:w="0" w:type="dxa"/>
              <w:right w:w="15" w:type="dxa"/>
            </w:tcMar>
          </w:tcPr>
          <w:p w14:paraId="5A4256D9" w14:textId="2B292D89" w:rsidR="00E425BD" w:rsidRPr="00B17286" w:rsidRDefault="00D61F66" w:rsidP="00E425BD">
            <w:pPr>
              <w:keepNext/>
              <w:tabs>
                <w:tab w:val="left" w:pos="759"/>
                <w:tab w:val="left" w:pos="997"/>
              </w:tabs>
              <w:spacing w:before="53" w:after="30"/>
              <w:jc w:val="right"/>
              <w:rPr>
                <w:bCs/>
                <w:color w:val="000000"/>
                <w:sz w:val="20"/>
                <w:szCs w:val="20"/>
              </w:rPr>
            </w:pPr>
            <w:del w:id="22" w:author="Kyle Condon" w:date="2026-02-25T11:14:00Z" w16du:dateUtc="2026-02-25T18:14:00Z">
              <w:r w:rsidDel="00963BE8">
                <w:rPr>
                  <w:color w:val="000000"/>
                  <w:sz w:val="20"/>
                  <w:szCs w:val="20"/>
                </w:rPr>
                <w:delText>(47,362)</w:delText>
              </w:r>
            </w:del>
            <w:ins w:id="23" w:author="Kyle Condon" w:date="2026-02-25T11:14:00Z" w16du:dateUtc="2026-02-25T18:14:00Z">
              <w:r w:rsidR="00963BE8">
                <w:rPr>
                  <w:color w:val="000000"/>
                  <w:sz w:val="20"/>
                  <w:szCs w:val="20"/>
                </w:rPr>
                <w:t>(44,002)</w:t>
              </w:r>
            </w:ins>
          </w:p>
        </w:tc>
      </w:tr>
      <w:tr w:rsidR="00E425BD" w:rsidRPr="008A38C8" w14:paraId="0FFC9809"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30CE106" w14:textId="5B1461D8" w:rsidR="00E425BD" w:rsidRPr="00D6074D" w:rsidRDefault="00E425BD" w:rsidP="00E425BD">
            <w:pPr>
              <w:keepNext/>
              <w:tabs>
                <w:tab w:val="left" w:leader="dot" w:pos="6885"/>
              </w:tabs>
              <w:spacing w:before="53" w:after="30"/>
              <w:rPr>
                <w:color w:val="000000"/>
                <w:sz w:val="20"/>
                <w:szCs w:val="20"/>
              </w:rPr>
            </w:pPr>
            <w:r w:rsidRPr="00D6074D">
              <w:rPr>
                <w:color w:val="000000"/>
                <w:sz w:val="20"/>
                <w:szCs w:val="20"/>
              </w:rPr>
              <w:t>Purchases of investment held at fair value</w:t>
            </w:r>
          </w:p>
        </w:tc>
        <w:tc>
          <w:tcPr>
            <w:tcW w:w="1259" w:type="pct"/>
            <w:tcBorders>
              <w:top w:val="nil"/>
              <w:left w:val="nil"/>
              <w:bottom w:val="nil"/>
              <w:right w:val="nil"/>
            </w:tcBorders>
            <w:tcMar>
              <w:top w:w="0" w:type="dxa"/>
              <w:left w:w="0" w:type="dxa"/>
              <w:bottom w:w="0" w:type="dxa"/>
              <w:right w:w="15" w:type="dxa"/>
            </w:tcMar>
          </w:tcPr>
          <w:p w14:paraId="30217E72" w14:textId="7A094041" w:rsidR="00E425BD" w:rsidRPr="00D6074D" w:rsidRDefault="00E425BD" w:rsidP="00E425BD">
            <w:pPr>
              <w:keepNext/>
              <w:tabs>
                <w:tab w:val="left" w:pos="759"/>
                <w:tab w:val="left" w:pos="997"/>
              </w:tabs>
              <w:spacing w:before="53" w:after="30"/>
              <w:jc w:val="right"/>
              <w:rPr>
                <w:bCs/>
                <w:color w:val="000000"/>
                <w:sz w:val="20"/>
                <w:szCs w:val="20"/>
              </w:rPr>
            </w:pPr>
            <w:r w:rsidRPr="00D6074D">
              <w:rPr>
                <w:bCs/>
                <w:color w:val="000000"/>
                <w:sz w:val="20"/>
                <w:szCs w:val="20"/>
              </w:rPr>
              <w:t>(26,632)</w:t>
            </w:r>
          </w:p>
        </w:tc>
      </w:tr>
      <w:tr w:rsidR="00E425BD" w:rsidRPr="008A38C8" w14:paraId="61C67442"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790AC145" w14:textId="19825BA5" w:rsidR="00E425BD" w:rsidRPr="00D6074D" w:rsidDel="00EA1EB7" w:rsidRDefault="00E425BD" w:rsidP="00E425BD">
            <w:pPr>
              <w:keepNext/>
              <w:tabs>
                <w:tab w:val="left" w:leader="dot" w:pos="6885"/>
              </w:tabs>
              <w:spacing w:before="53" w:after="30"/>
              <w:rPr>
                <w:color w:val="000000"/>
                <w:sz w:val="20"/>
                <w:szCs w:val="20"/>
              </w:rPr>
            </w:pPr>
            <w:r w:rsidRPr="00D6074D">
              <w:rPr>
                <w:color w:val="000000"/>
                <w:sz w:val="20"/>
                <w:szCs w:val="20"/>
              </w:rPr>
              <w:t>Loans to equity method investees</w:t>
            </w:r>
          </w:p>
        </w:tc>
        <w:tc>
          <w:tcPr>
            <w:tcW w:w="1259" w:type="pct"/>
            <w:tcBorders>
              <w:top w:val="nil"/>
              <w:left w:val="nil"/>
              <w:bottom w:val="nil"/>
              <w:right w:val="nil"/>
            </w:tcBorders>
            <w:tcMar>
              <w:top w:w="0" w:type="dxa"/>
              <w:left w:w="0" w:type="dxa"/>
              <w:bottom w:w="0" w:type="dxa"/>
              <w:right w:w="15" w:type="dxa"/>
            </w:tcMar>
          </w:tcPr>
          <w:p w14:paraId="2CA57000" w14:textId="2721B2FE" w:rsidR="00E425BD" w:rsidRPr="00D6074D" w:rsidRDefault="00E425BD" w:rsidP="00E425BD">
            <w:pPr>
              <w:keepNext/>
              <w:tabs>
                <w:tab w:val="left" w:pos="759"/>
                <w:tab w:val="left" w:pos="997"/>
              </w:tabs>
              <w:spacing w:before="53" w:after="30"/>
              <w:jc w:val="right"/>
              <w:rPr>
                <w:bCs/>
                <w:color w:val="000000"/>
                <w:sz w:val="20"/>
                <w:szCs w:val="20"/>
              </w:rPr>
            </w:pPr>
            <w:r w:rsidRPr="00D6074D">
              <w:rPr>
                <w:bCs/>
                <w:color w:val="000000"/>
                <w:sz w:val="20"/>
                <w:szCs w:val="20"/>
              </w:rPr>
              <w:t>(15,884)</w:t>
            </w:r>
          </w:p>
        </w:tc>
      </w:tr>
      <w:tr w:rsidR="00E425BD" w:rsidRPr="008A38C8" w14:paraId="76A5134C" w14:textId="77777777" w:rsidTr="008A38C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698E1334" w14:textId="26264F07" w:rsidR="00E425BD" w:rsidRPr="00B17286" w:rsidRDefault="00E425BD" w:rsidP="00E425BD">
            <w:pPr>
              <w:keepNext/>
              <w:tabs>
                <w:tab w:val="left" w:leader="dot" w:pos="6885"/>
              </w:tabs>
              <w:spacing w:before="53" w:after="30"/>
              <w:rPr>
                <w:color w:val="000000"/>
                <w:sz w:val="20"/>
                <w:szCs w:val="20"/>
              </w:rPr>
            </w:pPr>
            <w:r w:rsidRPr="00D12934">
              <w:rPr>
                <w:color w:val="000000"/>
                <w:sz w:val="20"/>
                <w:szCs w:val="20"/>
              </w:rPr>
              <w:t>Capitalized software additions</w:t>
            </w:r>
          </w:p>
        </w:tc>
        <w:tc>
          <w:tcPr>
            <w:tcW w:w="1259" w:type="pct"/>
            <w:tcBorders>
              <w:top w:val="nil"/>
              <w:left w:val="nil"/>
              <w:bottom w:val="nil"/>
              <w:right w:val="nil"/>
            </w:tcBorders>
            <w:tcMar>
              <w:top w:w="0" w:type="dxa"/>
              <w:left w:w="0" w:type="dxa"/>
              <w:bottom w:w="0" w:type="dxa"/>
              <w:right w:w="15" w:type="dxa"/>
            </w:tcMar>
          </w:tcPr>
          <w:p w14:paraId="0A83A030" w14:textId="26B274F8" w:rsidR="00E425BD" w:rsidRPr="00B17286" w:rsidRDefault="00E425BD" w:rsidP="00E425BD">
            <w:pPr>
              <w:keepNext/>
              <w:tabs>
                <w:tab w:val="left" w:pos="759"/>
                <w:tab w:val="left" w:pos="997"/>
              </w:tabs>
              <w:spacing w:before="53" w:after="30"/>
              <w:jc w:val="right"/>
              <w:rPr>
                <w:color w:val="000000"/>
                <w:sz w:val="20"/>
                <w:szCs w:val="20"/>
              </w:rPr>
            </w:pPr>
            <w:r w:rsidRPr="00D12934">
              <w:rPr>
                <w:sz w:val="20"/>
                <w:szCs w:val="20"/>
              </w:rPr>
              <w:t>(7,508)</w:t>
            </w:r>
          </w:p>
        </w:tc>
      </w:tr>
      <w:tr w:rsidR="00E425BD" w:rsidRPr="008A38C8" w14:paraId="5B92D80E"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80A" w14:textId="1FAF33DB" w:rsidR="00E425BD" w:rsidRPr="00D6074D" w:rsidRDefault="00E425BD" w:rsidP="00E425BD">
            <w:pPr>
              <w:keepNext/>
              <w:tabs>
                <w:tab w:val="left" w:leader="dot" w:pos="6885"/>
              </w:tabs>
              <w:spacing w:before="53" w:after="30"/>
              <w:rPr>
                <w:sz w:val="20"/>
                <w:szCs w:val="20"/>
              </w:rPr>
            </w:pPr>
            <w:r w:rsidRPr="00D6074D">
              <w:rPr>
                <w:color w:val="000000"/>
                <w:sz w:val="20"/>
                <w:szCs w:val="20"/>
              </w:rPr>
              <w:t>Purchases of interest rate cap derivatives</w:t>
            </w:r>
          </w:p>
        </w:tc>
        <w:tc>
          <w:tcPr>
            <w:tcW w:w="1259" w:type="pct"/>
            <w:tcBorders>
              <w:top w:val="nil"/>
              <w:left w:val="nil"/>
              <w:bottom w:val="nil"/>
              <w:right w:val="nil"/>
            </w:tcBorders>
            <w:tcMar>
              <w:top w:w="0" w:type="dxa"/>
              <w:left w:w="0" w:type="dxa"/>
              <w:bottom w:w="0" w:type="dxa"/>
              <w:right w:w="15" w:type="dxa"/>
            </w:tcMar>
          </w:tcPr>
          <w:p w14:paraId="5B92D80B" w14:textId="491CAD29" w:rsidR="00E425BD" w:rsidRPr="00D6074D" w:rsidRDefault="00E425BD" w:rsidP="00E425BD">
            <w:pPr>
              <w:keepNext/>
              <w:tabs>
                <w:tab w:val="left" w:pos="759"/>
                <w:tab w:val="left" w:pos="997"/>
              </w:tabs>
              <w:spacing w:before="53" w:after="30"/>
              <w:jc w:val="right"/>
              <w:rPr>
                <w:sz w:val="20"/>
                <w:szCs w:val="20"/>
              </w:rPr>
            </w:pPr>
            <w:r w:rsidRPr="00D6074D">
              <w:rPr>
                <w:color w:val="000000"/>
                <w:sz w:val="20"/>
                <w:szCs w:val="20"/>
              </w:rPr>
              <w:t>(5,249)</w:t>
            </w:r>
          </w:p>
        </w:tc>
      </w:tr>
      <w:tr w:rsidR="00E425BD" w:rsidRPr="008A38C8" w14:paraId="5B92D822" w14:textId="77777777" w:rsidTr="00D6074D">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81E" w14:textId="617CCEFB" w:rsidR="00E425BD" w:rsidRPr="00D6074D" w:rsidRDefault="00E425BD" w:rsidP="00E425BD">
            <w:pPr>
              <w:keepNext/>
              <w:tabs>
                <w:tab w:val="left" w:leader="dot" w:pos="6885"/>
              </w:tabs>
              <w:spacing w:before="33" w:after="30"/>
              <w:rPr>
                <w:sz w:val="20"/>
                <w:szCs w:val="20"/>
              </w:rPr>
            </w:pPr>
            <w:r w:rsidRPr="00D6074D">
              <w:rPr>
                <w:color w:val="000000"/>
                <w:sz w:val="20"/>
                <w:szCs w:val="20"/>
              </w:rPr>
              <w:t xml:space="preserve">Net cash </w:t>
            </w:r>
            <w:r>
              <w:rPr>
                <w:color w:val="000000"/>
                <w:sz w:val="20"/>
                <w:szCs w:val="20"/>
              </w:rPr>
              <w:t xml:space="preserve">provided by </w:t>
            </w:r>
            <w:r w:rsidRPr="00D6074D">
              <w:rPr>
                <w:color w:val="000000"/>
                <w:sz w:val="20"/>
                <w:szCs w:val="20"/>
              </w:rPr>
              <w:t>investing activities</w:t>
            </w:r>
          </w:p>
        </w:tc>
        <w:tc>
          <w:tcPr>
            <w:tcW w:w="1259" w:type="pct"/>
            <w:tcBorders>
              <w:top w:val="single" w:sz="8" w:space="0" w:color="000000"/>
              <w:left w:val="nil"/>
              <w:bottom w:val="single" w:sz="4" w:space="0" w:color="auto"/>
              <w:right w:val="nil"/>
            </w:tcBorders>
            <w:tcMar>
              <w:top w:w="0" w:type="dxa"/>
              <w:left w:w="0" w:type="dxa"/>
              <w:bottom w:w="0" w:type="dxa"/>
              <w:right w:w="15" w:type="dxa"/>
            </w:tcMar>
          </w:tcPr>
          <w:p w14:paraId="5B92D81F" w14:textId="0277E459" w:rsidR="00E425BD" w:rsidRPr="00D6074D" w:rsidRDefault="008D286C" w:rsidP="00E425BD">
            <w:pPr>
              <w:keepNext/>
              <w:tabs>
                <w:tab w:val="left" w:pos="274"/>
              </w:tabs>
              <w:spacing w:before="33" w:after="30"/>
              <w:jc w:val="right"/>
              <w:rPr>
                <w:sz w:val="20"/>
                <w:szCs w:val="20"/>
              </w:rPr>
            </w:pPr>
            <w:del w:id="24" w:author="Kyle Condon" w:date="2026-02-25T11:14:00Z" w16du:dateUtc="2026-02-25T18:14:00Z">
              <w:r w:rsidDel="00963BE8">
                <w:rPr>
                  <w:sz w:val="20"/>
                  <w:szCs w:val="20"/>
                </w:rPr>
                <w:delText>68,963</w:delText>
              </w:r>
            </w:del>
            <w:ins w:id="25" w:author="Kyle Condon" w:date="2026-02-25T11:14:00Z" w16du:dateUtc="2026-02-25T18:14:00Z">
              <w:r w:rsidR="00963BE8">
                <w:rPr>
                  <w:sz w:val="20"/>
                  <w:szCs w:val="20"/>
                </w:rPr>
                <w:t>72,323</w:t>
              </w:r>
            </w:ins>
          </w:p>
        </w:tc>
      </w:tr>
    </w:tbl>
    <w:p w14:paraId="457033F4" w14:textId="77777777" w:rsidR="00916F3E" w:rsidRDefault="00916F3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1"/>
        <w:gridCol w:w="2719"/>
      </w:tblGrid>
      <w:tr w:rsidR="00D471BB" w:rsidRPr="00D471BB" w14:paraId="5B92D827" w14:textId="77777777" w:rsidTr="51BE3E08">
        <w:trPr>
          <w:cantSplit/>
          <w:trHeight w:val="89"/>
          <w:jc w:val="center"/>
        </w:trPr>
        <w:tc>
          <w:tcPr>
            <w:tcW w:w="3741" w:type="pct"/>
            <w:tcBorders>
              <w:top w:val="nil"/>
              <w:left w:val="nil"/>
              <w:bottom w:val="nil"/>
              <w:right w:val="nil"/>
            </w:tcBorders>
            <w:tcMar>
              <w:top w:w="0" w:type="dxa"/>
              <w:left w:w="0" w:type="dxa"/>
              <w:bottom w:w="0" w:type="dxa"/>
              <w:right w:w="0" w:type="dxa"/>
            </w:tcMar>
            <w:vAlign w:val="bottom"/>
          </w:tcPr>
          <w:p w14:paraId="5B92D823" w14:textId="77777777" w:rsidR="00FE7110" w:rsidRPr="00D6074D" w:rsidRDefault="00FE7110" w:rsidP="00FE7110">
            <w:pPr>
              <w:keepNext/>
              <w:rPr>
                <w:sz w:val="20"/>
                <w:szCs w:val="20"/>
              </w:rPr>
            </w:pPr>
          </w:p>
        </w:tc>
        <w:tc>
          <w:tcPr>
            <w:tcW w:w="1259" w:type="pct"/>
            <w:tcBorders>
              <w:top w:val="nil"/>
              <w:left w:val="nil"/>
              <w:bottom w:val="nil"/>
              <w:right w:val="nil"/>
            </w:tcBorders>
            <w:tcMar>
              <w:top w:w="0" w:type="dxa"/>
              <w:left w:w="0" w:type="dxa"/>
              <w:bottom w:w="0" w:type="dxa"/>
              <w:right w:w="0" w:type="dxa"/>
            </w:tcMar>
          </w:tcPr>
          <w:p w14:paraId="5B92D824" w14:textId="77777777" w:rsidR="00FE7110" w:rsidRPr="00D6074D" w:rsidRDefault="00FE7110" w:rsidP="00FE7110">
            <w:pPr>
              <w:keepNext/>
              <w:jc w:val="right"/>
              <w:rPr>
                <w:sz w:val="20"/>
                <w:szCs w:val="20"/>
              </w:rPr>
            </w:pPr>
          </w:p>
        </w:tc>
      </w:tr>
      <w:tr w:rsidR="00FE7110" w:rsidRPr="008A38C8" w14:paraId="5B92D82C"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828" w14:textId="77777777" w:rsidR="00FE7110" w:rsidRPr="00D6074D" w:rsidRDefault="00FE7110" w:rsidP="00FE7110">
            <w:pPr>
              <w:keepNext/>
              <w:spacing w:before="53" w:after="30"/>
              <w:rPr>
                <w:b/>
                <w:sz w:val="20"/>
                <w:szCs w:val="20"/>
              </w:rPr>
            </w:pPr>
            <w:r w:rsidRPr="00D6074D">
              <w:rPr>
                <w:b/>
                <w:color w:val="000000"/>
                <w:sz w:val="20"/>
                <w:szCs w:val="20"/>
              </w:rPr>
              <w:t>Cash flows from financing activities:</w:t>
            </w:r>
          </w:p>
        </w:tc>
        <w:tc>
          <w:tcPr>
            <w:tcW w:w="1259" w:type="pct"/>
            <w:tcBorders>
              <w:top w:val="nil"/>
              <w:left w:val="nil"/>
              <w:bottom w:val="nil"/>
              <w:right w:val="nil"/>
            </w:tcBorders>
            <w:tcMar>
              <w:top w:w="0" w:type="dxa"/>
              <w:left w:w="0" w:type="dxa"/>
              <w:bottom w:w="0" w:type="dxa"/>
              <w:right w:w="0" w:type="dxa"/>
            </w:tcMar>
          </w:tcPr>
          <w:p w14:paraId="5B92D829" w14:textId="77777777" w:rsidR="00FE7110" w:rsidRPr="00D6074D" w:rsidRDefault="00FE7110" w:rsidP="00FE7110">
            <w:pPr>
              <w:keepNext/>
              <w:jc w:val="right"/>
              <w:rPr>
                <w:sz w:val="20"/>
                <w:szCs w:val="20"/>
              </w:rPr>
            </w:pPr>
          </w:p>
        </w:tc>
      </w:tr>
      <w:tr w:rsidR="00FE7110" w:rsidRPr="008A38C8" w14:paraId="5B92D831"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82D" w14:textId="5338754A" w:rsidR="00FE7110" w:rsidRPr="00D6074D" w:rsidRDefault="00FE7110" w:rsidP="00FE7110">
            <w:pPr>
              <w:keepNext/>
              <w:tabs>
                <w:tab w:val="left" w:leader="dot" w:pos="6885"/>
              </w:tabs>
              <w:spacing w:before="53" w:after="30"/>
              <w:rPr>
                <w:sz w:val="20"/>
                <w:szCs w:val="20"/>
              </w:rPr>
            </w:pPr>
            <w:r w:rsidRPr="00D6074D">
              <w:rPr>
                <w:color w:val="000000"/>
                <w:sz w:val="20"/>
                <w:szCs w:val="20"/>
              </w:rPr>
              <w:t>Proceeds from loans payable</w:t>
            </w:r>
          </w:p>
        </w:tc>
        <w:tc>
          <w:tcPr>
            <w:tcW w:w="1259" w:type="pct"/>
            <w:tcBorders>
              <w:top w:val="nil"/>
              <w:left w:val="nil"/>
              <w:bottom w:val="nil"/>
              <w:right w:val="nil"/>
            </w:tcBorders>
            <w:tcMar>
              <w:top w:w="0" w:type="dxa"/>
              <w:left w:w="0" w:type="dxa"/>
              <w:bottom w:w="0" w:type="dxa"/>
              <w:right w:w="15" w:type="dxa"/>
            </w:tcMar>
          </w:tcPr>
          <w:p w14:paraId="5B92D82E" w14:textId="1439D831" w:rsidR="00FE7110" w:rsidRPr="00D6074D" w:rsidRDefault="00FE7110" w:rsidP="00FE7110">
            <w:pPr>
              <w:keepNext/>
              <w:tabs>
                <w:tab w:val="left" w:pos="444"/>
                <w:tab w:val="left" w:pos="997"/>
              </w:tabs>
              <w:spacing w:before="53" w:after="30"/>
              <w:jc w:val="right"/>
              <w:rPr>
                <w:sz w:val="20"/>
                <w:szCs w:val="20"/>
              </w:rPr>
            </w:pPr>
            <w:r w:rsidRPr="00D6074D">
              <w:rPr>
                <w:color w:val="000000"/>
                <w:sz w:val="20"/>
                <w:szCs w:val="20"/>
              </w:rPr>
              <w:t>29,079</w:t>
            </w:r>
          </w:p>
        </w:tc>
      </w:tr>
      <w:tr w:rsidR="00FE7110" w:rsidRPr="008A38C8" w14:paraId="5B92D836"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832" w14:textId="400D11F3" w:rsidR="00FE7110" w:rsidRPr="00D6074D" w:rsidRDefault="00FE7110" w:rsidP="00FE7110">
            <w:pPr>
              <w:keepNext/>
              <w:tabs>
                <w:tab w:val="left" w:leader="dot" w:pos="6885"/>
              </w:tabs>
              <w:spacing w:before="53" w:after="30"/>
              <w:rPr>
                <w:sz w:val="20"/>
                <w:szCs w:val="20"/>
              </w:rPr>
            </w:pPr>
            <w:r w:rsidRPr="00D6074D">
              <w:rPr>
                <w:color w:val="000000"/>
                <w:sz w:val="20"/>
                <w:szCs w:val="20"/>
              </w:rPr>
              <w:t>Principal payments made on finance lease</w:t>
            </w:r>
          </w:p>
        </w:tc>
        <w:tc>
          <w:tcPr>
            <w:tcW w:w="1259" w:type="pct"/>
            <w:tcBorders>
              <w:top w:val="nil"/>
              <w:left w:val="nil"/>
              <w:bottom w:val="nil"/>
              <w:right w:val="nil"/>
            </w:tcBorders>
            <w:tcMar>
              <w:top w:w="0" w:type="dxa"/>
              <w:left w:w="0" w:type="dxa"/>
              <w:bottom w:w="0" w:type="dxa"/>
              <w:right w:w="15" w:type="dxa"/>
            </w:tcMar>
          </w:tcPr>
          <w:p w14:paraId="5B92D833" w14:textId="185DBC64" w:rsidR="00FE7110" w:rsidRPr="00D6074D" w:rsidRDefault="00FE7110" w:rsidP="00FE7110">
            <w:pPr>
              <w:keepNext/>
              <w:tabs>
                <w:tab w:val="left" w:pos="997"/>
              </w:tabs>
              <w:spacing w:before="53" w:after="30"/>
              <w:jc w:val="right"/>
              <w:rPr>
                <w:sz w:val="20"/>
                <w:szCs w:val="20"/>
              </w:rPr>
            </w:pPr>
            <w:r w:rsidRPr="00D6074D">
              <w:rPr>
                <w:color w:val="000000"/>
                <w:sz w:val="20"/>
                <w:szCs w:val="20"/>
              </w:rPr>
              <w:t>(91)</w:t>
            </w:r>
          </w:p>
        </w:tc>
      </w:tr>
      <w:tr w:rsidR="00FE7110" w:rsidRPr="008A38C8" w14:paraId="5B92D872"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86E" w14:textId="1ACD670D" w:rsidR="00FE7110" w:rsidRPr="00D6074D" w:rsidRDefault="00FE7110" w:rsidP="00FE7110">
            <w:pPr>
              <w:keepNext/>
              <w:tabs>
                <w:tab w:val="left" w:leader="dot" w:pos="6885"/>
              </w:tabs>
              <w:spacing w:before="33" w:after="30"/>
              <w:rPr>
                <w:sz w:val="20"/>
                <w:szCs w:val="20"/>
              </w:rPr>
            </w:pPr>
            <w:r w:rsidRPr="00D6074D">
              <w:rPr>
                <w:color w:val="000000"/>
                <w:sz w:val="20"/>
                <w:szCs w:val="20"/>
              </w:rPr>
              <w:t>Net cash provided by financing activities</w:t>
            </w:r>
          </w:p>
        </w:tc>
        <w:tc>
          <w:tcPr>
            <w:tcW w:w="1259" w:type="pct"/>
            <w:tcBorders>
              <w:top w:val="single" w:sz="8" w:space="0" w:color="000000" w:themeColor="text1"/>
              <w:left w:val="nil"/>
              <w:bottom w:val="single" w:sz="8" w:space="0" w:color="000000" w:themeColor="text1"/>
              <w:right w:val="nil"/>
            </w:tcBorders>
            <w:tcMar>
              <w:top w:w="0" w:type="dxa"/>
              <w:left w:w="0" w:type="dxa"/>
              <w:bottom w:w="0" w:type="dxa"/>
              <w:right w:w="15" w:type="dxa"/>
            </w:tcMar>
          </w:tcPr>
          <w:p w14:paraId="5B92D86F" w14:textId="35572C75" w:rsidR="00FE7110" w:rsidRPr="00D6074D" w:rsidRDefault="00FE7110" w:rsidP="00FE7110">
            <w:pPr>
              <w:keepNext/>
              <w:tabs>
                <w:tab w:val="left" w:pos="274"/>
              </w:tabs>
              <w:spacing w:before="33" w:after="30"/>
              <w:jc w:val="right"/>
              <w:rPr>
                <w:sz w:val="20"/>
                <w:szCs w:val="20"/>
              </w:rPr>
            </w:pPr>
            <w:r w:rsidRPr="00D6074D">
              <w:rPr>
                <w:sz w:val="20"/>
                <w:szCs w:val="20"/>
              </w:rPr>
              <w:t>28,988</w:t>
            </w:r>
          </w:p>
        </w:tc>
      </w:tr>
      <w:tr w:rsidR="00FE7110" w:rsidRPr="008A38C8" w14:paraId="5B92D877"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873" w14:textId="665EB742" w:rsidR="00FE7110" w:rsidRPr="00D6074D" w:rsidRDefault="00FE7110" w:rsidP="00FE7110">
            <w:pPr>
              <w:keepNext/>
              <w:tabs>
                <w:tab w:val="left" w:leader="dot" w:pos="6885"/>
              </w:tabs>
              <w:spacing w:before="33" w:after="30"/>
              <w:rPr>
                <w:sz w:val="20"/>
                <w:szCs w:val="20"/>
              </w:rPr>
            </w:pPr>
            <w:r w:rsidRPr="00D6074D">
              <w:rPr>
                <w:color w:val="000000"/>
                <w:sz w:val="20"/>
                <w:szCs w:val="20"/>
              </w:rPr>
              <w:t xml:space="preserve">Net </w:t>
            </w:r>
            <w:r w:rsidR="008010C7">
              <w:rPr>
                <w:color w:val="000000"/>
                <w:sz w:val="20"/>
                <w:szCs w:val="20"/>
              </w:rPr>
              <w:t xml:space="preserve">increase </w:t>
            </w:r>
            <w:r w:rsidRPr="00D6074D">
              <w:rPr>
                <w:color w:val="000000"/>
                <w:sz w:val="20"/>
                <w:szCs w:val="20"/>
              </w:rPr>
              <w:t xml:space="preserve">in cash and cash equivalents and restricted cash </w:t>
            </w:r>
          </w:p>
        </w:tc>
        <w:tc>
          <w:tcPr>
            <w:tcW w:w="1259" w:type="pct"/>
            <w:tcBorders>
              <w:top w:val="single" w:sz="8" w:space="0" w:color="000000" w:themeColor="text1"/>
              <w:left w:val="nil"/>
              <w:bottom w:val="single" w:sz="4" w:space="0" w:color="auto"/>
              <w:right w:val="nil"/>
            </w:tcBorders>
            <w:tcMar>
              <w:top w:w="0" w:type="dxa"/>
              <w:left w:w="0" w:type="dxa"/>
              <w:bottom w:w="0" w:type="dxa"/>
              <w:right w:w="15" w:type="dxa"/>
            </w:tcMar>
          </w:tcPr>
          <w:p w14:paraId="5B92D874" w14:textId="4B2C4F46" w:rsidR="00FE7110" w:rsidRPr="00D6074D" w:rsidRDefault="00EC2007" w:rsidP="00FE7110">
            <w:pPr>
              <w:keepNext/>
              <w:spacing w:before="33" w:after="30"/>
              <w:jc w:val="right"/>
              <w:rPr>
                <w:sz w:val="20"/>
                <w:szCs w:val="20"/>
              </w:rPr>
            </w:pPr>
            <w:r>
              <w:rPr>
                <w:color w:val="000000"/>
                <w:sz w:val="20"/>
                <w:szCs w:val="20"/>
              </w:rPr>
              <w:t>41,058</w:t>
            </w:r>
            <w:r w:rsidR="001F2754" w:rsidRPr="001F2754" w:rsidDel="008010C7">
              <w:rPr>
                <w:color w:val="000000"/>
                <w:sz w:val="20"/>
                <w:szCs w:val="20"/>
              </w:rPr>
              <w:t xml:space="preserve"> </w:t>
            </w:r>
          </w:p>
        </w:tc>
      </w:tr>
      <w:tr w:rsidR="00D471BB" w:rsidRPr="00D471BB" w14:paraId="78B4904B" w14:textId="77777777" w:rsidTr="51BE3E08">
        <w:trPr>
          <w:cantSplit/>
          <w:trHeight w:val="161"/>
          <w:jc w:val="center"/>
        </w:trPr>
        <w:tc>
          <w:tcPr>
            <w:tcW w:w="3741" w:type="pct"/>
            <w:tcBorders>
              <w:top w:val="nil"/>
              <w:left w:val="nil"/>
              <w:bottom w:val="nil"/>
              <w:right w:val="nil"/>
            </w:tcBorders>
            <w:tcMar>
              <w:top w:w="0" w:type="dxa"/>
              <w:left w:w="53" w:type="dxa"/>
              <w:bottom w:w="0" w:type="dxa"/>
              <w:right w:w="53" w:type="dxa"/>
            </w:tcMar>
          </w:tcPr>
          <w:p w14:paraId="1A0FD83B" w14:textId="77777777" w:rsidR="00FE7110" w:rsidRPr="00D6074D" w:rsidRDefault="00FE7110" w:rsidP="00FE7110">
            <w:pPr>
              <w:keepNext/>
              <w:tabs>
                <w:tab w:val="left" w:leader="dot" w:pos="6885"/>
              </w:tabs>
              <w:spacing w:before="53" w:after="30"/>
              <w:rPr>
                <w:color w:val="000000"/>
                <w:sz w:val="20"/>
                <w:szCs w:val="20"/>
              </w:rPr>
            </w:pPr>
          </w:p>
        </w:tc>
        <w:tc>
          <w:tcPr>
            <w:tcW w:w="1259" w:type="pct"/>
            <w:tcBorders>
              <w:top w:val="single" w:sz="4" w:space="0" w:color="auto"/>
              <w:left w:val="nil"/>
              <w:bottom w:val="nil"/>
              <w:right w:val="nil"/>
            </w:tcBorders>
            <w:tcMar>
              <w:top w:w="0" w:type="dxa"/>
              <w:left w:w="0" w:type="dxa"/>
              <w:bottom w:w="0" w:type="dxa"/>
              <w:right w:w="15" w:type="dxa"/>
            </w:tcMar>
          </w:tcPr>
          <w:p w14:paraId="6CE718F0" w14:textId="77777777" w:rsidR="00FE7110" w:rsidRPr="00D6074D" w:rsidRDefault="00FE7110" w:rsidP="00FE7110">
            <w:pPr>
              <w:keepNext/>
              <w:tabs>
                <w:tab w:val="left" w:pos="997"/>
              </w:tabs>
              <w:spacing w:before="53" w:after="30"/>
              <w:jc w:val="right"/>
              <w:rPr>
                <w:color w:val="000000"/>
                <w:sz w:val="20"/>
                <w:szCs w:val="20"/>
              </w:rPr>
            </w:pPr>
          </w:p>
        </w:tc>
      </w:tr>
      <w:tr w:rsidR="00FE7110" w:rsidRPr="008A38C8" w14:paraId="5B92D87C"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878" w14:textId="1B4B78E7" w:rsidR="00FE7110" w:rsidRPr="00D6074D" w:rsidRDefault="00FE7110" w:rsidP="00FE7110">
            <w:pPr>
              <w:keepNext/>
              <w:tabs>
                <w:tab w:val="left" w:leader="dot" w:pos="6885"/>
              </w:tabs>
              <w:spacing w:before="53" w:after="30"/>
              <w:rPr>
                <w:sz w:val="20"/>
                <w:szCs w:val="20"/>
              </w:rPr>
            </w:pPr>
            <w:r w:rsidRPr="00D6074D">
              <w:rPr>
                <w:color w:val="000000"/>
                <w:sz w:val="20"/>
                <w:szCs w:val="20"/>
              </w:rPr>
              <w:t>Cash</w:t>
            </w:r>
            <w:r w:rsidR="00643BDF">
              <w:rPr>
                <w:color w:val="000000"/>
                <w:sz w:val="20"/>
                <w:szCs w:val="20"/>
              </w:rPr>
              <w:t>,</w:t>
            </w:r>
            <w:r w:rsidRPr="00D6074D">
              <w:rPr>
                <w:color w:val="000000"/>
                <w:sz w:val="20"/>
                <w:szCs w:val="20"/>
              </w:rPr>
              <w:t xml:space="preserve"> cash equivalents and restricted cash at beginning of year</w:t>
            </w:r>
          </w:p>
        </w:tc>
        <w:tc>
          <w:tcPr>
            <w:tcW w:w="1259" w:type="pct"/>
            <w:tcBorders>
              <w:top w:val="nil"/>
              <w:left w:val="nil"/>
              <w:bottom w:val="single" w:sz="8" w:space="0" w:color="000000" w:themeColor="text1"/>
              <w:right w:val="nil"/>
            </w:tcBorders>
            <w:tcMar>
              <w:top w:w="0" w:type="dxa"/>
              <w:left w:w="0" w:type="dxa"/>
              <w:bottom w:w="0" w:type="dxa"/>
              <w:right w:w="15" w:type="dxa"/>
            </w:tcMar>
          </w:tcPr>
          <w:p w14:paraId="5B92D879" w14:textId="30900954" w:rsidR="00FE7110" w:rsidRPr="00D6074D" w:rsidRDefault="001F2754" w:rsidP="00FE7110">
            <w:pPr>
              <w:keepNext/>
              <w:tabs>
                <w:tab w:val="left" w:pos="997"/>
              </w:tabs>
              <w:spacing w:before="53" w:after="30"/>
              <w:jc w:val="right"/>
              <w:rPr>
                <w:sz w:val="20"/>
                <w:szCs w:val="20"/>
              </w:rPr>
            </w:pPr>
            <w:r>
              <w:rPr>
                <w:color w:val="000000"/>
                <w:sz w:val="20"/>
                <w:szCs w:val="20"/>
              </w:rPr>
              <w:t>32,491</w:t>
            </w:r>
          </w:p>
        </w:tc>
      </w:tr>
      <w:tr w:rsidR="00FE7110" w:rsidRPr="008A38C8" w14:paraId="5B92D881"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87D" w14:textId="20C2A89E" w:rsidR="00FE7110" w:rsidRPr="00D6074D" w:rsidRDefault="00FE7110" w:rsidP="00FE7110">
            <w:pPr>
              <w:keepNext/>
              <w:tabs>
                <w:tab w:val="left" w:leader="dot" w:pos="6885"/>
              </w:tabs>
              <w:spacing w:before="33" w:after="30"/>
              <w:rPr>
                <w:sz w:val="20"/>
                <w:szCs w:val="20"/>
              </w:rPr>
            </w:pPr>
            <w:r w:rsidRPr="00D6074D">
              <w:rPr>
                <w:color w:val="000000"/>
                <w:sz w:val="20"/>
                <w:szCs w:val="20"/>
              </w:rPr>
              <w:t>Cash</w:t>
            </w:r>
            <w:r w:rsidR="00643BDF">
              <w:rPr>
                <w:color w:val="000000"/>
                <w:sz w:val="20"/>
                <w:szCs w:val="20"/>
              </w:rPr>
              <w:t>,</w:t>
            </w:r>
            <w:r w:rsidRPr="00D6074D">
              <w:rPr>
                <w:color w:val="000000"/>
                <w:sz w:val="20"/>
                <w:szCs w:val="20"/>
              </w:rPr>
              <w:t xml:space="preserve"> cash equivalents and restricted cash at end of year</w:t>
            </w:r>
          </w:p>
        </w:tc>
        <w:tc>
          <w:tcPr>
            <w:tcW w:w="1259" w:type="pct"/>
            <w:tcBorders>
              <w:top w:val="single" w:sz="8" w:space="0" w:color="000000" w:themeColor="text1"/>
              <w:left w:val="nil"/>
              <w:bottom w:val="double" w:sz="6" w:space="0" w:color="000000" w:themeColor="text1"/>
              <w:right w:val="nil"/>
            </w:tcBorders>
            <w:tcMar>
              <w:top w:w="0" w:type="dxa"/>
              <w:left w:w="0" w:type="dxa"/>
              <w:bottom w:w="0" w:type="dxa"/>
              <w:right w:w="15" w:type="dxa"/>
            </w:tcMar>
          </w:tcPr>
          <w:p w14:paraId="5B92D87E" w14:textId="7DE9FDD4" w:rsidR="00FE7110" w:rsidRPr="00D6074D" w:rsidRDefault="00FE7110" w:rsidP="00FE7110">
            <w:pPr>
              <w:keepNext/>
              <w:tabs>
                <w:tab w:val="left" w:pos="997"/>
              </w:tabs>
              <w:spacing w:before="33" w:after="30"/>
              <w:jc w:val="right"/>
              <w:rPr>
                <w:sz w:val="20"/>
                <w:szCs w:val="20"/>
              </w:rPr>
            </w:pPr>
            <w:r w:rsidRPr="00D6074D">
              <w:rPr>
                <w:sz w:val="20"/>
                <w:szCs w:val="20"/>
              </w:rPr>
              <w:t>$</w:t>
            </w:r>
            <w:r w:rsidR="00D471BB">
              <w:rPr>
                <w:sz w:val="20"/>
                <w:szCs w:val="20"/>
              </w:rPr>
              <w:t xml:space="preserve">                 </w:t>
            </w:r>
            <w:r w:rsidRPr="00D6074D">
              <w:rPr>
                <w:sz w:val="20"/>
                <w:szCs w:val="20"/>
              </w:rPr>
              <w:t xml:space="preserve">                </w:t>
            </w:r>
            <w:r w:rsidRPr="00D6074D">
              <w:rPr>
                <w:bCs/>
                <w:sz w:val="20"/>
                <w:szCs w:val="20"/>
              </w:rPr>
              <w:t xml:space="preserve">       </w:t>
            </w:r>
            <w:r w:rsidR="001407C6">
              <w:rPr>
                <w:bCs/>
                <w:sz w:val="20"/>
                <w:szCs w:val="20"/>
              </w:rPr>
              <w:t>73,549</w:t>
            </w:r>
          </w:p>
        </w:tc>
      </w:tr>
      <w:tr w:rsidR="00FE7110" w:rsidRPr="008A38C8" w14:paraId="5B92D886"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vAlign w:val="bottom"/>
          </w:tcPr>
          <w:p w14:paraId="5B92D882" w14:textId="5551C8EF" w:rsidR="00FE7110" w:rsidRPr="00D6074D" w:rsidRDefault="00FE7110" w:rsidP="00FE7110">
            <w:pPr>
              <w:keepNext/>
              <w:spacing w:before="8" w:after="30" w:line="120" w:lineRule="auto"/>
              <w:rPr>
                <w:sz w:val="20"/>
                <w:szCs w:val="20"/>
              </w:rPr>
            </w:pPr>
          </w:p>
        </w:tc>
        <w:tc>
          <w:tcPr>
            <w:tcW w:w="1259" w:type="pct"/>
            <w:tcBorders>
              <w:top w:val="double" w:sz="6" w:space="0" w:color="000000" w:themeColor="text1"/>
              <w:left w:val="nil"/>
              <w:bottom w:val="nil"/>
              <w:right w:val="nil"/>
            </w:tcBorders>
            <w:tcMar>
              <w:top w:w="0" w:type="dxa"/>
              <w:left w:w="0" w:type="dxa"/>
              <w:bottom w:w="0" w:type="dxa"/>
              <w:right w:w="0" w:type="dxa"/>
            </w:tcMar>
          </w:tcPr>
          <w:p w14:paraId="5B92D883" w14:textId="77777777" w:rsidR="00FE7110" w:rsidRPr="00D6074D" w:rsidRDefault="00FE7110" w:rsidP="00FE7110">
            <w:pPr>
              <w:keepNext/>
              <w:jc w:val="right"/>
              <w:rPr>
                <w:sz w:val="20"/>
                <w:szCs w:val="20"/>
              </w:rPr>
            </w:pPr>
          </w:p>
        </w:tc>
      </w:tr>
      <w:tr w:rsidR="00FE7110" w:rsidRPr="008A38C8" w14:paraId="23BDC4E6"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716FB457" w14:textId="12B013E1" w:rsidR="00FE7110" w:rsidRPr="00D6074D" w:rsidRDefault="00FE7110" w:rsidP="00FE7110">
            <w:pPr>
              <w:keepNext/>
              <w:tabs>
                <w:tab w:val="right" w:pos="7380"/>
              </w:tabs>
              <w:spacing w:before="53" w:after="30"/>
              <w:rPr>
                <w:b/>
                <w:sz w:val="20"/>
                <w:szCs w:val="20"/>
              </w:rPr>
            </w:pPr>
            <w:r w:rsidRPr="00D6074D">
              <w:rPr>
                <w:b/>
                <w:sz w:val="20"/>
                <w:szCs w:val="20"/>
              </w:rPr>
              <w:t xml:space="preserve">Reconciliation of </w:t>
            </w:r>
            <w:r w:rsidR="00D42557">
              <w:rPr>
                <w:b/>
                <w:sz w:val="20"/>
                <w:szCs w:val="20"/>
              </w:rPr>
              <w:t>c</w:t>
            </w:r>
            <w:r w:rsidRPr="00D6074D">
              <w:rPr>
                <w:b/>
                <w:sz w:val="20"/>
                <w:szCs w:val="20"/>
              </w:rPr>
              <w:t>ash</w:t>
            </w:r>
            <w:r w:rsidR="00D42557">
              <w:rPr>
                <w:b/>
                <w:sz w:val="20"/>
                <w:szCs w:val="20"/>
              </w:rPr>
              <w:t>,</w:t>
            </w:r>
            <w:r w:rsidRPr="00D6074D">
              <w:rPr>
                <w:b/>
                <w:sz w:val="20"/>
                <w:szCs w:val="20"/>
              </w:rPr>
              <w:t xml:space="preserve"> cash equivalents and </w:t>
            </w:r>
            <w:r w:rsidR="00D42557">
              <w:rPr>
                <w:b/>
                <w:sz w:val="20"/>
                <w:szCs w:val="20"/>
              </w:rPr>
              <w:t>r</w:t>
            </w:r>
            <w:r w:rsidRPr="00D6074D">
              <w:rPr>
                <w:b/>
                <w:sz w:val="20"/>
                <w:szCs w:val="20"/>
              </w:rPr>
              <w:t>estricted cash to the Consolidated Balance Sheet</w:t>
            </w:r>
            <w:r w:rsidR="00CB54A7">
              <w:rPr>
                <w:b/>
                <w:sz w:val="20"/>
                <w:szCs w:val="20"/>
              </w:rPr>
              <w:t>:</w:t>
            </w:r>
          </w:p>
        </w:tc>
        <w:tc>
          <w:tcPr>
            <w:tcW w:w="1259" w:type="pct"/>
            <w:tcBorders>
              <w:top w:val="nil"/>
              <w:left w:val="nil"/>
              <w:bottom w:val="nil"/>
              <w:right w:val="nil"/>
            </w:tcBorders>
            <w:tcMar>
              <w:top w:w="0" w:type="dxa"/>
              <w:left w:w="0" w:type="dxa"/>
              <w:bottom w:w="0" w:type="dxa"/>
              <w:right w:w="0" w:type="dxa"/>
            </w:tcMar>
          </w:tcPr>
          <w:p w14:paraId="656661AB" w14:textId="77777777" w:rsidR="00FE7110" w:rsidRPr="00D6074D" w:rsidRDefault="00FE7110" w:rsidP="00FE7110">
            <w:pPr>
              <w:keepNext/>
              <w:jc w:val="right"/>
              <w:rPr>
                <w:bCs/>
                <w:sz w:val="20"/>
                <w:szCs w:val="20"/>
              </w:rPr>
            </w:pPr>
          </w:p>
        </w:tc>
      </w:tr>
      <w:tr w:rsidR="00FE7110" w:rsidRPr="008A38C8" w14:paraId="2D8909BC"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vAlign w:val="center"/>
          </w:tcPr>
          <w:p w14:paraId="3BB329CD" w14:textId="129BABBA" w:rsidR="00FE7110" w:rsidRPr="00D6074D" w:rsidRDefault="00FE7110" w:rsidP="00FE7110">
            <w:pPr>
              <w:keepNext/>
              <w:tabs>
                <w:tab w:val="right" w:pos="7380"/>
              </w:tabs>
              <w:spacing w:before="53" w:after="30"/>
              <w:rPr>
                <w:sz w:val="20"/>
                <w:szCs w:val="20"/>
              </w:rPr>
            </w:pPr>
            <w:r w:rsidRPr="00D6074D">
              <w:rPr>
                <w:bCs/>
                <w:sz w:val="20"/>
                <w:szCs w:val="20"/>
              </w:rPr>
              <w:t>Cash and cash equivalents at end of year</w:t>
            </w:r>
          </w:p>
        </w:tc>
        <w:tc>
          <w:tcPr>
            <w:tcW w:w="1259" w:type="pct"/>
            <w:tcBorders>
              <w:top w:val="nil"/>
              <w:left w:val="nil"/>
              <w:bottom w:val="nil"/>
              <w:right w:val="nil"/>
            </w:tcBorders>
            <w:tcMar>
              <w:top w:w="0" w:type="dxa"/>
              <w:left w:w="0" w:type="dxa"/>
              <w:bottom w:w="0" w:type="dxa"/>
              <w:right w:w="0" w:type="dxa"/>
            </w:tcMar>
            <w:vAlign w:val="center"/>
          </w:tcPr>
          <w:p w14:paraId="6357774F" w14:textId="14BBA036" w:rsidR="00FE7110" w:rsidRPr="00D6074D" w:rsidRDefault="00FE7110" w:rsidP="00FE7110">
            <w:pPr>
              <w:keepNext/>
              <w:jc w:val="right"/>
              <w:rPr>
                <w:bCs/>
                <w:sz w:val="20"/>
                <w:szCs w:val="20"/>
              </w:rPr>
            </w:pPr>
            <w:r w:rsidRPr="00D6074D">
              <w:rPr>
                <w:bCs/>
                <w:sz w:val="20"/>
                <w:szCs w:val="20"/>
              </w:rPr>
              <w:t xml:space="preserve">$    </w:t>
            </w:r>
            <w:r w:rsidR="00D471BB">
              <w:rPr>
                <w:bCs/>
                <w:sz w:val="20"/>
                <w:szCs w:val="20"/>
              </w:rPr>
              <w:t xml:space="preserve">                 </w:t>
            </w:r>
            <w:r w:rsidRPr="00D6074D">
              <w:rPr>
                <w:bCs/>
                <w:sz w:val="20"/>
                <w:szCs w:val="20"/>
              </w:rPr>
              <w:t xml:space="preserve">                   </w:t>
            </w:r>
            <w:r w:rsidR="00A970CF">
              <w:rPr>
                <w:bCs/>
                <w:sz w:val="20"/>
                <w:szCs w:val="20"/>
              </w:rPr>
              <w:t>58,</w:t>
            </w:r>
            <w:r w:rsidR="004E15EC">
              <w:rPr>
                <w:bCs/>
                <w:sz w:val="20"/>
                <w:szCs w:val="20"/>
              </w:rPr>
              <w:t>24</w:t>
            </w:r>
            <w:r w:rsidR="00A970CF">
              <w:rPr>
                <w:bCs/>
                <w:sz w:val="20"/>
                <w:szCs w:val="20"/>
              </w:rPr>
              <w:t>9</w:t>
            </w:r>
          </w:p>
        </w:tc>
      </w:tr>
      <w:tr w:rsidR="00FE7110" w:rsidRPr="008A38C8" w14:paraId="1FF02F6F"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vAlign w:val="center"/>
          </w:tcPr>
          <w:p w14:paraId="422B8BDE" w14:textId="7917C899" w:rsidR="00FE7110" w:rsidRPr="00D6074D" w:rsidRDefault="00FE7110" w:rsidP="00FE7110">
            <w:pPr>
              <w:keepNext/>
              <w:tabs>
                <w:tab w:val="right" w:pos="7380"/>
              </w:tabs>
              <w:spacing w:before="53" w:after="30"/>
              <w:rPr>
                <w:sz w:val="20"/>
                <w:szCs w:val="20"/>
              </w:rPr>
            </w:pPr>
            <w:r w:rsidRPr="00D6074D">
              <w:rPr>
                <w:bCs/>
                <w:sz w:val="20"/>
                <w:szCs w:val="20"/>
              </w:rPr>
              <w:t>Restricted cash at end of year</w:t>
            </w:r>
          </w:p>
        </w:tc>
        <w:tc>
          <w:tcPr>
            <w:tcW w:w="1259" w:type="pct"/>
            <w:tcBorders>
              <w:top w:val="nil"/>
              <w:left w:val="nil"/>
              <w:bottom w:val="single" w:sz="4" w:space="0" w:color="auto"/>
              <w:right w:val="nil"/>
            </w:tcBorders>
            <w:tcMar>
              <w:top w:w="0" w:type="dxa"/>
              <w:left w:w="0" w:type="dxa"/>
              <w:bottom w:w="0" w:type="dxa"/>
              <w:right w:w="0" w:type="dxa"/>
            </w:tcMar>
            <w:vAlign w:val="center"/>
          </w:tcPr>
          <w:p w14:paraId="1BA18ECE" w14:textId="4F859B61" w:rsidR="00FE7110" w:rsidRPr="00D6074D" w:rsidRDefault="00FE7110" w:rsidP="00FE7110">
            <w:pPr>
              <w:keepNext/>
              <w:jc w:val="right"/>
              <w:rPr>
                <w:bCs/>
                <w:sz w:val="20"/>
                <w:szCs w:val="20"/>
              </w:rPr>
            </w:pPr>
            <w:r w:rsidRPr="00D6074D">
              <w:rPr>
                <w:bCs/>
                <w:color w:val="000000"/>
                <w:sz w:val="20"/>
                <w:szCs w:val="20"/>
              </w:rPr>
              <w:t xml:space="preserve">                       15,300</w:t>
            </w:r>
          </w:p>
        </w:tc>
      </w:tr>
      <w:tr w:rsidR="008A38C8" w:rsidRPr="008A38C8" w14:paraId="02B20792"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32B59ADA" w14:textId="3578E0E5" w:rsidR="00FE7110" w:rsidRPr="00D6074D" w:rsidRDefault="00FE7110" w:rsidP="00FE7110">
            <w:pPr>
              <w:keepNext/>
              <w:tabs>
                <w:tab w:val="right" w:pos="7380"/>
              </w:tabs>
              <w:spacing w:before="53" w:after="30"/>
              <w:rPr>
                <w:sz w:val="20"/>
                <w:szCs w:val="20"/>
              </w:rPr>
            </w:pPr>
            <w:r w:rsidRPr="00D6074D">
              <w:rPr>
                <w:sz w:val="20"/>
                <w:szCs w:val="20"/>
              </w:rPr>
              <w:t>Total cash</w:t>
            </w:r>
            <w:r w:rsidR="00D42557">
              <w:rPr>
                <w:sz w:val="20"/>
                <w:szCs w:val="20"/>
              </w:rPr>
              <w:t>,</w:t>
            </w:r>
            <w:r w:rsidRPr="00D6074D">
              <w:rPr>
                <w:bCs/>
                <w:sz w:val="20"/>
                <w:szCs w:val="20"/>
              </w:rPr>
              <w:t xml:space="preserve"> cash equivalents and restricted cash at end of year </w:t>
            </w:r>
          </w:p>
        </w:tc>
        <w:tc>
          <w:tcPr>
            <w:tcW w:w="1259" w:type="pct"/>
            <w:tcBorders>
              <w:top w:val="single" w:sz="4" w:space="0" w:color="auto"/>
              <w:left w:val="nil"/>
              <w:bottom w:val="double" w:sz="4" w:space="0" w:color="auto"/>
              <w:right w:val="nil"/>
            </w:tcBorders>
            <w:tcMar>
              <w:top w:w="0" w:type="dxa"/>
              <w:left w:w="0" w:type="dxa"/>
              <w:bottom w:w="0" w:type="dxa"/>
              <w:right w:w="0" w:type="dxa"/>
            </w:tcMar>
            <w:vAlign w:val="center"/>
          </w:tcPr>
          <w:p w14:paraId="7C02638D" w14:textId="5C2E8028" w:rsidR="00FE7110" w:rsidRPr="00D6074D" w:rsidRDefault="001407C6" w:rsidP="00FE7110">
            <w:pPr>
              <w:keepNext/>
              <w:jc w:val="right"/>
              <w:rPr>
                <w:bCs/>
                <w:sz w:val="20"/>
                <w:szCs w:val="20"/>
              </w:rPr>
            </w:pPr>
            <w:r>
              <w:rPr>
                <w:bCs/>
                <w:sz w:val="20"/>
                <w:szCs w:val="20"/>
              </w:rPr>
              <w:t>73,549</w:t>
            </w:r>
          </w:p>
        </w:tc>
      </w:tr>
      <w:tr w:rsidR="00FE7110" w:rsidRPr="008A38C8" w14:paraId="7A4FA27A"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741D4F3D" w14:textId="77777777" w:rsidR="00FE7110" w:rsidRPr="00D6074D" w:rsidRDefault="00FE7110" w:rsidP="00FE7110">
            <w:pPr>
              <w:keepNext/>
              <w:tabs>
                <w:tab w:val="right" w:pos="7380"/>
              </w:tabs>
              <w:spacing w:before="53" w:after="30"/>
              <w:rPr>
                <w:b/>
                <w:sz w:val="20"/>
                <w:szCs w:val="20"/>
              </w:rPr>
            </w:pPr>
          </w:p>
        </w:tc>
        <w:tc>
          <w:tcPr>
            <w:tcW w:w="1259" w:type="pct"/>
            <w:tcBorders>
              <w:top w:val="double" w:sz="4" w:space="0" w:color="auto"/>
              <w:left w:val="nil"/>
              <w:bottom w:val="nil"/>
              <w:right w:val="nil"/>
            </w:tcBorders>
            <w:tcMar>
              <w:top w:w="0" w:type="dxa"/>
              <w:left w:w="0" w:type="dxa"/>
              <w:bottom w:w="0" w:type="dxa"/>
              <w:right w:w="0" w:type="dxa"/>
            </w:tcMar>
          </w:tcPr>
          <w:p w14:paraId="2375D3EB" w14:textId="77777777" w:rsidR="00FE7110" w:rsidRPr="00D6074D" w:rsidRDefault="00FE7110" w:rsidP="00FE7110">
            <w:pPr>
              <w:keepNext/>
              <w:jc w:val="right"/>
              <w:rPr>
                <w:bCs/>
                <w:sz w:val="20"/>
                <w:szCs w:val="20"/>
              </w:rPr>
            </w:pPr>
          </w:p>
        </w:tc>
      </w:tr>
      <w:tr w:rsidR="00FE7110" w:rsidRPr="008A38C8" w14:paraId="5B001964"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vAlign w:val="center"/>
          </w:tcPr>
          <w:p w14:paraId="123F7D73" w14:textId="21EE5354" w:rsidR="00FE7110" w:rsidRPr="00D6074D" w:rsidRDefault="00FE7110" w:rsidP="00FE7110">
            <w:pPr>
              <w:keepNext/>
              <w:tabs>
                <w:tab w:val="right" w:pos="7380"/>
              </w:tabs>
              <w:spacing w:before="53" w:after="30"/>
              <w:rPr>
                <w:b/>
                <w:sz w:val="20"/>
                <w:szCs w:val="20"/>
              </w:rPr>
            </w:pPr>
            <w:r w:rsidRPr="00D6074D">
              <w:rPr>
                <w:bCs/>
                <w:sz w:val="20"/>
                <w:szCs w:val="20"/>
              </w:rPr>
              <w:t>Cash and cash equivalents at beginning of year</w:t>
            </w:r>
          </w:p>
        </w:tc>
        <w:tc>
          <w:tcPr>
            <w:tcW w:w="1259" w:type="pct"/>
            <w:tcBorders>
              <w:top w:val="nil"/>
              <w:left w:val="nil"/>
              <w:bottom w:val="nil"/>
              <w:right w:val="nil"/>
            </w:tcBorders>
            <w:tcMar>
              <w:top w:w="0" w:type="dxa"/>
              <w:left w:w="0" w:type="dxa"/>
              <w:bottom w:w="0" w:type="dxa"/>
              <w:right w:w="0" w:type="dxa"/>
            </w:tcMar>
            <w:vAlign w:val="center"/>
          </w:tcPr>
          <w:p w14:paraId="28BC4DC4" w14:textId="3A8371F0" w:rsidR="00FE7110" w:rsidRPr="00D6074D" w:rsidRDefault="00FE7110" w:rsidP="00FE7110">
            <w:pPr>
              <w:keepNext/>
              <w:jc w:val="right"/>
              <w:rPr>
                <w:sz w:val="20"/>
                <w:szCs w:val="20"/>
              </w:rPr>
            </w:pPr>
            <w:r w:rsidRPr="00D6074D">
              <w:rPr>
                <w:bCs/>
                <w:sz w:val="20"/>
                <w:szCs w:val="20"/>
              </w:rPr>
              <w:t xml:space="preserve">$     </w:t>
            </w:r>
            <w:r w:rsidR="00D471BB">
              <w:rPr>
                <w:bCs/>
                <w:sz w:val="20"/>
                <w:szCs w:val="20"/>
              </w:rPr>
              <w:t xml:space="preserve">        </w:t>
            </w:r>
            <w:r w:rsidR="00861F4E">
              <w:rPr>
                <w:bCs/>
                <w:sz w:val="20"/>
                <w:szCs w:val="20"/>
              </w:rPr>
              <w:t xml:space="preserve">  </w:t>
            </w:r>
            <w:r w:rsidR="00D471BB">
              <w:rPr>
                <w:bCs/>
                <w:sz w:val="20"/>
                <w:szCs w:val="20"/>
              </w:rPr>
              <w:t xml:space="preserve">         </w:t>
            </w:r>
            <w:r w:rsidRPr="00D6074D">
              <w:rPr>
                <w:bCs/>
                <w:sz w:val="20"/>
                <w:szCs w:val="20"/>
              </w:rPr>
              <w:t xml:space="preserve">                </w:t>
            </w:r>
            <w:r w:rsidR="003E590D">
              <w:rPr>
                <w:bCs/>
                <w:sz w:val="20"/>
                <w:szCs w:val="20"/>
              </w:rPr>
              <w:t>20,482</w:t>
            </w:r>
          </w:p>
        </w:tc>
      </w:tr>
      <w:tr w:rsidR="00FE7110" w:rsidRPr="008A38C8" w14:paraId="7500AFE6"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vAlign w:val="center"/>
          </w:tcPr>
          <w:p w14:paraId="58DD46BD" w14:textId="032E1467" w:rsidR="00FE7110" w:rsidRPr="00D6074D" w:rsidRDefault="00FE7110" w:rsidP="00FE7110">
            <w:pPr>
              <w:keepNext/>
              <w:tabs>
                <w:tab w:val="right" w:pos="7380"/>
              </w:tabs>
              <w:spacing w:before="53" w:after="30"/>
              <w:rPr>
                <w:b/>
                <w:sz w:val="20"/>
                <w:szCs w:val="20"/>
              </w:rPr>
            </w:pPr>
            <w:r w:rsidRPr="00D6074D">
              <w:rPr>
                <w:bCs/>
                <w:sz w:val="20"/>
                <w:szCs w:val="20"/>
              </w:rPr>
              <w:t>Restricted cash at beginning of year</w:t>
            </w:r>
          </w:p>
        </w:tc>
        <w:tc>
          <w:tcPr>
            <w:tcW w:w="1259" w:type="pct"/>
            <w:tcBorders>
              <w:top w:val="nil"/>
              <w:left w:val="nil"/>
              <w:bottom w:val="single" w:sz="4" w:space="0" w:color="auto"/>
              <w:right w:val="nil"/>
            </w:tcBorders>
            <w:tcMar>
              <w:top w:w="0" w:type="dxa"/>
              <w:left w:w="0" w:type="dxa"/>
              <w:bottom w:w="0" w:type="dxa"/>
              <w:right w:w="0" w:type="dxa"/>
            </w:tcMar>
            <w:vAlign w:val="center"/>
          </w:tcPr>
          <w:p w14:paraId="3BEFAE5B" w14:textId="35BE0C74" w:rsidR="00FE7110" w:rsidRPr="00D6074D" w:rsidRDefault="00FE7110" w:rsidP="00FE7110">
            <w:pPr>
              <w:keepNext/>
              <w:jc w:val="right"/>
              <w:rPr>
                <w:sz w:val="20"/>
                <w:szCs w:val="20"/>
              </w:rPr>
            </w:pPr>
            <w:r w:rsidRPr="00D6074D">
              <w:rPr>
                <w:bCs/>
                <w:color w:val="000000"/>
                <w:sz w:val="20"/>
                <w:szCs w:val="20"/>
              </w:rPr>
              <w:t xml:space="preserve">                       12,009</w:t>
            </w:r>
          </w:p>
        </w:tc>
      </w:tr>
      <w:tr w:rsidR="00FE7110" w:rsidRPr="008A38C8" w14:paraId="5774F1E2"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37BD1220" w14:textId="5FB6D329" w:rsidR="00FE7110" w:rsidRPr="00D6074D" w:rsidRDefault="00FE7110" w:rsidP="00FE7110">
            <w:pPr>
              <w:keepNext/>
              <w:tabs>
                <w:tab w:val="right" w:pos="7380"/>
              </w:tabs>
              <w:spacing w:before="53" w:after="30"/>
              <w:rPr>
                <w:sz w:val="20"/>
                <w:szCs w:val="20"/>
              </w:rPr>
            </w:pPr>
            <w:r w:rsidRPr="00D6074D">
              <w:rPr>
                <w:bCs/>
                <w:sz w:val="20"/>
                <w:szCs w:val="20"/>
              </w:rPr>
              <w:t>Total cash</w:t>
            </w:r>
            <w:r w:rsidR="00D42557">
              <w:rPr>
                <w:bCs/>
                <w:sz w:val="20"/>
                <w:szCs w:val="20"/>
              </w:rPr>
              <w:t>,</w:t>
            </w:r>
            <w:r w:rsidRPr="00D6074D">
              <w:rPr>
                <w:bCs/>
                <w:sz w:val="20"/>
                <w:szCs w:val="20"/>
              </w:rPr>
              <w:t xml:space="preserve"> cash equivalents and restricted cash at beginning of year</w:t>
            </w:r>
          </w:p>
        </w:tc>
        <w:tc>
          <w:tcPr>
            <w:tcW w:w="1259" w:type="pct"/>
            <w:tcBorders>
              <w:top w:val="single" w:sz="4" w:space="0" w:color="auto"/>
              <w:left w:val="nil"/>
              <w:bottom w:val="double" w:sz="4" w:space="0" w:color="auto"/>
              <w:right w:val="nil"/>
            </w:tcBorders>
            <w:tcMar>
              <w:top w:w="0" w:type="dxa"/>
              <w:left w:w="0" w:type="dxa"/>
              <w:bottom w:w="0" w:type="dxa"/>
              <w:right w:w="0" w:type="dxa"/>
            </w:tcMar>
            <w:vAlign w:val="center"/>
          </w:tcPr>
          <w:p w14:paraId="6B6D341B" w14:textId="52AB1139" w:rsidR="00FE7110" w:rsidRPr="00D6074D" w:rsidRDefault="00FE7110" w:rsidP="00FE7110">
            <w:pPr>
              <w:keepNext/>
              <w:jc w:val="right"/>
              <w:rPr>
                <w:sz w:val="20"/>
                <w:szCs w:val="20"/>
              </w:rPr>
            </w:pPr>
            <w:r w:rsidRPr="00D6074D">
              <w:rPr>
                <w:bCs/>
                <w:sz w:val="20"/>
                <w:szCs w:val="20"/>
              </w:rPr>
              <w:t xml:space="preserve"> $      </w:t>
            </w:r>
            <w:r w:rsidR="00D471BB">
              <w:rPr>
                <w:bCs/>
                <w:sz w:val="20"/>
                <w:szCs w:val="20"/>
              </w:rPr>
              <w:t xml:space="preserve">    </w:t>
            </w:r>
            <w:r w:rsidR="00861F4E">
              <w:rPr>
                <w:bCs/>
                <w:sz w:val="20"/>
                <w:szCs w:val="20"/>
              </w:rPr>
              <w:t xml:space="preserve">  </w:t>
            </w:r>
            <w:r w:rsidR="00D471BB">
              <w:rPr>
                <w:bCs/>
                <w:sz w:val="20"/>
                <w:szCs w:val="20"/>
              </w:rPr>
              <w:t xml:space="preserve">             </w:t>
            </w:r>
            <w:r w:rsidRPr="00D6074D">
              <w:rPr>
                <w:bCs/>
                <w:sz w:val="20"/>
                <w:szCs w:val="20"/>
              </w:rPr>
              <w:t xml:space="preserve">               </w:t>
            </w:r>
            <w:r w:rsidR="00401740">
              <w:rPr>
                <w:bCs/>
                <w:sz w:val="20"/>
                <w:szCs w:val="20"/>
              </w:rPr>
              <w:t>32,491</w:t>
            </w:r>
          </w:p>
        </w:tc>
      </w:tr>
      <w:tr w:rsidR="00FE7110" w:rsidRPr="008A38C8" w14:paraId="57963F02"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41545187" w14:textId="77777777" w:rsidR="00FE7110" w:rsidRPr="00D6074D" w:rsidRDefault="00FE7110" w:rsidP="00FE7110">
            <w:pPr>
              <w:keepNext/>
              <w:tabs>
                <w:tab w:val="right" w:pos="7380"/>
              </w:tabs>
              <w:spacing w:before="53" w:after="30"/>
              <w:rPr>
                <w:b/>
                <w:sz w:val="20"/>
                <w:szCs w:val="20"/>
              </w:rPr>
            </w:pPr>
          </w:p>
        </w:tc>
        <w:tc>
          <w:tcPr>
            <w:tcW w:w="1259" w:type="pct"/>
            <w:tcBorders>
              <w:top w:val="double" w:sz="4" w:space="0" w:color="auto"/>
              <w:left w:val="nil"/>
              <w:bottom w:val="nil"/>
              <w:right w:val="nil"/>
            </w:tcBorders>
            <w:tcMar>
              <w:top w:w="0" w:type="dxa"/>
              <w:left w:w="0" w:type="dxa"/>
              <w:bottom w:w="0" w:type="dxa"/>
              <w:right w:w="0" w:type="dxa"/>
            </w:tcMar>
          </w:tcPr>
          <w:p w14:paraId="5AC87751" w14:textId="77777777" w:rsidR="00FE7110" w:rsidRPr="00D6074D" w:rsidRDefault="00FE7110" w:rsidP="00FE7110">
            <w:pPr>
              <w:keepNext/>
              <w:jc w:val="right"/>
              <w:rPr>
                <w:sz w:val="20"/>
                <w:szCs w:val="20"/>
              </w:rPr>
            </w:pPr>
          </w:p>
        </w:tc>
      </w:tr>
      <w:tr w:rsidR="00FE7110" w:rsidRPr="008A38C8" w14:paraId="5B92D88B"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887" w14:textId="34E3EFA1" w:rsidR="00FE7110" w:rsidRPr="00D6074D" w:rsidRDefault="00FE7110" w:rsidP="00FE7110">
            <w:pPr>
              <w:keepNext/>
              <w:tabs>
                <w:tab w:val="right" w:pos="7380"/>
              </w:tabs>
              <w:spacing w:before="53" w:after="30"/>
              <w:rPr>
                <w:sz w:val="20"/>
                <w:szCs w:val="20"/>
              </w:rPr>
            </w:pPr>
            <w:r w:rsidRPr="00D6074D">
              <w:rPr>
                <w:b/>
                <w:sz w:val="20"/>
                <w:szCs w:val="20"/>
              </w:rPr>
              <w:t>Supplemental cash flow information:</w:t>
            </w:r>
          </w:p>
        </w:tc>
        <w:tc>
          <w:tcPr>
            <w:tcW w:w="1259" w:type="pct"/>
            <w:tcBorders>
              <w:top w:val="nil"/>
              <w:left w:val="nil"/>
              <w:bottom w:val="nil"/>
              <w:right w:val="nil"/>
            </w:tcBorders>
            <w:tcMar>
              <w:top w:w="0" w:type="dxa"/>
              <w:left w:w="0" w:type="dxa"/>
              <w:bottom w:w="0" w:type="dxa"/>
              <w:right w:w="0" w:type="dxa"/>
            </w:tcMar>
          </w:tcPr>
          <w:p w14:paraId="5B92D888" w14:textId="77777777" w:rsidR="00FE7110" w:rsidRPr="00D6074D" w:rsidRDefault="00FE7110" w:rsidP="00FE7110">
            <w:pPr>
              <w:keepNext/>
              <w:jc w:val="right"/>
              <w:rPr>
                <w:sz w:val="20"/>
                <w:szCs w:val="20"/>
              </w:rPr>
            </w:pPr>
          </w:p>
        </w:tc>
      </w:tr>
      <w:tr w:rsidR="00FE7110" w:rsidRPr="008A38C8" w14:paraId="5B92D89A"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92D896" w14:textId="7588141E" w:rsidR="00FE7110" w:rsidRPr="00D6074D" w:rsidRDefault="00FE7110" w:rsidP="00FE7110">
            <w:pPr>
              <w:keepNext/>
              <w:tabs>
                <w:tab w:val="left" w:leader="dot" w:pos="6885"/>
              </w:tabs>
              <w:spacing w:before="53" w:after="30"/>
              <w:rPr>
                <w:sz w:val="20"/>
                <w:szCs w:val="20"/>
              </w:rPr>
            </w:pPr>
            <w:r w:rsidRPr="00D6074D">
              <w:rPr>
                <w:color w:val="000000"/>
                <w:sz w:val="20"/>
                <w:szCs w:val="20"/>
              </w:rPr>
              <w:t>Cash paid for interest</w:t>
            </w:r>
            <w:r w:rsidR="00643BDF">
              <w:rPr>
                <w:color w:val="000000"/>
                <w:sz w:val="20"/>
                <w:szCs w:val="20"/>
              </w:rPr>
              <w:t>, net of capitalized interest</w:t>
            </w:r>
          </w:p>
        </w:tc>
        <w:tc>
          <w:tcPr>
            <w:tcW w:w="1259" w:type="pct"/>
            <w:tcBorders>
              <w:top w:val="nil"/>
              <w:left w:val="nil"/>
              <w:bottom w:val="nil"/>
              <w:right w:val="nil"/>
            </w:tcBorders>
            <w:tcMar>
              <w:top w:w="0" w:type="dxa"/>
              <w:left w:w="0" w:type="dxa"/>
              <w:bottom w:w="0" w:type="dxa"/>
              <w:right w:w="15" w:type="dxa"/>
            </w:tcMar>
          </w:tcPr>
          <w:p w14:paraId="5B92D897" w14:textId="7A027B7B" w:rsidR="00FE7110" w:rsidRPr="00D6074D" w:rsidRDefault="00FE7110" w:rsidP="00FE7110">
            <w:pPr>
              <w:keepNext/>
              <w:tabs>
                <w:tab w:val="left" w:pos="444"/>
                <w:tab w:val="left" w:pos="997"/>
              </w:tabs>
              <w:spacing w:before="53" w:after="30"/>
              <w:jc w:val="right"/>
              <w:rPr>
                <w:sz w:val="20"/>
                <w:szCs w:val="20"/>
              </w:rPr>
            </w:pPr>
            <w:commentRangeStart w:id="26"/>
            <w:r w:rsidRPr="00D6074D">
              <w:rPr>
                <w:color w:val="000000"/>
                <w:sz w:val="20"/>
                <w:szCs w:val="20"/>
              </w:rPr>
              <w:tab/>
            </w:r>
            <w:r w:rsidRPr="00D6074D">
              <w:rPr>
                <w:color w:val="000000"/>
                <w:sz w:val="20"/>
                <w:szCs w:val="20"/>
              </w:rPr>
              <w:tab/>
            </w:r>
            <w:r w:rsidR="005335B3">
              <w:rPr>
                <w:color w:val="000000"/>
                <w:sz w:val="20"/>
                <w:szCs w:val="20"/>
              </w:rPr>
              <w:t>43,175</w:t>
            </w:r>
            <w:commentRangeEnd w:id="26"/>
            <w:r w:rsidR="004B4C8B" w:rsidRPr="00D6074D">
              <w:rPr>
                <w:rStyle w:val="CommentReference"/>
                <w:sz w:val="20"/>
                <w:szCs w:val="20"/>
              </w:rPr>
              <w:commentReference w:id="26"/>
            </w:r>
          </w:p>
        </w:tc>
      </w:tr>
      <w:tr w:rsidR="00D471BB" w:rsidRPr="00D471BB" w14:paraId="1882F76B"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5B7DE014" w14:textId="77777777" w:rsidR="00FE7110" w:rsidRPr="00D6074D" w:rsidRDefault="00FE7110" w:rsidP="00FE7110">
            <w:pPr>
              <w:keepNext/>
              <w:tabs>
                <w:tab w:val="left" w:leader="dot" w:pos="6885"/>
              </w:tabs>
              <w:spacing w:before="53" w:after="30"/>
              <w:rPr>
                <w:color w:val="000000"/>
                <w:sz w:val="20"/>
                <w:szCs w:val="20"/>
              </w:rPr>
            </w:pPr>
          </w:p>
        </w:tc>
        <w:tc>
          <w:tcPr>
            <w:tcW w:w="1259" w:type="pct"/>
            <w:tcBorders>
              <w:top w:val="nil"/>
              <w:left w:val="nil"/>
              <w:bottom w:val="nil"/>
              <w:right w:val="nil"/>
            </w:tcBorders>
            <w:tcMar>
              <w:top w:w="0" w:type="dxa"/>
              <w:left w:w="0" w:type="dxa"/>
              <w:bottom w:w="0" w:type="dxa"/>
              <w:right w:w="15" w:type="dxa"/>
            </w:tcMar>
          </w:tcPr>
          <w:p w14:paraId="070A58F4" w14:textId="77777777" w:rsidR="00FE7110" w:rsidRPr="00D6074D" w:rsidRDefault="00FE7110" w:rsidP="00FE7110">
            <w:pPr>
              <w:keepNext/>
              <w:tabs>
                <w:tab w:val="left" w:pos="444"/>
                <w:tab w:val="left" w:pos="997"/>
              </w:tabs>
              <w:spacing w:before="53" w:after="30"/>
              <w:jc w:val="right"/>
              <w:rPr>
                <w:color w:val="000000"/>
                <w:sz w:val="20"/>
                <w:szCs w:val="20"/>
              </w:rPr>
            </w:pPr>
          </w:p>
        </w:tc>
      </w:tr>
      <w:tr w:rsidR="00D471BB" w:rsidRPr="00D471BB" w14:paraId="5876575A"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2E96C330" w14:textId="4C481545" w:rsidR="00FE7110" w:rsidRPr="00D6074D" w:rsidRDefault="00FE7110" w:rsidP="00FE7110">
            <w:pPr>
              <w:keepNext/>
              <w:tabs>
                <w:tab w:val="left" w:leader="dot" w:pos="6885"/>
              </w:tabs>
              <w:spacing w:before="53" w:after="30"/>
              <w:rPr>
                <w:b/>
                <w:bCs/>
                <w:color w:val="000000"/>
                <w:sz w:val="20"/>
                <w:szCs w:val="20"/>
              </w:rPr>
            </w:pPr>
            <w:r w:rsidRPr="00D6074D">
              <w:rPr>
                <w:b/>
                <w:bCs/>
                <w:color w:val="000000"/>
                <w:sz w:val="20"/>
                <w:szCs w:val="20"/>
              </w:rPr>
              <w:t>Supplemental disclosures of non-cash investing activity:</w:t>
            </w:r>
          </w:p>
        </w:tc>
        <w:tc>
          <w:tcPr>
            <w:tcW w:w="1259" w:type="pct"/>
            <w:tcBorders>
              <w:top w:val="nil"/>
              <w:left w:val="nil"/>
              <w:bottom w:val="nil"/>
              <w:right w:val="nil"/>
            </w:tcBorders>
            <w:tcMar>
              <w:top w:w="0" w:type="dxa"/>
              <w:left w:w="0" w:type="dxa"/>
              <w:bottom w:w="0" w:type="dxa"/>
              <w:right w:w="15" w:type="dxa"/>
            </w:tcMar>
          </w:tcPr>
          <w:p w14:paraId="68CAD5D6" w14:textId="77777777" w:rsidR="00FE7110" w:rsidRPr="00D6074D" w:rsidRDefault="00FE7110" w:rsidP="00FE7110">
            <w:pPr>
              <w:keepNext/>
              <w:tabs>
                <w:tab w:val="left" w:pos="444"/>
                <w:tab w:val="left" w:pos="997"/>
              </w:tabs>
              <w:spacing w:before="53" w:after="30"/>
              <w:jc w:val="right"/>
              <w:rPr>
                <w:color w:val="000000"/>
                <w:sz w:val="20"/>
                <w:szCs w:val="20"/>
              </w:rPr>
            </w:pPr>
          </w:p>
        </w:tc>
      </w:tr>
      <w:tr w:rsidR="008A38C8" w:rsidRPr="008A38C8" w14:paraId="71675888" w14:textId="77777777" w:rsidTr="51BE3E08">
        <w:trPr>
          <w:cantSplit/>
          <w:trHeight w:val="288"/>
          <w:jc w:val="center"/>
        </w:trPr>
        <w:tc>
          <w:tcPr>
            <w:tcW w:w="3741" w:type="pct"/>
            <w:tcBorders>
              <w:top w:val="nil"/>
              <w:left w:val="nil"/>
              <w:bottom w:val="nil"/>
              <w:right w:val="nil"/>
            </w:tcBorders>
            <w:tcMar>
              <w:top w:w="0" w:type="dxa"/>
              <w:left w:w="53" w:type="dxa"/>
              <w:bottom w:w="0" w:type="dxa"/>
              <w:right w:w="53" w:type="dxa"/>
            </w:tcMar>
          </w:tcPr>
          <w:p w14:paraId="2BBE6F95" w14:textId="2DAFD611" w:rsidR="00FE7110" w:rsidRPr="00D6074D" w:rsidRDefault="7AEDDB1F" w:rsidP="00FE7110">
            <w:pPr>
              <w:keepNext/>
              <w:tabs>
                <w:tab w:val="left" w:leader="dot" w:pos="6885"/>
              </w:tabs>
              <w:spacing w:before="53" w:after="30"/>
              <w:rPr>
                <w:color w:val="000000"/>
                <w:sz w:val="20"/>
                <w:szCs w:val="20"/>
              </w:rPr>
            </w:pPr>
            <w:r w:rsidRPr="51BE3E08">
              <w:rPr>
                <w:color w:val="000000" w:themeColor="text1"/>
                <w:sz w:val="20"/>
                <w:szCs w:val="20"/>
              </w:rPr>
              <w:t>Non-cash purchases of property and equipment</w:t>
            </w:r>
          </w:p>
        </w:tc>
        <w:tc>
          <w:tcPr>
            <w:tcW w:w="1259" w:type="pct"/>
            <w:tcBorders>
              <w:top w:val="nil"/>
              <w:left w:val="nil"/>
              <w:bottom w:val="nil"/>
              <w:right w:val="nil"/>
            </w:tcBorders>
            <w:tcMar>
              <w:top w:w="0" w:type="dxa"/>
              <w:left w:w="0" w:type="dxa"/>
              <w:bottom w:w="0" w:type="dxa"/>
              <w:right w:w="15" w:type="dxa"/>
            </w:tcMar>
          </w:tcPr>
          <w:p w14:paraId="43CB82D7" w14:textId="3103DDAF" w:rsidR="00FE7110" w:rsidRPr="00D6074D" w:rsidRDefault="00FE7110" w:rsidP="00FE7110">
            <w:pPr>
              <w:keepNext/>
              <w:tabs>
                <w:tab w:val="left" w:pos="444"/>
                <w:tab w:val="left" w:pos="997"/>
              </w:tabs>
              <w:spacing w:before="53" w:after="30"/>
              <w:jc w:val="right"/>
              <w:rPr>
                <w:color w:val="000000"/>
                <w:sz w:val="20"/>
                <w:szCs w:val="20"/>
              </w:rPr>
            </w:pPr>
            <w:r w:rsidRPr="00D6074D">
              <w:rPr>
                <w:color w:val="000000"/>
                <w:sz w:val="20"/>
                <w:szCs w:val="20"/>
              </w:rPr>
              <w:t xml:space="preserve"> $  </w:t>
            </w:r>
            <w:r w:rsidR="00D471BB">
              <w:rPr>
                <w:color w:val="000000"/>
                <w:sz w:val="20"/>
                <w:szCs w:val="20"/>
              </w:rPr>
              <w:t xml:space="preserve">                 </w:t>
            </w:r>
            <w:r w:rsidRPr="00D6074D">
              <w:rPr>
                <w:color w:val="000000"/>
                <w:sz w:val="20"/>
                <w:szCs w:val="20"/>
              </w:rPr>
              <w:t xml:space="preserve">   </w:t>
            </w:r>
            <w:r w:rsidRPr="00D6074D">
              <w:rPr>
                <w:bCs/>
                <w:color w:val="000000"/>
                <w:sz w:val="20"/>
                <w:szCs w:val="20"/>
              </w:rPr>
              <w:t xml:space="preserve">  </w:t>
            </w:r>
            <w:r w:rsidRPr="00D6074D">
              <w:rPr>
                <w:color w:val="000000"/>
                <w:sz w:val="20"/>
                <w:szCs w:val="20"/>
              </w:rPr>
              <w:t xml:space="preserve">               (3,360)</w:t>
            </w:r>
          </w:p>
        </w:tc>
      </w:tr>
    </w:tbl>
    <w:p w14:paraId="1AAFBB1C" w14:textId="77777777" w:rsidR="00D471BB" w:rsidRDefault="00D471BB" w:rsidP="00395859">
      <w:pPr>
        <w:keepNext/>
        <w:spacing w:before="120"/>
        <w:jc w:val="center"/>
        <w:rPr>
          <w:i/>
          <w:sz w:val="20"/>
          <w:szCs w:val="20"/>
        </w:rPr>
      </w:pPr>
    </w:p>
    <w:p w14:paraId="4C8D621E" w14:textId="77777777" w:rsidR="0076481A" w:rsidRDefault="005762A0" w:rsidP="005762A0">
      <w:pPr>
        <w:spacing w:before="1" w:after="1"/>
        <w:jc w:val="center"/>
        <w:rPr>
          <w:i/>
          <w:sz w:val="20"/>
          <w:szCs w:val="20"/>
        </w:rPr>
        <w:sectPr w:rsidR="0076481A" w:rsidSect="0078417A">
          <w:headerReference w:type="default" r:id="rId20"/>
          <w:footerReference w:type="default" r:id="rId21"/>
          <w:pgSz w:w="12240" w:h="15840"/>
          <w:pgMar w:top="720" w:right="720" w:bottom="720" w:left="720" w:header="0" w:footer="720" w:gutter="0"/>
          <w:cols w:space="708"/>
          <w:docGrid w:linePitch="326"/>
        </w:sectPr>
      </w:pPr>
      <w:r>
        <w:rPr>
          <w:i/>
          <w:sz w:val="20"/>
          <w:szCs w:val="20"/>
        </w:rPr>
        <w:t>The accompanying notes are an integral part of these Consolidated Financial Statements</w:t>
      </w:r>
    </w:p>
    <w:p w14:paraId="71A412FB" w14:textId="77777777" w:rsidR="005762A0" w:rsidRDefault="005762A0" w:rsidP="005762A0">
      <w:pPr>
        <w:spacing w:before="1" w:after="1"/>
        <w:jc w:val="center"/>
        <w:rPr>
          <w:i/>
          <w:sz w:val="20"/>
          <w:szCs w:val="20"/>
        </w:rPr>
      </w:pPr>
    </w:p>
    <w:p w14:paraId="20E00596" w14:textId="77777777" w:rsidR="003E7A34" w:rsidRDefault="003E7A34" w:rsidP="00395859">
      <w:pPr>
        <w:keepNext/>
        <w:spacing w:before="120"/>
        <w:jc w:val="center"/>
        <w:rPr>
          <w:i/>
          <w:sz w:val="20"/>
          <w:szCs w:val="20"/>
        </w:rPr>
      </w:pPr>
    </w:p>
    <w:p w14:paraId="652BFFBF" w14:textId="4A892516" w:rsidR="00A54CC1" w:rsidRPr="0005659C" w:rsidRDefault="00A54CC1" w:rsidP="0005659C">
      <w:pPr>
        <w:jc w:val="center"/>
        <w:rPr>
          <w:sz w:val="20"/>
          <w:szCs w:val="20"/>
        </w:rPr>
      </w:pPr>
      <w:bookmarkStart w:id="27" w:name="Section8"/>
      <w:bookmarkEnd w:id="27"/>
      <w:r w:rsidRPr="00C53D85">
        <w:rPr>
          <w:b/>
          <w:sz w:val="20"/>
          <w:szCs w:val="20"/>
        </w:rPr>
        <w:t>Flow Global Holdings, LLC</w:t>
      </w:r>
    </w:p>
    <w:p w14:paraId="5B92D8A3" w14:textId="1216D282" w:rsidR="004C4E05" w:rsidRDefault="0058670E" w:rsidP="00C62D8C">
      <w:pPr>
        <w:keepNext/>
        <w:spacing w:before="1" w:after="1"/>
        <w:jc w:val="center"/>
        <w:outlineLvl w:val="0"/>
        <w:rPr>
          <w:b/>
          <w:sz w:val="20"/>
          <w:szCs w:val="20"/>
        </w:rPr>
      </w:pPr>
      <w:r w:rsidRPr="00C53D85">
        <w:rPr>
          <w:b/>
          <w:sz w:val="20"/>
          <w:szCs w:val="20"/>
        </w:rPr>
        <w:t>C</w:t>
      </w:r>
      <w:r w:rsidR="00A54CC1">
        <w:rPr>
          <w:b/>
          <w:sz w:val="20"/>
          <w:szCs w:val="20"/>
        </w:rPr>
        <w:t>onsolidated Statement of Changes in</w:t>
      </w:r>
      <w:r w:rsidR="00F064D2">
        <w:rPr>
          <w:b/>
          <w:sz w:val="20"/>
          <w:szCs w:val="20"/>
        </w:rPr>
        <w:t xml:space="preserve"> Members’</w:t>
      </w:r>
      <w:r w:rsidR="00A54CC1">
        <w:rPr>
          <w:b/>
          <w:sz w:val="20"/>
          <w:szCs w:val="20"/>
        </w:rPr>
        <w:t xml:space="preserve"> Equity</w:t>
      </w:r>
      <w:r w:rsidRPr="00C53D85" w:rsidDel="00A54CC1">
        <w:rPr>
          <w:b/>
          <w:sz w:val="20"/>
          <w:szCs w:val="20"/>
        </w:rPr>
        <w:t xml:space="preserve"> </w:t>
      </w:r>
    </w:p>
    <w:p w14:paraId="5B92D8A4" w14:textId="77777777" w:rsidR="004C4E05" w:rsidRPr="00C53D85" w:rsidRDefault="0058670E" w:rsidP="00395859">
      <w:pPr>
        <w:keepNext/>
        <w:jc w:val="center"/>
        <w:rPr>
          <w:sz w:val="20"/>
          <w:szCs w:val="20"/>
        </w:rPr>
      </w:pPr>
      <w:r w:rsidRPr="00C53D85">
        <w:rPr>
          <w:b/>
          <w:i/>
          <w:sz w:val="20"/>
          <w:szCs w:val="20"/>
        </w:rPr>
        <w:t xml:space="preserve">(in thousands, except for unit amounts) </w:t>
      </w:r>
    </w:p>
    <w:p w14:paraId="5B92D8A5" w14:textId="77777777" w:rsidR="004C4E05" w:rsidRPr="00C53D85" w:rsidRDefault="004C4E05" w:rsidP="00395859">
      <w:pPr>
        <w:keepNext/>
        <w:spacing w:before="1" w:after="1"/>
        <w:jc w:val="center"/>
        <w:rPr>
          <w:sz w:val="20"/>
          <w:szCs w:val="20"/>
        </w:rPr>
      </w:pPr>
    </w:p>
    <w:p w14:paraId="5B92D8A6" w14:textId="77777777" w:rsidR="004C4E05" w:rsidRPr="00C53D85" w:rsidRDefault="0058670E" w:rsidP="00395859">
      <w:pPr>
        <w:keepNext/>
        <w:rPr>
          <w:sz w:val="20"/>
          <w:szCs w:val="20"/>
        </w:rPr>
      </w:pPr>
      <w:r w:rsidRPr="00C53D85">
        <w:rPr>
          <w:sz w:val="20"/>
          <w:szCs w:val="20"/>
        </w:rPr>
        <w:t> </w:t>
      </w: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1"/>
        <w:gridCol w:w="222"/>
        <w:gridCol w:w="324"/>
        <w:gridCol w:w="1944"/>
        <w:gridCol w:w="223"/>
        <w:gridCol w:w="317"/>
        <w:gridCol w:w="1914"/>
        <w:gridCol w:w="236"/>
        <w:gridCol w:w="316"/>
        <w:gridCol w:w="2156"/>
      </w:tblGrid>
      <w:tr w:rsidR="00EC22F0" w:rsidRPr="00C53D85" w14:paraId="5B92D8B4" w14:textId="77777777" w:rsidTr="00864F16">
        <w:trPr>
          <w:cantSplit/>
        </w:trPr>
        <w:tc>
          <w:tcPr>
            <w:tcW w:w="1462" w:type="pct"/>
            <w:tcBorders>
              <w:top w:val="nil"/>
              <w:left w:val="nil"/>
              <w:bottom w:val="nil"/>
              <w:right w:val="nil"/>
            </w:tcBorders>
            <w:tcMar>
              <w:top w:w="0" w:type="dxa"/>
              <w:left w:w="53" w:type="dxa"/>
              <w:bottom w:w="0" w:type="dxa"/>
              <w:right w:w="53" w:type="dxa"/>
            </w:tcMar>
            <w:vAlign w:val="bottom"/>
          </w:tcPr>
          <w:p w14:paraId="5B92D8AD" w14:textId="77777777" w:rsidR="00EC22F0" w:rsidRPr="00C53D85" w:rsidRDefault="00EC22F0">
            <w:pPr>
              <w:keepNext/>
              <w:spacing w:before="23" w:after="20" w:line="120" w:lineRule="auto"/>
              <w:ind w:left="91"/>
              <w:rPr>
                <w:sz w:val="20"/>
                <w:szCs w:val="20"/>
              </w:rPr>
            </w:pPr>
            <w:r w:rsidRPr="00C53D85">
              <w:rPr>
                <w:color w:val="000000"/>
                <w:sz w:val="20"/>
                <w:szCs w:val="20"/>
              </w:rPr>
              <w:t> </w:t>
            </w:r>
          </w:p>
        </w:tc>
        <w:tc>
          <w:tcPr>
            <w:tcW w:w="103" w:type="pct"/>
            <w:tcBorders>
              <w:top w:val="nil"/>
              <w:left w:val="nil"/>
              <w:bottom w:val="nil"/>
              <w:right w:val="nil"/>
            </w:tcBorders>
            <w:vAlign w:val="center"/>
          </w:tcPr>
          <w:p w14:paraId="29916A17" w14:textId="77777777" w:rsidR="00EC22F0" w:rsidRDefault="00EC22F0" w:rsidP="00135C1A">
            <w:pPr>
              <w:keepNext/>
              <w:spacing w:before="23" w:after="20"/>
              <w:jc w:val="center"/>
              <w:rPr>
                <w:b/>
                <w:color w:val="000000"/>
                <w:sz w:val="20"/>
                <w:szCs w:val="20"/>
              </w:rPr>
            </w:pPr>
          </w:p>
        </w:tc>
        <w:tc>
          <w:tcPr>
            <w:tcW w:w="1049" w:type="pct"/>
            <w:gridSpan w:val="2"/>
            <w:tcBorders>
              <w:top w:val="nil"/>
              <w:left w:val="nil"/>
              <w:bottom w:val="nil"/>
              <w:right w:val="nil"/>
            </w:tcBorders>
            <w:vAlign w:val="center"/>
          </w:tcPr>
          <w:p w14:paraId="5B92D8B0" w14:textId="53B388BC" w:rsidR="00EC22F0" w:rsidRPr="00C53D85" w:rsidRDefault="00EC22F0" w:rsidP="00135C1A">
            <w:pPr>
              <w:keepNext/>
              <w:spacing w:before="23" w:after="20"/>
              <w:jc w:val="center"/>
              <w:rPr>
                <w:sz w:val="20"/>
                <w:szCs w:val="20"/>
              </w:rPr>
            </w:pPr>
            <w:r>
              <w:rPr>
                <w:b/>
                <w:color w:val="000000"/>
                <w:sz w:val="20"/>
                <w:szCs w:val="20"/>
              </w:rPr>
              <w:t>Investment from Members’</w:t>
            </w:r>
          </w:p>
        </w:tc>
        <w:tc>
          <w:tcPr>
            <w:tcW w:w="103" w:type="pct"/>
            <w:tcBorders>
              <w:top w:val="nil"/>
              <w:left w:val="nil"/>
              <w:bottom w:val="nil"/>
              <w:right w:val="nil"/>
            </w:tcBorders>
            <w:vAlign w:val="center"/>
          </w:tcPr>
          <w:p w14:paraId="19B2F00F" w14:textId="77777777" w:rsidR="00EC22F0" w:rsidRPr="00C53D85" w:rsidRDefault="00EC22F0" w:rsidP="00135C1A">
            <w:pPr>
              <w:keepNext/>
              <w:spacing w:before="23" w:after="20"/>
              <w:jc w:val="center"/>
              <w:rPr>
                <w:b/>
                <w:color w:val="000000"/>
                <w:sz w:val="20"/>
                <w:szCs w:val="20"/>
              </w:rPr>
            </w:pPr>
          </w:p>
        </w:tc>
        <w:tc>
          <w:tcPr>
            <w:tcW w:w="1031" w:type="pct"/>
            <w:gridSpan w:val="2"/>
            <w:tcBorders>
              <w:top w:val="nil"/>
              <w:left w:val="nil"/>
              <w:bottom w:val="nil"/>
              <w:right w:val="nil"/>
            </w:tcBorders>
            <w:vAlign w:val="center"/>
          </w:tcPr>
          <w:p w14:paraId="5B92D8B1" w14:textId="7C385F74" w:rsidR="00EC22F0" w:rsidRPr="00C53D85" w:rsidRDefault="00EC22F0" w:rsidP="00135C1A">
            <w:pPr>
              <w:keepNext/>
              <w:spacing w:before="23" w:after="20"/>
              <w:jc w:val="center"/>
              <w:rPr>
                <w:sz w:val="20"/>
                <w:szCs w:val="20"/>
              </w:rPr>
            </w:pPr>
            <w:r w:rsidRPr="00C53D85">
              <w:rPr>
                <w:b/>
                <w:color w:val="000000"/>
                <w:sz w:val="20"/>
                <w:szCs w:val="20"/>
              </w:rPr>
              <w:t>Accumulated Deficit</w:t>
            </w:r>
          </w:p>
        </w:tc>
        <w:tc>
          <w:tcPr>
            <w:tcW w:w="109" w:type="pct"/>
            <w:tcBorders>
              <w:top w:val="nil"/>
              <w:left w:val="nil"/>
              <w:bottom w:val="nil"/>
              <w:right w:val="nil"/>
            </w:tcBorders>
            <w:vAlign w:val="center"/>
          </w:tcPr>
          <w:p w14:paraId="6EA10A07" w14:textId="77777777" w:rsidR="00EC22F0" w:rsidRPr="0005659C" w:rsidRDefault="00EC22F0" w:rsidP="00135C1A">
            <w:pPr>
              <w:keepNext/>
              <w:jc w:val="center"/>
              <w:rPr>
                <w:b/>
                <w:sz w:val="20"/>
                <w:szCs w:val="20"/>
              </w:rPr>
            </w:pPr>
          </w:p>
        </w:tc>
        <w:tc>
          <w:tcPr>
            <w:tcW w:w="1144" w:type="pct"/>
            <w:gridSpan w:val="2"/>
            <w:tcBorders>
              <w:top w:val="nil"/>
              <w:left w:val="nil"/>
              <w:bottom w:val="nil"/>
              <w:right w:val="nil"/>
            </w:tcBorders>
            <w:vAlign w:val="center"/>
          </w:tcPr>
          <w:p w14:paraId="04CA643E" w14:textId="1EE91395" w:rsidR="00EC22F0" w:rsidRDefault="00EC22F0" w:rsidP="00135C1A">
            <w:pPr>
              <w:keepNext/>
              <w:jc w:val="center"/>
              <w:rPr>
                <w:b/>
                <w:bCs/>
                <w:sz w:val="20"/>
                <w:szCs w:val="20"/>
              </w:rPr>
            </w:pPr>
            <w:r w:rsidRPr="0005659C">
              <w:rPr>
                <w:b/>
                <w:sz w:val="20"/>
                <w:szCs w:val="20"/>
              </w:rPr>
              <w:t>Total</w:t>
            </w:r>
          </w:p>
          <w:p w14:paraId="5B92D8B3" w14:textId="7648A46E" w:rsidR="00EC22F0" w:rsidRPr="0005659C" w:rsidRDefault="00EC22F0" w:rsidP="00135C1A">
            <w:pPr>
              <w:keepNext/>
              <w:jc w:val="center"/>
              <w:rPr>
                <w:b/>
                <w:sz w:val="20"/>
                <w:szCs w:val="20"/>
              </w:rPr>
            </w:pPr>
            <w:r>
              <w:rPr>
                <w:b/>
                <w:bCs/>
                <w:sz w:val="20"/>
                <w:szCs w:val="20"/>
              </w:rPr>
              <w:t>Members</w:t>
            </w:r>
            <w:r w:rsidRPr="0005659C">
              <w:rPr>
                <w:b/>
                <w:sz w:val="20"/>
                <w:szCs w:val="20"/>
              </w:rPr>
              <w:t>’ Equity</w:t>
            </w:r>
          </w:p>
        </w:tc>
      </w:tr>
      <w:tr w:rsidR="00D6074D" w:rsidRPr="00C53D85" w14:paraId="5B92D968" w14:textId="77777777" w:rsidTr="00864F16">
        <w:trPr>
          <w:cantSplit/>
          <w:trHeight w:hRule="exact" w:val="308"/>
        </w:trPr>
        <w:tc>
          <w:tcPr>
            <w:tcW w:w="1462" w:type="pct"/>
            <w:tcBorders>
              <w:top w:val="nil"/>
              <w:left w:val="nil"/>
              <w:bottom w:val="nil"/>
              <w:right w:val="nil"/>
            </w:tcBorders>
            <w:tcMar>
              <w:top w:w="0" w:type="dxa"/>
              <w:left w:w="53" w:type="dxa"/>
              <w:bottom w:w="0" w:type="dxa"/>
              <w:right w:w="53" w:type="dxa"/>
            </w:tcMar>
          </w:tcPr>
          <w:p w14:paraId="5B92D960" w14:textId="54D94C60" w:rsidR="00EC22F0" w:rsidRPr="00C53D85" w:rsidRDefault="00EC22F0" w:rsidP="00DA67AF">
            <w:pPr>
              <w:keepNext/>
              <w:tabs>
                <w:tab w:val="left" w:leader="dot" w:pos="5055"/>
              </w:tabs>
              <w:spacing w:before="33" w:after="30"/>
              <w:rPr>
                <w:sz w:val="20"/>
                <w:szCs w:val="20"/>
              </w:rPr>
            </w:pPr>
            <w:r w:rsidRPr="00C53D85">
              <w:rPr>
                <w:color w:val="000000"/>
                <w:sz w:val="20"/>
                <w:szCs w:val="20"/>
              </w:rPr>
              <w:t>B</w:t>
            </w:r>
            <w:r>
              <w:rPr>
                <w:color w:val="000000"/>
                <w:sz w:val="20"/>
                <w:szCs w:val="20"/>
              </w:rPr>
              <w:t xml:space="preserve">alance as of </w:t>
            </w:r>
            <w:del w:id="28" w:author="Kyle Condon" w:date="2026-02-25T11:16:00Z" w16du:dateUtc="2026-02-25T18:16:00Z">
              <w:r w:rsidRPr="00C53D85" w:rsidDel="00765C35">
                <w:rPr>
                  <w:color w:val="000000"/>
                  <w:sz w:val="20"/>
                  <w:szCs w:val="20"/>
                </w:rPr>
                <w:delText>December 31, 202</w:delText>
              </w:r>
              <w:r w:rsidDel="00765C35">
                <w:rPr>
                  <w:color w:val="000000"/>
                  <w:sz w:val="20"/>
                  <w:szCs w:val="20"/>
                </w:rPr>
                <w:delText>3</w:delText>
              </w:r>
            </w:del>
            <w:ins w:id="29" w:author="Kyle Condon" w:date="2026-02-25T11:16:00Z" w16du:dateUtc="2026-02-25T18:16:00Z">
              <w:r w:rsidR="00765C35">
                <w:rPr>
                  <w:color w:val="000000"/>
                  <w:sz w:val="20"/>
                  <w:szCs w:val="20"/>
                </w:rPr>
                <w:t>January 1, 2024</w:t>
              </w:r>
            </w:ins>
          </w:p>
        </w:tc>
        <w:tc>
          <w:tcPr>
            <w:tcW w:w="103" w:type="pct"/>
            <w:tcBorders>
              <w:top w:val="nil"/>
              <w:left w:val="nil"/>
              <w:bottom w:val="nil"/>
              <w:right w:val="nil"/>
            </w:tcBorders>
          </w:tcPr>
          <w:p w14:paraId="4B51E07F" w14:textId="77777777" w:rsidR="00EC22F0" w:rsidRDefault="00EC22F0" w:rsidP="0050568F">
            <w:pPr>
              <w:keepNext/>
              <w:tabs>
                <w:tab w:val="left" w:pos="594"/>
                <w:tab w:val="left" w:pos="1147"/>
                <w:tab w:val="left" w:pos="1570"/>
              </w:tabs>
              <w:spacing w:before="33" w:after="30"/>
              <w:ind w:left="19" w:hanging="19"/>
              <w:jc w:val="right"/>
              <w:rPr>
                <w:sz w:val="20"/>
                <w:szCs w:val="20"/>
              </w:rPr>
            </w:pPr>
          </w:p>
        </w:tc>
        <w:tc>
          <w:tcPr>
            <w:tcW w:w="150" w:type="pct"/>
            <w:tcBorders>
              <w:top w:val="single" w:sz="8" w:space="0" w:color="000000"/>
              <w:left w:val="nil"/>
              <w:bottom w:val="nil"/>
              <w:right w:val="nil"/>
            </w:tcBorders>
          </w:tcPr>
          <w:p w14:paraId="768396AC" w14:textId="7CCFCF55" w:rsidR="00EC22F0" w:rsidRDefault="00EC22F0" w:rsidP="00D6074D">
            <w:pPr>
              <w:keepNext/>
              <w:tabs>
                <w:tab w:val="left" w:pos="594"/>
                <w:tab w:val="left" w:pos="1147"/>
                <w:tab w:val="left" w:pos="1570"/>
              </w:tabs>
              <w:spacing w:before="33" w:after="30"/>
              <w:ind w:left="19" w:hanging="19"/>
              <w:jc w:val="right"/>
              <w:rPr>
                <w:sz w:val="20"/>
                <w:szCs w:val="20"/>
              </w:rPr>
            </w:pPr>
            <w:r>
              <w:rPr>
                <w:sz w:val="20"/>
                <w:szCs w:val="20"/>
              </w:rPr>
              <w:t>$</w:t>
            </w:r>
          </w:p>
        </w:tc>
        <w:tc>
          <w:tcPr>
            <w:tcW w:w="899" w:type="pct"/>
            <w:tcBorders>
              <w:top w:val="single" w:sz="8" w:space="0" w:color="000000"/>
              <w:left w:val="nil"/>
              <w:bottom w:val="nil"/>
              <w:right w:val="nil"/>
            </w:tcBorders>
            <w:tcMar>
              <w:top w:w="0" w:type="dxa"/>
              <w:left w:w="0" w:type="dxa"/>
              <w:bottom w:w="0" w:type="dxa"/>
              <w:right w:w="15" w:type="dxa"/>
            </w:tcMar>
          </w:tcPr>
          <w:p w14:paraId="5B92D964" w14:textId="57C311A6" w:rsidR="00EC22F0" w:rsidRPr="00C53D85" w:rsidRDefault="00EC22F0" w:rsidP="00D6074D">
            <w:pPr>
              <w:keepNext/>
              <w:spacing w:before="33" w:after="30"/>
              <w:ind w:right="6"/>
              <w:jc w:val="right"/>
              <w:rPr>
                <w:sz w:val="20"/>
                <w:szCs w:val="20"/>
              </w:rPr>
            </w:pPr>
            <w:r>
              <w:rPr>
                <w:sz w:val="20"/>
                <w:szCs w:val="20"/>
              </w:rPr>
              <w:t xml:space="preserve">     686,810</w:t>
            </w:r>
          </w:p>
        </w:tc>
        <w:tc>
          <w:tcPr>
            <w:tcW w:w="103" w:type="pct"/>
            <w:tcBorders>
              <w:top w:val="nil"/>
              <w:left w:val="nil"/>
              <w:bottom w:val="nil"/>
              <w:right w:val="nil"/>
            </w:tcBorders>
          </w:tcPr>
          <w:p w14:paraId="6718ED35" w14:textId="77777777" w:rsidR="00EC22F0" w:rsidRDefault="00EC22F0" w:rsidP="0050568F">
            <w:pPr>
              <w:keepNext/>
              <w:tabs>
                <w:tab w:val="left" w:pos="504"/>
                <w:tab w:val="left" w:pos="1147"/>
              </w:tabs>
              <w:spacing w:before="33" w:after="30"/>
              <w:jc w:val="right"/>
              <w:rPr>
                <w:sz w:val="20"/>
                <w:szCs w:val="20"/>
              </w:rPr>
            </w:pPr>
          </w:p>
        </w:tc>
        <w:tc>
          <w:tcPr>
            <w:tcW w:w="146" w:type="pct"/>
            <w:tcBorders>
              <w:top w:val="single" w:sz="8" w:space="0" w:color="000000"/>
              <w:left w:val="nil"/>
              <w:bottom w:val="nil"/>
              <w:right w:val="nil"/>
            </w:tcBorders>
          </w:tcPr>
          <w:p w14:paraId="7653028F" w14:textId="758E1718" w:rsidR="00EC22F0" w:rsidRDefault="00EC22F0" w:rsidP="0050568F">
            <w:pPr>
              <w:keepNext/>
              <w:tabs>
                <w:tab w:val="left" w:pos="504"/>
                <w:tab w:val="left" w:pos="1147"/>
              </w:tabs>
              <w:spacing w:before="33" w:after="30"/>
              <w:jc w:val="right"/>
              <w:rPr>
                <w:sz w:val="20"/>
                <w:szCs w:val="20"/>
              </w:rPr>
            </w:pPr>
            <w:r>
              <w:rPr>
                <w:sz w:val="20"/>
                <w:szCs w:val="20"/>
              </w:rPr>
              <w:t>$</w:t>
            </w:r>
          </w:p>
        </w:tc>
        <w:tc>
          <w:tcPr>
            <w:tcW w:w="885" w:type="pct"/>
            <w:tcBorders>
              <w:top w:val="single" w:sz="8" w:space="0" w:color="000000"/>
              <w:left w:val="nil"/>
              <w:bottom w:val="nil"/>
              <w:right w:val="nil"/>
            </w:tcBorders>
            <w:tcMar>
              <w:top w:w="0" w:type="dxa"/>
              <w:left w:w="0" w:type="dxa"/>
              <w:bottom w:w="0" w:type="dxa"/>
              <w:right w:w="15" w:type="dxa"/>
            </w:tcMar>
          </w:tcPr>
          <w:p w14:paraId="5B92D965" w14:textId="113B3DA5" w:rsidR="00EC22F0" w:rsidRPr="00C53D85" w:rsidRDefault="006C2D98" w:rsidP="00D6074D">
            <w:pPr>
              <w:keepNext/>
              <w:spacing w:before="33" w:after="30"/>
              <w:jc w:val="right"/>
              <w:rPr>
                <w:sz w:val="20"/>
                <w:szCs w:val="20"/>
              </w:rPr>
            </w:pPr>
            <w:r>
              <w:rPr>
                <w:sz w:val="20"/>
                <w:szCs w:val="20"/>
              </w:rPr>
              <w:t>(211,688)</w:t>
            </w:r>
          </w:p>
        </w:tc>
        <w:tc>
          <w:tcPr>
            <w:tcW w:w="109" w:type="pct"/>
            <w:tcBorders>
              <w:top w:val="nil"/>
              <w:left w:val="nil"/>
              <w:bottom w:val="nil"/>
              <w:right w:val="nil"/>
            </w:tcBorders>
          </w:tcPr>
          <w:p w14:paraId="548B614B" w14:textId="77777777" w:rsidR="00EC22F0" w:rsidRDefault="00EC22F0" w:rsidP="0050568F">
            <w:pPr>
              <w:keepNext/>
              <w:tabs>
                <w:tab w:val="left" w:pos="369"/>
                <w:tab w:val="left" w:pos="1147"/>
              </w:tabs>
              <w:spacing w:before="33" w:after="30"/>
              <w:jc w:val="right"/>
              <w:rPr>
                <w:sz w:val="20"/>
                <w:szCs w:val="20"/>
              </w:rPr>
            </w:pPr>
          </w:p>
        </w:tc>
        <w:tc>
          <w:tcPr>
            <w:tcW w:w="146" w:type="pct"/>
            <w:tcBorders>
              <w:top w:val="single" w:sz="8" w:space="0" w:color="000000"/>
              <w:left w:val="nil"/>
              <w:bottom w:val="nil"/>
              <w:right w:val="nil"/>
            </w:tcBorders>
          </w:tcPr>
          <w:p w14:paraId="09504BA7" w14:textId="5E96A6D7" w:rsidR="00EC22F0" w:rsidRDefault="00EC22F0" w:rsidP="0050568F">
            <w:pPr>
              <w:keepNext/>
              <w:tabs>
                <w:tab w:val="left" w:pos="369"/>
                <w:tab w:val="left" w:pos="1147"/>
              </w:tabs>
              <w:spacing w:before="33" w:after="30"/>
              <w:jc w:val="right"/>
              <w:rPr>
                <w:sz w:val="20"/>
                <w:szCs w:val="20"/>
              </w:rPr>
            </w:pPr>
            <w:r>
              <w:rPr>
                <w:sz w:val="20"/>
                <w:szCs w:val="20"/>
              </w:rPr>
              <w:t>$</w:t>
            </w:r>
          </w:p>
        </w:tc>
        <w:tc>
          <w:tcPr>
            <w:tcW w:w="998" w:type="pct"/>
            <w:tcBorders>
              <w:top w:val="single" w:sz="8" w:space="0" w:color="000000"/>
              <w:left w:val="nil"/>
              <w:bottom w:val="nil"/>
              <w:right w:val="nil"/>
            </w:tcBorders>
            <w:tcMar>
              <w:top w:w="0" w:type="dxa"/>
              <w:left w:w="0" w:type="dxa"/>
              <w:bottom w:w="0" w:type="dxa"/>
              <w:right w:w="15" w:type="dxa"/>
            </w:tcMar>
          </w:tcPr>
          <w:p w14:paraId="5B92D967" w14:textId="28B88D47" w:rsidR="00EC22F0" w:rsidRPr="00C53D85" w:rsidRDefault="00C053EF" w:rsidP="0050568F">
            <w:pPr>
              <w:keepNext/>
              <w:tabs>
                <w:tab w:val="left" w:pos="369"/>
                <w:tab w:val="left" w:pos="1147"/>
              </w:tabs>
              <w:spacing w:before="33" w:after="30"/>
              <w:jc w:val="right"/>
              <w:rPr>
                <w:sz w:val="20"/>
                <w:szCs w:val="20"/>
              </w:rPr>
            </w:pPr>
            <w:r>
              <w:rPr>
                <w:sz w:val="20"/>
                <w:szCs w:val="20"/>
              </w:rPr>
              <w:t>475,122</w:t>
            </w:r>
          </w:p>
        </w:tc>
      </w:tr>
      <w:tr w:rsidR="00EC22F0" w:rsidRPr="00C53D85" w14:paraId="5B92D971" w14:textId="77777777" w:rsidTr="00864F16">
        <w:trPr>
          <w:cantSplit/>
        </w:trPr>
        <w:tc>
          <w:tcPr>
            <w:tcW w:w="1462" w:type="pct"/>
            <w:tcBorders>
              <w:top w:val="nil"/>
              <w:left w:val="nil"/>
              <w:bottom w:val="nil"/>
              <w:right w:val="nil"/>
            </w:tcBorders>
            <w:tcMar>
              <w:top w:w="0" w:type="dxa"/>
              <w:left w:w="53" w:type="dxa"/>
              <w:bottom w:w="0" w:type="dxa"/>
              <w:right w:w="53" w:type="dxa"/>
            </w:tcMar>
          </w:tcPr>
          <w:p w14:paraId="5B92D969" w14:textId="76D090FC" w:rsidR="00EC22F0" w:rsidRPr="00C53D85" w:rsidRDefault="00EC22F0" w:rsidP="006E000A">
            <w:pPr>
              <w:keepNext/>
              <w:tabs>
                <w:tab w:val="left" w:leader="dot" w:pos="5055"/>
              </w:tabs>
              <w:spacing w:before="43" w:after="20"/>
              <w:rPr>
                <w:bCs/>
                <w:sz w:val="20"/>
                <w:szCs w:val="20"/>
              </w:rPr>
            </w:pPr>
            <w:r>
              <w:rPr>
                <w:bCs/>
                <w:color w:val="000000"/>
                <w:sz w:val="20"/>
                <w:szCs w:val="20"/>
              </w:rPr>
              <w:t>Net loss</w:t>
            </w:r>
          </w:p>
        </w:tc>
        <w:tc>
          <w:tcPr>
            <w:tcW w:w="103" w:type="pct"/>
            <w:tcBorders>
              <w:top w:val="nil"/>
              <w:left w:val="nil"/>
              <w:bottom w:val="nil"/>
              <w:right w:val="nil"/>
            </w:tcBorders>
          </w:tcPr>
          <w:p w14:paraId="3B8F164B" w14:textId="77777777" w:rsidR="00EC22F0" w:rsidRPr="00C53D85" w:rsidRDefault="00EC22F0" w:rsidP="0050568F">
            <w:pPr>
              <w:keepNext/>
              <w:tabs>
                <w:tab w:val="left" w:pos="909"/>
                <w:tab w:val="left" w:pos="1147"/>
                <w:tab w:val="left" w:pos="1570"/>
              </w:tabs>
              <w:spacing w:before="43" w:after="20"/>
              <w:jc w:val="right"/>
              <w:rPr>
                <w:bCs/>
                <w:color w:val="000000"/>
                <w:sz w:val="20"/>
                <w:szCs w:val="20"/>
              </w:rPr>
            </w:pPr>
          </w:p>
        </w:tc>
        <w:tc>
          <w:tcPr>
            <w:tcW w:w="150" w:type="pct"/>
            <w:tcBorders>
              <w:top w:val="nil"/>
              <w:left w:val="nil"/>
              <w:bottom w:val="nil"/>
              <w:right w:val="nil"/>
            </w:tcBorders>
          </w:tcPr>
          <w:p w14:paraId="168FA05A" w14:textId="6FEB93B9" w:rsidR="00EC22F0" w:rsidRPr="00C53D85" w:rsidRDefault="00EC22F0" w:rsidP="00D6074D">
            <w:pPr>
              <w:keepNext/>
              <w:tabs>
                <w:tab w:val="left" w:pos="909"/>
                <w:tab w:val="left" w:pos="1147"/>
                <w:tab w:val="left" w:pos="1570"/>
              </w:tabs>
              <w:spacing w:before="43" w:after="20"/>
              <w:jc w:val="right"/>
              <w:rPr>
                <w:bCs/>
                <w:color w:val="000000"/>
                <w:sz w:val="20"/>
                <w:szCs w:val="20"/>
              </w:rPr>
            </w:pPr>
          </w:p>
        </w:tc>
        <w:tc>
          <w:tcPr>
            <w:tcW w:w="899" w:type="pct"/>
            <w:tcBorders>
              <w:top w:val="nil"/>
              <w:left w:val="nil"/>
              <w:bottom w:val="nil"/>
              <w:right w:val="nil"/>
            </w:tcBorders>
            <w:tcMar>
              <w:top w:w="0" w:type="dxa"/>
              <w:left w:w="0" w:type="dxa"/>
              <w:bottom w:w="0" w:type="dxa"/>
              <w:right w:w="15" w:type="dxa"/>
            </w:tcMar>
          </w:tcPr>
          <w:p w14:paraId="5B92D96D" w14:textId="56D15D63" w:rsidR="00EC22F0" w:rsidRPr="00C53D85" w:rsidRDefault="00EC22F0" w:rsidP="00D6074D">
            <w:pPr>
              <w:keepNext/>
              <w:tabs>
                <w:tab w:val="left" w:pos="909"/>
              </w:tabs>
              <w:spacing w:before="43" w:after="20"/>
              <w:ind w:right="6"/>
              <w:jc w:val="right"/>
              <w:rPr>
                <w:bCs/>
                <w:sz w:val="20"/>
                <w:szCs w:val="20"/>
              </w:rPr>
            </w:pPr>
            <w:r w:rsidRPr="00C53D85">
              <w:rPr>
                <w:bCs/>
                <w:color w:val="000000"/>
                <w:sz w:val="20"/>
                <w:szCs w:val="20"/>
              </w:rPr>
              <w:tab/>
              <w:t>—</w:t>
            </w:r>
          </w:p>
        </w:tc>
        <w:tc>
          <w:tcPr>
            <w:tcW w:w="103" w:type="pct"/>
            <w:tcBorders>
              <w:top w:val="nil"/>
              <w:left w:val="nil"/>
              <w:bottom w:val="nil"/>
              <w:right w:val="nil"/>
            </w:tcBorders>
          </w:tcPr>
          <w:p w14:paraId="70B9E672" w14:textId="77777777" w:rsidR="00EC22F0" w:rsidRDefault="00EC22F0" w:rsidP="0050568F">
            <w:pPr>
              <w:keepNext/>
              <w:tabs>
                <w:tab w:val="left" w:pos="500"/>
                <w:tab w:val="left" w:pos="1147"/>
              </w:tabs>
              <w:spacing w:before="43" w:after="20"/>
              <w:jc w:val="right"/>
              <w:rPr>
                <w:bCs/>
                <w:color w:val="000000"/>
                <w:sz w:val="20"/>
                <w:szCs w:val="20"/>
              </w:rPr>
            </w:pPr>
          </w:p>
        </w:tc>
        <w:tc>
          <w:tcPr>
            <w:tcW w:w="146" w:type="pct"/>
            <w:tcBorders>
              <w:top w:val="nil"/>
              <w:left w:val="nil"/>
              <w:bottom w:val="nil"/>
              <w:right w:val="nil"/>
            </w:tcBorders>
          </w:tcPr>
          <w:p w14:paraId="6EBB20D7" w14:textId="46D19124" w:rsidR="00EC22F0" w:rsidRDefault="00EC22F0" w:rsidP="0050568F">
            <w:pPr>
              <w:keepNext/>
              <w:tabs>
                <w:tab w:val="left" w:pos="500"/>
                <w:tab w:val="left" w:pos="1147"/>
              </w:tabs>
              <w:spacing w:before="43" w:after="20"/>
              <w:jc w:val="right"/>
              <w:rPr>
                <w:bCs/>
                <w:color w:val="000000"/>
                <w:sz w:val="20"/>
                <w:szCs w:val="20"/>
              </w:rPr>
            </w:pPr>
          </w:p>
        </w:tc>
        <w:tc>
          <w:tcPr>
            <w:tcW w:w="885" w:type="pct"/>
            <w:tcBorders>
              <w:top w:val="nil"/>
              <w:left w:val="nil"/>
              <w:bottom w:val="nil"/>
              <w:right w:val="nil"/>
            </w:tcBorders>
            <w:tcMar>
              <w:top w:w="0" w:type="dxa"/>
              <w:left w:w="0" w:type="dxa"/>
              <w:bottom w:w="0" w:type="dxa"/>
              <w:right w:w="15" w:type="dxa"/>
            </w:tcMar>
          </w:tcPr>
          <w:p w14:paraId="5B92D96E" w14:textId="4B10A852" w:rsidR="00EC22F0" w:rsidRPr="00C53D85" w:rsidRDefault="006C2D98" w:rsidP="0050568F">
            <w:pPr>
              <w:keepNext/>
              <w:tabs>
                <w:tab w:val="left" w:pos="500"/>
                <w:tab w:val="left" w:pos="1147"/>
              </w:tabs>
              <w:spacing w:before="43" w:after="20"/>
              <w:jc w:val="right"/>
              <w:rPr>
                <w:bCs/>
                <w:sz w:val="20"/>
                <w:szCs w:val="20"/>
              </w:rPr>
            </w:pPr>
            <w:r>
              <w:rPr>
                <w:bCs/>
                <w:color w:val="000000"/>
                <w:sz w:val="20"/>
                <w:szCs w:val="20"/>
              </w:rPr>
              <w:t>(106,933)</w:t>
            </w:r>
          </w:p>
        </w:tc>
        <w:tc>
          <w:tcPr>
            <w:tcW w:w="109" w:type="pct"/>
            <w:tcBorders>
              <w:top w:val="nil"/>
              <w:left w:val="nil"/>
              <w:bottom w:val="nil"/>
              <w:right w:val="nil"/>
            </w:tcBorders>
          </w:tcPr>
          <w:p w14:paraId="58473CE9" w14:textId="77777777" w:rsidR="00EC22F0" w:rsidRDefault="00EC22F0" w:rsidP="0050568F">
            <w:pPr>
              <w:keepNext/>
              <w:tabs>
                <w:tab w:val="left" w:pos="594"/>
                <w:tab w:val="left" w:pos="1147"/>
              </w:tabs>
              <w:spacing w:before="43" w:after="20"/>
              <w:jc w:val="right"/>
              <w:rPr>
                <w:bCs/>
                <w:color w:val="000000"/>
                <w:sz w:val="20"/>
                <w:szCs w:val="20"/>
              </w:rPr>
            </w:pPr>
          </w:p>
        </w:tc>
        <w:tc>
          <w:tcPr>
            <w:tcW w:w="146" w:type="pct"/>
            <w:tcBorders>
              <w:top w:val="nil"/>
              <w:left w:val="nil"/>
              <w:bottom w:val="nil"/>
              <w:right w:val="nil"/>
            </w:tcBorders>
          </w:tcPr>
          <w:p w14:paraId="6B885F0D" w14:textId="07AECEFC" w:rsidR="00EC22F0" w:rsidRDefault="00EC22F0" w:rsidP="0050568F">
            <w:pPr>
              <w:keepNext/>
              <w:tabs>
                <w:tab w:val="left" w:pos="594"/>
                <w:tab w:val="left" w:pos="1147"/>
              </w:tabs>
              <w:spacing w:before="43" w:after="20"/>
              <w:jc w:val="right"/>
              <w:rPr>
                <w:bCs/>
                <w:color w:val="000000"/>
                <w:sz w:val="20"/>
                <w:szCs w:val="20"/>
              </w:rPr>
            </w:pPr>
          </w:p>
        </w:tc>
        <w:tc>
          <w:tcPr>
            <w:tcW w:w="998" w:type="pct"/>
            <w:tcBorders>
              <w:top w:val="nil"/>
              <w:left w:val="nil"/>
              <w:bottom w:val="nil"/>
              <w:right w:val="nil"/>
            </w:tcBorders>
            <w:tcMar>
              <w:top w:w="0" w:type="dxa"/>
              <w:left w:w="0" w:type="dxa"/>
              <w:bottom w:w="0" w:type="dxa"/>
              <w:right w:w="15" w:type="dxa"/>
            </w:tcMar>
          </w:tcPr>
          <w:p w14:paraId="5B92D970" w14:textId="05C5860A" w:rsidR="00EC22F0" w:rsidRPr="00C53D85" w:rsidRDefault="00C053EF" w:rsidP="0050568F">
            <w:pPr>
              <w:keepNext/>
              <w:tabs>
                <w:tab w:val="left" w:pos="594"/>
                <w:tab w:val="left" w:pos="1147"/>
              </w:tabs>
              <w:spacing w:before="43" w:after="20"/>
              <w:jc w:val="right"/>
              <w:rPr>
                <w:bCs/>
                <w:sz w:val="20"/>
                <w:szCs w:val="20"/>
              </w:rPr>
            </w:pPr>
            <w:r>
              <w:rPr>
                <w:bCs/>
                <w:color w:val="000000"/>
                <w:sz w:val="20"/>
                <w:szCs w:val="20"/>
              </w:rPr>
              <w:t>(106,933)</w:t>
            </w:r>
          </w:p>
        </w:tc>
      </w:tr>
      <w:tr w:rsidR="00EC22F0" w:rsidRPr="00C53D85" w14:paraId="5C6DE711" w14:textId="77777777" w:rsidTr="00864F16">
        <w:trPr>
          <w:cantSplit/>
        </w:trPr>
        <w:tc>
          <w:tcPr>
            <w:tcW w:w="1462" w:type="pct"/>
            <w:tcBorders>
              <w:top w:val="nil"/>
              <w:left w:val="nil"/>
              <w:bottom w:val="nil"/>
              <w:right w:val="nil"/>
            </w:tcBorders>
            <w:tcMar>
              <w:top w:w="0" w:type="dxa"/>
              <w:left w:w="53" w:type="dxa"/>
              <w:bottom w:w="0" w:type="dxa"/>
              <w:right w:w="53" w:type="dxa"/>
            </w:tcMar>
          </w:tcPr>
          <w:p w14:paraId="009C0915" w14:textId="2788EB22" w:rsidR="00EC22F0" w:rsidRDefault="00EC22F0" w:rsidP="00DA67AF">
            <w:pPr>
              <w:keepNext/>
              <w:tabs>
                <w:tab w:val="left" w:leader="dot" w:pos="5055"/>
              </w:tabs>
              <w:spacing w:before="43" w:after="20"/>
              <w:rPr>
                <w:bCs/>
                <w:sz w:val="20"/>
                <w:szCs w:val="20"/>
              </w:rPr>
            </w:pPr>
            <w:r>
              <w:rPr>
                <w:bCs/>
                <w:sz w:val="20"/>
                <w:szCs w:val="20"/>
              </w:rPr>
              <w:t>Stock-based compensation – profit interest units</w:t>
            </w:r>
          </w:p>
        </w:tc>
        <w:tc>
          <w:tcPr>
            <w:tcW w:w="103" w:type="pct"/>
            <w:tcBorders>
              <w:top w:val="nil"/>
              <w:left w:val="nil"/>
              <w:bottom w:val="nil"/>
              <w:right w:val="nil"/>
            </w:tcBorders>
          </w:tcPr>
          <w:p w14:paraId="710C3058" w14:textId="77777777" w:rsidR="00EC22F0" w:rsidRDefault="00EC22F0" w:rsidP="0050568F">
            <w:pPr>
              <w:keepNext/>
              <w:tabs>
                <w:tab w:val="left" w:pos="909"/>
                <w:tab w:val="left" w:pos="1147"/>
                <w:tab w:val="left" w:pos="1570"/>
              </w:tabs>
              <w:spacing w:before="43" w:after="20"/>
              <w:jc w:val="right"/>
              <w:rPr>
                <w:bCs/>
                <w:color w:val="000000"/>
                <w:sz w:val="20"/>
                <w:szCs w:val="20"/>
              </w:rPr>
            </w:pPr>
          </w:p>
        </w:tc>
        <w:tc>
          <w:tcPr>
            <w:tcW w:w="150" w:type="pct"/>
            <w:tcBorders>
              <w:top w:val="nil"/>
              <w:left w:val="nil"/>
              <w:bottom w:val="nil"/>
              <w:right w:val="nil"/>
            </w:tcBorders>
          </w:tcPr>
          <w:p w14:paraId="0A16AFD2" w14:textId="36979A6E" w:rsidR="00EC22F0" w:rsidRDefault="00EC22F0" w:rsidP="00D6074D">
            <w:pPr>
              <w:keepNext/>
              <w:tabs>
                <w:tab w:val="left" w:pos="909"/>
                <w:tab w:val="left" w:pos="1147"/>
                <w:tab w:val="left" w:pos="1570"/>
              </w:tabs>
              <w:spacing w:before="43" w:after="20"/>
              <w:jc w:val="right"/>
              <w:rPr>
                <w:bCs/>
                <w:color w:val="000000"/>
                <w:sz w:val="20"/>
                <w:szCs w:val="20"/>
              </w:rPr>
            </w:pPr>
          </w:p>
        </w:tc>
        <w:tc>
          <w:tcPr>
            <w:tcW w:w="899" w:type="pct"/>
            <w:tcBorders>
              <w:top w:val="nil"/>
              <w:left w:val="nil"/>
              <w:bottom w:val="nil"/>
              <w:right w:val="nil"/>
            </w:tcBorders>
            <w:tcMar>
              <w:top w:w="0" w:type="dxa"/>
              <w:left w:w="0" w:type="dxa"/>
              <w:bottom w:w="0" w:type="dxa"/>
              <w:right w:w="15" w:type="dxa"/>
            </w:tcMar>
          </w:tcPr>
          <w:p w14:paraId="07FC90FE" w14:textId="3972F466" w:rsidR="00EC22F0" w:rsidRPr="00C53D85" w:rsidRDefault="00EC22F0" w:rsidP="00D6074D">
            <w:pPr>
              <w:keepNext/>
              <w:tabs>
                <w:tab w:val="left" w:pos="909"/>
              </w:tabs>
              <w:spacing w:before="43" w:after="20"/>
              <w:ind w:right="6"/>
              <w:jc w:val="right"/>
              <w:rPr>
                <w:bCs/>
                <w:color w:val="000000"/>
                <w:sz w:val="20"/>
                <w:szCs w:val="20"/>
              </w:rPr>
            </w:pPr>
            <w:r>
              <w:rPr>
                <w:bCs/>
                <w:color w:val="000000"/>
                <w:sz w:val="20"/>
                <w:szCs w:val="20"/>
              </w:rPr>
              <w:t>1,065</w:t>
            </w:r>
          </w:p>
        </w:tc>
        <w:tc>
          <w:tcPr>
            <w:tcW w:w="103" w:type="pct"/>
            <w:tcBorders>
              <w:top w:val="nil"/>
              <w:left w:val="nil"/>
              <w:bottom w:val="nil"/>
              <w:right w:val="nil"/>
            </w:tcBorders>
          </w:tcPr>
          <w:p w14:paraId="7B527681" w14:textId="77777777" w:rsidR="00EC22F0" w:rsidRPr="00C53D85" w:rsidRDefault="00EC22F0" w:rsidP="0050568F">
            <w:pPr>
              <w:keepNext/>
              <w:tabs>
                <w:tab w:val="left" w:pos="909"/>
                <w:tab w:val="left" w:pos="1147"/>
              </w:tabs>
              <w:spacing w:before="43" w:after="20"/>
              <w:jc w:val="right"/>
              <w:rPr>
                <w:bCs/>
                <w:color w:val="000000"/>
                <w:sz w:val="20"/>
                <w:szCs w:val="20"/>
              </w:rPr>
            </w:pPr>
          </w:p>
        </w:tc>
        <w:tc>
          <w:tcPr>
            <w:tcW w:w="146" w:type="pct"/>
            <w:tcBorders>
              <w:top w:val="nil"/>
              <w:left w:val="nil"/>
              <w:bottom w:val="nil"/>
              <w:right w:val="nil"/>
            </w:tcBorders>
          </w:tcPr>
          <w:p w14:paraId="4954BAD7" w14:textId="500F7042" w:rsidR="00EC22F0" w:rsidRPr="00C53D85" w:rsidRDefault="00EC22F0" w:rsidP="0050568F">
            <w:pPr>
              <w:keepNext/>
              <w:tabs>
                <w:tab w:val="left" w:pos="909"/>
                <w:tab w:val="left" w:pos="1147"/>
              </w:tabs>
              <w:spacing w:before="43" w:after="20"/>
              <w:jc w:val="right"/>
              <w:rPr>
                <w:bCs/>
                <w:color w:val="000000"/>
                <w:sz w:val="20"/>
                <w:szCs w:val="20"/>
              </w:rPr>
            </w:pPr>
          </w:p>
        </w:tc>
        <w:tc>
          <w:tcPr>
            <w:tcW w:w="885" w:type="pct"/>
            <w:tcBorders>
              <w:top w:val="nil"/>
              <w:left w:val="nil"/>
              <w:bottom w:val="nil"/>
              <w:right w:val="nil"/>
            </w:tcBorders>
            <w:tcMar>
              <w:top w:w="0" w:type="dxa"/>
              <w:left w:w="0" w:type="dxa"/>
              <w:bottom w:w="0" w:type="dxa"/>
              <w:right w:w="15" w:type="dxa"/>
            </w:tcMar>
          </w:tcPr>
          <w:p w14:paraId="7F53280D" w14:textId="7B8F73A7" w:rsidR="00EC22F0" w:rsidRPr="00C53D85" w:rsidRDefault="00EC22F0" w:rsidP="0050568F">
            <w:pPr>
              <w:keepNext/>
              <w:tabs>
                <w:tab w:val="left" w:pos="909"/>
                <w:tab w:val="left" w:pos="1147"/>
              </w:tabs>
              <w:spacing w:before="43" w:after="20"/>
              <w:jc w:val="right"/>
              <w:rPr>
                <w:bCs/>
                <w:color w:val="000000"/>
                <w:sz w:val="20"/>
                <w:szCs w:val="20"/>
              </w:rPr>
            </w:pPr>
            <w:r w:rsidRPr="00C53D85">
              <w:rPr>
                <w:bCs/>
                <w:color w:val="000000"/>
                <w:sz w:val="20"/>
                <w:szCs w:val="20"/>
              </w:rPr>
              <w:t>—</w:t>
            </w:r>
          </w:p>
        </w:tc>
        <w:tc>
          <w:tcPr>
            <w:tcW w:w="109" w:type="pct"/>
            <w:tcBorders>
              <w:top w:val="nil"/>
              <w:left w:val="nil"/>
              <w:bottom w:val="nil"/>
              <w:right w:val="nil"/>
            </w:tcBorders>
          </w:tcPr>
          <w:p w14:paraId="0532BA44" w14:textId="77777777" w:rsidR="00EC22F0" w:rsidRDefault="00EC22F0" w:rsidP="0050568F">
            <w:pPr>
              <w:keepNext/>
              <w:tabs>
                <w:tab w:val="left" w:pos="819"/>
                <w:tab w:val="left" w:pos="1147"/>
              </w:tabs>
              <w:spacing w:before="43" w:after="20"/>
              <w:jc w:val="right"/>
              <w:rPr>
                <w:bCs/>
                <w:color w:val="000000"/>
                <w:sz w:val="20"/>
                <w:szCs w:val="20"/>
              </w:rPr>
            </w:pPr>
          </w:p>
        </w:tc>
        <w:tc>
          <w:tcPr>
            <w:tcW w:w="146" w:type="pct"/>
            <w:tcBorders>
              <w:top w:val="nil"/>
              <w:left w:val="nil"/>
              <w:bottom w:val="nil"/>
              <w:right w:val="nil"/>
            </w:tcBorders>
          </w:tcPr>
          <w:p w14:paraId="2AD32EB4" w14:textId="4299111F" w:rsidR="00EC22F0" w:rsidRDefault="00EC22F0" w:rsidP="0050568F">
            <w:pPr>
              <w:keepNext/>
              <w:tabs>
                <w:tab w:val="left" w:pos="819"/>
                <w:tab w:val="left" w:pos="1147"/>
              </w:tabs>
              <w:spacing w:before="43" w:after="20"/>
              <w:jc w:val="right"/>
              <w:rPr>
                <w:bCs/>
                <w:color w:val="000000"/>
                <w:sz w:val="20"/>
                <w:szCs w:val="20"/>
              </w:rPr>
            </w:pPr>
          </w:p>
        </w:tc>
        <w:tc>
          <w:tcPr>
            <w:tcW w:w="998" w:type="pct"/>
            <w:tcBorders>
              <w:top w:val="nil"/>
              <w:left w:val="nil"/>
              <w:bottom w:val="nil"/>
              <w:right w:val="nil"/>
            </w:tcBorders>
            <w:tcMar>
              <w:top w:w="0" w:type="dxa"/>
              <w:left w:w="0" w:type="dxa"/>
              <w:bottom w:w="0" w:type="dxa"/>
              <w:right w:w="15" w:type="dxa"/>
            </w:tcMar>
          </w:tcPr>
          <w:p w14:paraId="34347B60" w14:textId="1CACC375" w:rsidR="00EC22F0" w:rsidRPr="00C53D85" w:rsidRDefault="00EC22F0" w:rsidP="0050568F">
            <w:pPr>
              <w:keepNext/>
              <w:tabs>
                <w:tab w:val="left" w:pos="819"/>
                <w:tab w:val="left" w:pos="1147"/>
              </w:tabs>
              <w:spacing w:before="43" w:after="20"/>
              <w:jc w:val="right"/>
              <w:rPr>
                <w:bCs/>
                <w:color w:val="000000"/>
                <w:sz w:val="20"/>
                <w:szCs w:val="20"/>
              </w:rPr>
            </w:pPr>
            <w:r>
              <w:rPr>
                <w:bCs/>
                <w:color w:val="000000"/>
                <w:sz w:val="20"/>
                <w:szCs w:val="20"/>
              </w:rPr>
              <w:t>1,065</w:t>
            </w:r>
          </w:p>
        </w:tc>
      </w:tr>
      <w:tr w:rsidR="00D6074D" w:rsidRPr="00C53D85" w14:paraId="5B92D9A7" w14:textId="77777777" w:rsidTr="00864F16">
        <w:trPr>
          <w:cantSplit/>
        </w:trPr>
        <w:tc>
          <w:tcPr>
            <w:tcW w:w="1462" w:type="pct"/>
            <w:tcBorders>
              <w:top w:val="nil"/>
              <w:left w:val="nil"/>
              <w:bottom w:val="nil"/>
              <w:right w:val="nil"/>
            </w:tcBorders>
            <w:tcMar>
              <w:top w:w="0" w:type="dxa"/>
              <w:left w:w="53" w:type="dxa"/>
              <w:bottom w:w="0" w:type="dxa"/>
              <w:right w:w="53" w:type="dxa"/>
            </w:tcMar>
          </w:tcPr>
          <w:p w14:paraId="5B92D99F" w14:textId="551F370B" w:rsidR="00EC22F0" w:rsidRPr="00C53D85" w:rsidRDefault="00EC22F0" w:rsidP="00DA67AF">
            <w:pPr>
              <w:keepNext/>
              <w:tabs>
                <w:tab w:val="left" w:leader="dot" w:pos="5055"/>
              </w:tabs>
              <w:spacing w:before="43" w:after="20"/>
              <w:rPr>
                <w:bCs/>
                <w:sz w:val="20"/>
                <w:szCs w:val="20"/>
              </w:rPr>
            </w:pPr>
            <w:r>
              <w:rPr>
                <w:bCs/>
                <w:sz w:val="20"/>
                <w:szCs w:val="20"/>
              </w:rPr>
              <w:t>Stock-based compensation – related party</w:t>
            </w:r>
          </w:p>
        </w:tc>
        <w:tc>
          <w:tcPr>
            <w:tcW w:w="103" w:type="pct"/>
            <w:tcBorders>
              <w:top w:val="nil"/>
              <w:left w:val="nil"/>
              <w:bottom w:val="nil"/>
              <w:right w:val="nil"/>
            </w:tcBorders>
          </w:tcPr>
          <w:p w14:paraId="48005F54" w14:textId="77777777" w:rsidR="00EC22F0" w:rsidRDefault="00EC22F0" w:rsidP="0050568F">
            <w:pPr>
              <w:keepNext/>
              <w:tabs>
                <w:tab w:val="left" w:pos="909"/>
                <w:tab w:val="left" w:pos="1147"/>
                <w:tab w:val="left" w:pos="1570"/>
              </w:tabs>
              <w:spacing w:before="43" w:after="20"/>
              <w:jc w:val="right"/>
              <w:rPr>
                <w:bCs/>
                <w:sz w:val="20"/>
                <w:szCs w:val="20"/>
              </w:rPr>
            </w:pPr>
          </w:p>
        </w:tc>
        <w:tc>
          <w:tcPr>
            <w:tcW w:w="150" w:type="pct"/>
            <w:tcBorders>
              <w:top w:val="nil"/>
              <w:left w:val="nil"/>
              <w:bottom w:val="single" w:sz="8" w:space="0" w:color="000000"/>
              <w:right w:val="nil"/>
            </w:tcBorders>
          </w:tcPr>
          <w:p w14:paraId="548FB501" w14:textId="652E9B15" w:rsidR="00EC22F0" w:rsidRDefault="00EC22F0" w:rsidP="00D6074D">
            <w:pPr>
              <w:keepNext/>
              <w:tabs>
                <w:tab w:val="left" w:pos="909"/>
                <w:tab w:val="left" w:pos="1147"/>
                <w:tab w:val="left" w:pos="1570"/>
              </w:tabs>
              <w:spacing w:before="43" w:after="20"/>
              <w:jc w:val="right"/>
              <w:rPr>
                <w:bCs/>
                <w:sz w:val="20"/>
                <w:szCs w:val="20"/>
              </w:rPr>
            </w:pPr>
          </w:p>
        </w:tc>
        <w:tc>
          <w:tcPr>
            <w:tcW w:w="899" w:type="pct"/>
            <w:tcBorders>
              <w:top w:val="nil"/>
              <w:left w:val="nil"/>
              <w:bottom w:val="single" w:sz="8" w:space="0" w:color="000000"/>
              <w:right w:val="nil"/>
            </w:tcBorders>
            <w:tcMar>
              <w:top w:w="0" w:type="dxa"/>
              <w:left w:w="0" w:type="dxa"/>
              <w:bottom w:w="0" w:type="dxa"/>
              <w:right w:w="15" w:type="dxa"/>
            </w:tcMar>
          </w:tcPr>
          <w:p w14:paraId="5B92D9A3" w14:textId="06F087A0" w:rsidR="00EC22F0" w:rsidRPr="00C53D85" w:rsidRDefault="00EC22F0" w:rsidP="00D6074D">
            <w:pPr>
              <w:keepNext/>
              <w:tabs>
                <w:tab w:val="left" w:pos="909"/>
              </w:tabs>
              <w:spacing w:before="43" w:after="20"/>
              <w:ind w:right="6"/>
              <w:jc w:val="right"/>
              <w:rPr>
                <w:bCs/>
                <w:sz w:val="20"/>
                <w:szCs w:val="20"/>
              </w:rPr>
            </w:pPr>
            <w:r>
              <w:rPr>
                <w:bCs/>
                <w:sz w:val="20"/>
                <w:szCs w:val="20"/>
              </w:rPr>
              <w:t>7,005</w:t>
            </w:r>
          </w:p>
        </w:tc>
        <w:tc>
          <w:tcPr>
            <w:tcW w:w="103" w:type="pct"/>
            <w:tcBorders>
              <w:top w:val="nil"/>
              <w:left w:val="nil"/>
              <w:bottom w:val="nil"/>
              <w:right w:val="nil"/>
            </w:tcBorders>
          </w:tcPr>
          <w:p w14:paraId="10DD77EA" w14:textId="77777777" w:rsidR="00EC22F0" w:rsidRPr="00C53D85" w:rsidRDefault="00EC22F0" w:rsidP="0050568F">
            <w:pPr>
              <w:keepNext/>
              <w:tabs>
                <w:tab w:val="left" w:pos="909"/>
                <w:tab w:val="left" w:pos="1147"/>
              </w:tabs>
              <w:spacing w:before="43" w:after="20"/>
              <w:jc w:val="right"/>
              <w:rPr>
                <w:bCs/>
                <w:color w:val="000000"/>
                <w:sz w:val="20"/>
                <w:szCs w:val="20"/>
              </w:rPr>
            </w:pPr>
          </w:p>
        </w:tc>
        <w:tc>
          <w:tcPr>
            <w:tcW w:w="146" w:type="pct"/>
            <w:tcBorders>
              <w:top w:val="nil"/>
              <w:left w:val="nil"/>
              <w:bottom w:val="single" w:sz="8" w:space="0" w:color="000000"/>
              <w:right w:val="nil"/>
            </w:tcBorders>
          </w:tcPr>
          <w:p w14:paraId="207BBB3D" w14:textId="7271BFF1" w:rsidR="00EC22F0" w:rsidRPr="00C53D85" w:rsidRDefault="00EC22F0" w:rsidP="0050568F">
            <w:pPr>
              <w:keepNext/>
              <w:tabs>
                <w:tab w:val="left" w:pos="909"/>
                <w:tab w:val="left" w:pos="1147"/>
              </w:tabs>
              <w:spacing w:before="43" w:after="20"/>
              <w:jc w:val="right"/>
              <w:rPr>
                <w:bCs/>
                <w:color w:val="000000"/>
                <w:sz w:val="20"/>
                <w:szCs w:val="20"/>
              </w:rPr>
            </w:pPr>
          </w:p>
        </w:tc>
        <w:tc>
          <w:tcPr>
            <w:tcW w:w="885" w:type="pct"/>
            <w:tcBorders>
              <w:top w:val="nil"/>
              <w:left w:val="nil"/>
              <w:bottom w:val="single" w:sz="8" w:space="0" w:color="000000"/>
              <w:right w:val="nil"/>
            </w:tcBorders>
            <w:tcMar>
              <w:top w:w="0" w:type="dxa"/>
              <w:left w:w="0" w:type="dxa"/>
              <w:bottom w:w="0" w:type="dxa"/>
              <w:right w:w="15" w:type="dxa"/>
            </w:tcMar>
          </w:tcPr>
          <w:p w14:paraId="5B92D9A4" w14:textId="1C65ECE1" w:rsidR="00EC22F0" w:rsidRPr="00C53D85" w:rsidRDefault="00EC22F0" w:rsidP="0050568F">
            <w:pPr>
              <w:keepNext/>
              <w:tabs>
                <w:tab w:val="left" w:pos="909"/>
                <w:tab w:val="left" w:pos="1147"/>
              </w:tabs>
              <w:spacing w:before="43" w:after="20"/>
              <w:jc w:val="right"/>
              <w:rPr>
                <w:bCs/>
                <w:sz w:val="20"/>
                <w:szCs w:val="20"/>
              </w:rPr>
            </w:pPr>
            <w:r w:rsidRPr="00C53D85">
              <w:rPr>
                <w:bCs/>
                <w:color w:val="000000"/>
                <w:sz w:val="20"/>
                <w:szCs w:val="20"/>
              </w:rPr>
              <w:t>—</w:t>
            </w:r>
          </w:p>
        </w:tc>
        <w:tc>
          <w:tcPr>
            <w:tcW w:w="109" w:type="pct"/>
            <w:tcBorders>
              <w:top w:val="nil"/>
              <w:left w:val="nil"/>
              <w:bottom w:val="nil"/>
              <w:right w:val="nil"/>
            </w:tcBorders>
          </w:tcPr>
          <w:p w14:paraId="26F046AB" w14:textId="77777777" w:rsidR="00EC22F0" w:rsidRDefault="00EC22F0" w:rsidP="0050568F">
            <w:pPr>
              <w:keepNext/>
              <w:tabs>
                <w:tab w:val="left" w:pos="819"/>
                <w:tab w:val="left" w:pos="1147"/>
              </w:tabs>
              <w:spacing w:before="43" w:after="20"/>
              <w:jc w:val="right"/>
              <w:rPr>
                <w:bCs/>
                <w:sz w:val="20"/>
                <w:szCs w:val="20"/>
              </w:rPr>
            </w:pPr>
          </w:p>
        </w:tc>
        <w:tc>
          <w:tcPr>
            <w:tcW w:w="146" w:type="pct"/>
            <w:tcBorders>
              <w:top w:val="nil"/>
              <w:left w:val="nil"/>
              <w:bottom w:val="single" w:sz="8" w:space="0" w:color="000000"/>
              <w:right w:val="nil"/>
            </w:tcBorders>
          </w:tcPr>
          <w:p w14:paraId="7CA12825" w14:textId="07641E6F" w:rsidR="00EC22F0" w:rsidRDefault="00EC22F0" w:rsidP="0050568F">
            <w:pPr>
              <w:keepNext/>
              <w:tabs>
                <w:tab w:val="left" w:pos="819"/>
                <w:tab w:val="left" w:pos="1147"/>
              </w:tabs>
              <w:spacing w:before="43" w:after="20"/>
              <w:jc w:val="right"/>
              <w:rPr>
                <w:bCs/>
                <w:sz w:val="20"/>
                <w:szCs w:val="20"/>
              </w:rPr>
            </w:pPr>
          </w:p>
        </w:tc>
        <w:tc>
          <w:tcPr>
            <w:tcW w:w="998" w:type="pct"/>
            <w:tcBorders>
              <w:top w:val="nil"/>
              <w:left w:val="nil"/>
              <w:bottom w:val="single" w:sz="8" w:space="0" w:color="000000"/>
              <w:right w:val="nil"/>
            </w:tcBorders>
            <w:tcMar>
              <w:top w:w="0" w:type="dxa"/>
              <w:left w:w="0" w:type="dxa"/>
              <w:bottom w:w="0" w:type="dxa"/>
              <w:right w:w="15" w:type="dxa"/>
            </w:tcMar>
          </w:tcPr>
          <w:p w14:paraId="5B92D9A6" w14:textId="404D9D87" w:rsidR="00EC22F0" w:rsidRPr="00C53D85" w:rsidRDefault="00EC22F0" w:rsidP="0050568F">
            <w:pPr>
              <w:keepNext/>
              <w:tabs>
                <w:tab w:val="left" w:pos="819"/>
                <w:tab w:val="left" w:pos="1147"/>
              </w:tabs>
              <w:spacing w:before="43" w:after="20"/>
              <w:jc w:val="right"/>
              <w:rPr>
                <w:bCs/>
                <w:sz w:val="20"/>
                <w:szCs w:val="20"/>
              </w:rPr>
            </w:pPr>
            <w:r>
              <w:rPr>
                <w:bCs/>
                <w:sz w:val="20"/>
                <w:szCs w:val="20"/>
              </w:rPr>
              <w:t>7,005</w:t>
            </w:r>
          </w:p>
        </w:tc>
      </w:tr>
      <w:tr w:rsidR="00D6074D" w:rsidRPr="00C53D85" w14:paraId="5B92D9B0" w14:textId="77777777" w:rsidTr="00864F16">
        <w:trPr>
          <w:cantSplit/>
          <w:trHeight w:val="331"/>
        </w:trPr>
        <w:tc>
          <w:tcPr>
            <w:tcW w:w="1462" w:type="pct"/>
            <w:tcBorders>
              <w:top w:val="nil"/>
              <w:left w:val="nil"/>
              <w:bottom w:val="nil"/>
              <w:right w:val="nil"/>
            </w:tcBorders>
            <w:tcMar>
              <w:top w:w="0" w:type="dxa"/>
              <w:left w:w="53" w:type="dxa"/>
              <w:bottom w:w="0" w:type="dxa"/>
              <w:right w:w="53" w:type="dxa"/>
            </w:tcMar>
          </w:tcPr>
          <w:p w14:paraId="5B92D9A8" w14:textId="499E9C5E" w:rsidR="00EC22F0" w:rsidRPr="00C53D85" w:rsidRDefault="00EC22F0" w:rsidP="00DA67AF">
            <w:pPr>
              <w:tabs>
                <w:tab w:val="left" w:leader="dot" w:pos="5055"/>
              </w:tabs>
              <w:spacing w:before="23" w:after="20"/>
              <w:rPr>
                <w:bCs/>
                <w:sz w:val="20"/>
                <w:szCs w:val="20"/>
              </w:rPr>
            </w:pPr>
            <w:r w:rsidRPr="00C53D85">
              <w:rPr>
                <w:bCs/>
                <w:color w:val="000000"/>
                <w:sz w:val="20"/>
                <w:szCs w:val="20"/>
              </w:rPr>
              <w:t>Balance at December 31, 202</w:t>
            </w:r>
            <w:r>
              <w:rPr>
                <w:bCs/>
                <w:color w:val="000000"/>
                <w:sz w:val="20"/>
                <w:szCs w:val="20"/>
              </w:rPr>
              <w:t>4</w:t>
            </w:r>
          </w:p>
        </w:tc>
        <w:tc>
          <w:tcPr>
            <w:tcW w:w="103" w:type="pct"/>
            <w:tcBorders>
              <w:top w:val="nil"/>
              <w:left w:val="nil"/>
              <w:bottom w:val="nil"/>
              <w:right w:val="nil"/>
            </w:tcBorders>
          </w:tcPr>
          <w:p w14:paraId="2683F0B1" w14:textId="77777777" w:rsidR="00EC22F0" w:rsidRDefault="00EC22F0" w:rsidP="00732A8E">
            <w:pPr>
              <w:tabs>
                <w:tab w:val="left" w:pos="594"/>
                <w:tab w:val="left" w:pos="1147"/>
                <w:tab w:val="left" w:pos="1570"/>
              </w:tabs>
              <w:spacing w:before="23" w:after="20"/>
              <w:jc w:val="right"/>
              <w:rPr>
                <w:bCs/>
                <w:color w:val="000000"/>
                <w:sz w:val="20"/>
                <w:szCs w:val="20"/>
              </w:rPr>
            </w:pPr>
          </w:p>
        </w:tc>
        <w:tc>
          <w:tcPr>
            <w:tcW w:w="150" w:type="pct"/>
            <w:tcBorders>
              <w:top w:val="single" w:sz="8" w:space="0" w:color="000000"/>
              <w:left w:val="nil"/>
              <w:bottom w:val="double" w:sz="8" w:space="0" w:color="000000"/>
              <w:right w:val="nil"/>
            </w:tcBorders>
          </w:tcPr>
          <w:p w14:paraId="0F0798B7" w14:textId="2E770191" w:rsidR="00EC22F0" w:rsidRDefault="00EC22F0" w:rsidP="00D6074D">
            <w:pPr>
              <w:tabs>
                <w:tab w:val="left" w:pos="594"/>
                <w:tab w:val="left" w:pos="1147"/>
                <w:tab w:val="left" w:pos="1570"/>
              </w:tabs>
              <w:spacing w:before="23" w:after="20"/>
              <w:jc w:val="right"/>
              <w:rPr>
                <w:bCs/>
                <w:color w:val="000000"/>
                <w:sz w:val="20"/>
                <w:szCs w:val="20"/>
              </w:rPr>
            </w:pPr>
            <w:r>
              <w:rPr>
                <w:bCs/>
                <w:color w:val="000000"/>
                <w:sz w:val="20"/>
                <w:szCs w:val="20"/>
              </w:rPr>
              <w:t>$</w:t>
            </w:r>
          </w:p>
        </w:tc>
        <w:tc>
          <w:tcPr>
            <w:tcW w:w="899" w:type="pct"/>
            <w:tcBorders>
              <w:top w:val="single" w:sz="8" w:space="0" w:color="000000"/>
              <w:left w:val="nil"/>
              <w:bottom w:val="double" w:sz="8" w:space="0" w:color="000000"/>
              <w:right w:val="nil"/>
            </w:tcBorders>
            <w:tcMar>
              <w:top w:w="0" w:type="dxa"/>
              <w:left w:w="0" w:type="dxa"/>
              <w:bottom w:w="0" w:type="dxa"/>
              <w:right w:w="15" w:type="dxa"/>
            </w:tcMar>
          </w:tcPr>
          <w:p w14:paraId="5B92D9AC" w14:textId="4E9F0632" w:rsidR="00EC22F0" w:rsidRPr="00FD3A9A" w:rsidRDefault="00EC22F0" w:rsidP="00D6074D">
            <w:pPr>
              <w:spacing w:before="23" w:after="20"/>
              <w:ind w:right="6"/>
              <w:jc w:val="right"/>
              <w:rPr>
                <w:bCs/>
                <w:sz w:val="20"/>
                <w:szCs w:val="20"/>
              </w:rPr>
            </w:pPr>
            <w:r>
              <w:rPr>
                <w:bCs/>
                <w:color w:val="000000"/>
                <w:sz w:val="20"/>
                <w:szCs w:val="20"/>
              </w:rPr>
              <w:t>694,880</w:t>
            </w:r>
          </w:p>
        </w:tc>
        <w:tc>
          <w:tcPr>
            <w:tcW w:w="103" w:type="pct"/>
            <w:tcBorders>
              <w:top w:val="nil"/>
              <w:left w:val="nil"/>
              <w:bottom w:val="nil"/>
              <w:right w:val="nil"/>
            </w:tcBorders>
          </w:tcPr>
          <w:p w14:paraId="05A95D28" w14:textId="77777777" w:rsidR="00EC22F0" w:rsidRDefault="00EC22F0" w:rsidP="00732A8E">
            <w:pPr>
              <w:tabs>
                <w:tab w:val="left" w:pos="504"/>
                <w:tab w:val="left" w:pos="1147"/>
              </w:tabs>
              <w:spacing w:before="23" w:after="20"/>
              <w:jc w:val="right"/>
              <w:rPr>
                <w:bCs/>
                <w:sz w:val="20"/>
                <w:szCs w:val="20"/>
              </w:rPr>
            </w:pPr>
          </w:p>
        </w:tc>
        <w:tc>
          <w:tcPr>
            <w:tcW w:w="146" w:type="pct"/>
            <w:tcBorders>
              <w:top w:val="single" w:sz="8" w:space="0" w:color="000000"/>
              <w:left w:val="nil"/>
              <w:bottom w:val="double" w:sz="8" w:space="0" w:color="000000"/>
              <w:right w:val="nil"/>
            </w:tcBorders>
          </w:tcPr>
          <w:p w14:paraId="4C7F11F2" w14:textId="219FAC80" w:rsidR="00EC22F0" w:rsidRDefault="00EC22F0" w:rsidP="00732A8E">
            <w:pPr>
              <w:tabs>
                <w:tab w:val="left" w:pos="504"/>
                <w:tab w:val="left" w:pos="1147"/>
              </w:tabs>
              <w:spacing w:before="23" w:after="20"/>
              <w:jc w:val="right"/>
              <w:rPr>
                <w:bCs/>
                <w:sz w:val="20"/>
                <w:szCs w:val="20"/>
              </w:rPr>
            </w:pPr>
            <w:r>
              <w:rPr>
                <w:bCs/>
                <w:sz w:val="20"/>
                <w:szCs w:val="20"/>
              </w:rPr>
              <w:t>$</w:t>
            </w:r>
          </w:p>
        </w:tc>
        <w:tc>
          <w:tcPr>
            <w:tcW w:w="885" w:type="pct"/>
            <w:tcBorders>
              <w:top w:val="single" w:sz="8" w:space="0" w:color="000000"/>
              <w:left w:val="nil"/>
              <w:bottom w:val="double" w:sz="8" w:space="0" w:color="000000"/>
              <w:right w:val="nil"/>
            </w:tcBorders>
            <w:tcMar>
              <w:top w:w="0" w:type="dxa"/>
              <w:left w:w="0" w:type="dxa"/>
              <w:bottom w:w="0" w:type="dxa"/>
              <w:right w:w="15" w:type="dxa"/>
            </w:tcMar>
          </w:tcPr>
          <w:p w14:paraId="5B92D9AD" w14:textId="05B3E77B" w:rsidR="00EC22F0" w:rsidRPr="00FD3A9A" w:rsidRDefault="006C2D98" w:rsidP="00732A8E">
            <w:pPr>
              <w:tabs>
                <w:tab w:val="left" w:pos="504"/>
                <w:tab w:val="left" w:pos="1147"/>
              </w:tabs>
              <w:spacing w:before="23" w:after="20"/>
              <w:jc w:val="right"/>
              <w:rPr>
                <w:bCs/>
                <w:sz w:val="20"/>
                <w:szCs w:val="20"/>
              </w:rPr>
            </w:pPr>
            <w:r>
              <w:rPr>
                <w:bCs/>
                <w:sz w:val="20"/>
                <w:szCs w:val="20"/>
              </w:rPr>
              <w:t>(318,621)</w:t>
            </w:r>
          </w:p>
        </w:tc>
        <w:tc>
          <w:tcPr>
            <w:tcW w:w="109" w:type="pct"/>
            <w:tcBorders>
              <w:top w:val="nil"/>
              <w:left w:val="nil"/>
              <w:bottom w:val="nil"/>
              <w:right w:val="nil"/>
            </w:tcBorders>
          </w:tcPr>
          <w:p w14:paraId="6BC4584E" w14:textId="77777777" w:rsidR="00EC22F0" w:rsidRDefault="00EC22F0" w:rsidP="00732A8E">
            <w:pPr>
              <w:spacing w:before="23" w:after="20"/>
              <w:jc w:val="right"/>
              <w:rPr>
                <w:bCs/>
                <w:color w:val="000000"/>
                <w:sz w:val="20"/>
                <w:szCs w:val="20"/>
              </w:rPr>
            </w:pPr>
          </w:p>
        </w:tc>
        <w:tc>
          <w:tcPr>
            <w:tcW w:w="146" w:type="pct"/>
            <w:tcBorders>
              <w:top w:val="single" w:sz="8" w:space="0" w:color="000000"/>
              <w:left w:val="nil"/>
              <w:bottom w:val="double" w:sz="8" w:space="0" w:color="000000"/>
              <w:right w:val="nil"/>
            </w:tcBorders>
          </w:tcPr>
          <w:p w14:paraId="0A7D4DA7" w14:textId="0BC6FC29" w:rsidR="00EC22F0" w:rsidRDefault="00EC22F0" w:rsidP="00732A8E">
            <w:pPr>
              <w:spacing w:before="23" w:after="20"/>
              <w:jc w:val="right"/>
              <w:rPr>
                <w:bCs/>
                <w:color w:val="000000"/>
                <w:sz w:val="20"/>
                <w:szCs w:val="20"/>
              </w:rPr>
            </w:pPr>
            <w:r>
              <w:rPr>
                <w:bCs/>
                <w:color w:val="000000"/>
                <w:sz w:val="20"/>
                <w:szCs w:val="20"/>
              </w:rPr>
              <w:t>$</w:t>
            </w:r>
          </w:p>
        </w:tc>
        <w:tc>
          <w:tcPr>
            <w:tcW w:w="998" w:type="pct"/>
            <w:tcBorders>
              <w:top w:val="single" w:sz="8" w:space="0" w:color="000000"/>
              <w:left w:val="nil"/>
              <w:bottom w:val="double" w:sz="8" w:space="0" w:color="000000"/>
              <w:right w:val="nil"/>
            </w:tcBorders>
            <w:tcMar>
              <w:top w:w="0" w:type="dxa"/>
              <w:left w:w="0" w:type="dxa"/>
              <w:bottom w:w="0" w:type="dxa"/>
              <w:right w:w="15" w:type="dxa"/>
            </w:tcMar>
          </w:tcPr>
          <w:p w14:paraId="5B92D9AF" w14:textId="61C415D9" w:rsidR="00EC22F0" w:rsidRPr="00FD3A9A" w:rsidRDefault="00C053EF" w:rsidP="00D6074D">
            <w:pPr>
              <w:spacing w:before="23" w:after="20"/>
              <w:jc w:val="right"/>
              <w:rPr>
                <w:bCs/>
                <w:sz w:val="20"/>
                <w:szCs w:val="20"/>
              </w:rPr>
            </w:pPr>
            <w:r>
              <w:rPr>
                <w:bCs/>
                <w:color w:val="000000"/>
                <w:sz w:val="20"/>
                <w:szCs w:val="20"/>
              </w:rPr>
              <w:t>376,259</w:t>
            </w:r>
          </w:p>
        </w:tc>
      </w:tr>
    </w:tbl>
    <w:p w14:paraId="2191FB5C" w14:textId="77777777" w:rsidR="003E7A34" w:rsidRDefault="003E7A34" w:rsidP="0078239E">
      <w:pPr>
        <w:keepNext/>
        <w:spacing w:before="180"/>
        <w:rPr>
          <w:i/>
          <w:sz w:val="20"/>
          <w:szCs w:val="20"/>
        </w:rPr>
      </w:pPr>
    </w:p>
    <w:p w14:paraId="499F02AA" w14:textId="77777777" w:rsidR="003E7A34" w:rsidRDefault="003E7A34" w:rsidP="00395859">
      <w:pPr>
        <w:keepNext/>
        <w:spacing w:before="180"/>
        <w:jc w:val="center"/>
        <w:rPr>
          <w:i/>
          <w:sz w:val="20"/>
          <w:szCs w:val="20"/>
        </w:rPr>
      </w:pPr>
    </w:p>
    <w:p w14:paraId="6A404982" w14:textId="77777777" w:rsidR="005762A0" w:rsidRDefault="005762A0" w:rsidP="005762A0">
      <w:pPr>
        <w:spacing w:before="1" w:after="1"/>
        <w:jc w:val="center"/>
        <w:rPr>
          <w:i/>
          <w:sz w:val="20"/>
          <w:szCs w:val="20"/>
        </w:rPr>
      </w:pPr>
      <w:r>
        <w:rPr>
          <w:i/>
          <w:sz w:val="20"/>
          <w:szCs w:val="20"/>
        </w:rPr>
        <w:t>The accompanying notes are an integral part of these Consolidated Financial Statements</w:t>
      </w:r>
    </w:p>
    <w:p w14:paraId="5AD69FAE" w14:textId="77777777" w:rsidR="003E7A34" w:rsidRDefault="003E7A34" w:rsidP="00395859">
      <w:pPr>
        <w:keepNext/>
        <w:spacing w:before="180"/>
        <w:jc w:val="center"/>
        <w:rPr>
          <w:i/>
          <w:sz w:val="20"/>
          <w:szCs w:val="20"/>
        </w:rPr>
      </w:pPr>
    </w:p>
    <w:p w14:paraId="29998E1E" w14:textId="77777777" w:rsidR="003E7A34" w:rsidRDefault="003E7A34" w:rsidP="00395859">
      <w:pPr>
        <w:keepNext/>
        <w:spacing w:before="180"/>
        <w:jc w:val="center"/>
        <w:rPr>
          <w:i/>
          <w:sz w:val="20"/>
          <w:szCs w:val="20"/>
        </w:rPr>
      </w:pPr>
    </w:p>
    <w:p w14:paraId="784C4F9C" w14:textId="77777777" w:rsidR="003E7A34" w:rsidRDefault="003E7A34" w:rsidP="00395859">
      <w:pPr>
        <w:keepNext/>
        <w:spacing w:before="180"/>
        <w:jc w:val="center"/>
        <w:rPr>
          <w:i/>
          <w:sz w:val="20"/>
          <w:szCs w:val="20"/>
        </w:rPr>
      </w:pPr>
    </w:p>
    <w:p w14:paraId="1A4C90C2" w14:textId="77777777" w:rsidR="003E7A34" w:rsidRDefault="003E7A34" w:rsidP="00395859">
      <w:pPr>
        <w:keepNext/>
        <w:spacing w:before="180"/>
        <w:jc w:val="center"/>
        <w:rPr>
          <w:i/>
          <w:sz w:val="20"/>
          <w:szCs w:val="20"/>
        </w:rPr>
      </w:pPr>
    </w:p>
    <w:p w14:paraId="5B92D9B2" w14:textId="77777777" w:rsidR="004C4E05" w:rsidRPr="00C53D85" w:rsidRDefault="004C4E05" w:rsidP="00812292">
      <w:pPr>
        <w:keepNext/>
        <w:spacing w:before="180"/>
        <w:rPr>
          <w:sz w:val="20"/>
          <w:szCs w:val="20"/>
        </w:rPr>
        <w:sectPr w:rsidR="004C4E05" w:rsidRPr="00C53D85" w:rsidSect="00EC22F0">
          <w:pgSz w:w="12240" w:h="15840"/>
          <w:pgMar w:top="720" w:right="720" w:bottom="720" w:left="720" w:header="0" w:footer="720" w:gutter="0"/>
          <w:cols w:space="708"/>
          <w:docGrid w:linePitch="326"/>
        </w:sectPr>
      </w:pPr>
    </w:p>
    <w:p w14:paraId="31039FC1" w14:textId="36392670" w:rsidR="00A54CC1" w:rsidRPr="0005659C" w:rsidRDefault="00A54CC1" w:rsidP="0005659C">
      <w:pPr>
        <w:jc w:val="center"/>
        <w:rPr>
          <w:sz w:val="20"/>
          <w:szCs w:val="20"/>
        </w:rPr>
      </w:pPr>
      <w:bookmarkStart w:id="30" w:name="Section9"/>
      <w:bookmarkEnd w:id="30"/>
      <w:r w:rsidRPr="00C53D85">
        <w:rPr>
          <w:b/>
          <w:sz w:val="20"/>
          <w:szCs w:val="20"/>
        </w:rPr>
        <w:lastRenderedPageBreak/>
        <w:t>Flow Global Holdings, LLC</w:t>
      </w:r>
    </w:p>
    <w:p w14:paraId="5B92D9B4" w14:textId="301B7FA0" w:rsidR="004C4E05" w:rsidRDefault="0058670E" w:rsidP="00395859">
      <w:pPr>
        <w:keepNext/>
        <w:spacing w:before="90"/>
        <w:jc w:val="center"/>
        <w:rPr>
          <w:b/>
          <w:sz w:val="20"/>
          <w:szCs w:val="20"/>
        </w:rPr>
      </w:pPr>
      <w:r w:rsidRPr="00C53D85">
        <w:rPr>
          <w:b/>
          <w:sz w:val="20"/>
          <w:szCs w:val="20"/>
        </w:rPr>
        <w:t>N</w:t>
      </w:r>
      <w:r w:rsidR="00A54CC1">
        <w:rPr>
          <w:b/>
          <w:sz w:val="20"/>
          <w:szCs w:val="20"/>
        </w:rPr>
        <w:t>otes to Consolidated Financial Statements</w:t>
      </w:r>
    </w:p>
    <w:p w14:paraId="5B92D9B5" w14:textId="75C67E07" w:rsidR="004C4E05" w:rsidRPr="00C53D85" w:rsidRDefault="0058670E" w:rsidP="00395859">
      <w:pPr>
        <w:keepNext/>
        <w:spacing w:before="90"/>
        <w:jc w:val="center"/>
        <w:rPr>
          <w:sz w:val="20"/>
          <w:szCs w:val="20"/>
        </w:rPr>
      </w:pPr>
      <w:r w:rsidRPr="00C53D85">
        <w:rPr>
          <w:b/>
          <w:color w:val="000000"/>
          <w:sz w:val="20"/>
          <w:szCs w:val="20"/>
        </w:rPr>
        <w:t>December 31, 202</w:t>
      </w:r>
      <w:r w:rsidR="0055609D" w:rsidRPr="00C53D85">
        <w:rPr>
          <w:b/>
          <w:color w:val="000000"/>
          <w:sz w:val="20"/>
          <w:szCs w:val="20"/>
        </w:rPr>
        <w:t>4</w:t>
      </w:r>
      <w:r w:rsidRPr="00C53D85">
        <w:rPr>
          <w:b/>
          <w:sz w:val="20"/>
          <w:szCs w:val="20"/>
        </w:rPr>
        <w:t xml:space="preserve"> </w:t>
      </w:r>
    </w:p>
    <w:p w14:paraId="5B92D9B6" w14:textId="77777777" w:rsidR="004C4E05" w:rsidRPr="00C53D85" w:rsidRDefault="004C4E05" w:rsidP="00395859">
      <w:pPr>
        <w:keepNext/>
        <w:jc w:val="both"/>
        <w:rPr>
          <w:sz w:val="20"/>
          <w:szCs w:val="20"/>
        </w:rPr>
      </w:pPr>
    </w:p>
    <w:p w14:paraId="5B92D9B7" w14:textId="77777777" w:rsidR="004C4E05" w:rsidRPr="00C53D85" w:rsidRDefault="004C4E05" w:rsidP="00395859">
      <w:pPr>
        <w:keepNext/>
        <w:jc w:val="both"/>
        <w:rPr>
          <w:sz w:val="20"/>
          <w:szCs w:val="20"/>
        </w:rPr>
        <w:sectPr w:rsidR="004C4E05" w:rsidRPr="00C53D85" w:rsidSect="00395859">
          <w:headerReference w:type="default" r:id="rId22"/>
          <w:footerReference w:type="default" r:id="rId23"/>
          <w:pgSz w:w="12240" w:h="15840"/>
          <w:pgMar w:top="720" w:right="720" w:bottom="720" w:left="720" w:header="0" w:footer="720" w:gutter="0"/>
          <w:cols w:space="708"/>
        </w:sectPr>
      </w:pPr>
    </w:p>
    <w:p w14:paraId="5B92D9B8" w14:textId="31FAF060" w:rsidR="004C4E05" w:rsidRPr="00C53D85" w:rsidRDefault="0058670E" w:rsidP="00395859">
      <w:pPr>
        <w:keepNext/>
        <w:jc w:val="both"/>
        <w:outlineLvl w:val="1"/>
        <w:rPr>
          <w:sz w:val="20"/>
          <w:szCs w:val="20"/>
        </w:rPr>
      </w:pPr>
      <w:bookmarkStart w:id="31" w:name="Section10"/>
      <w:bookmarkEnd w:id="31"/>
      <w:r w:rsidRPr="00C53D85">
        <w:rPr>
          <w:b/>
          <w:sz w:val="20"/>
          <w:szCs w:val="20"/>
        </w:rPr>
        <w:t>1. Organization</w:t>
      </w:r>
    </w:p>
    <w:p w14:paraId="5B92D9B9" w14:textId="77777777" w:rsidR="004C4E05" w:rsidRPr="00C53D85" w:rsidRDefault="004C4E05" w:rsidP="00395859">
      <w:pPr>
        <w:jc w:val="both"/>
        <w:rPr>
          <w:sz w:val="20"/>
          <w:szCs w:val="20"/>
        </w:rPr>
      </w:pPr>
    </w:p>
    <w:p w14:paraId="1F888636" w14:textId="4EC25C8C" w:rsidR="00945688" w:rsidRPr="00C53D85" w:rsidRDefault="00945688" w:rsidP="00945688">
      <w:pPr>
        <w:keepNext/>
        <w:jc w:val="both"/>
        <w:rPr>
          <w:sz w:val="20"/>
          <w:szCs w:val="20"/>
        </w:rPr>
      </w:pPr>
      <w:r w:rsidRPr="00C53D85">
        <w:rPr>
          <w:sz w:val="20"/>
          <w:szCs w:val="20"/>
        </w:rPr>
        <w:t>FOL TopCo, LLC, doing business as Flow Global Holdings LLC (“Flow” or the “Company”), was formed as a single-member limited liability company on July 6, 2022, and was initially 100% owned by Nazare Investment Partners, LP (“NIP</w:t>
      </w:r>
      <w:r w:rsidR="00D923A6">
        <w:rPr>
          <w:sz w:val="20"/>
          <w:szCs w:val="20"/>
        </w:rPr>
        <w:t>”)</w:t>
      </w:r>
      <w:r w:rsidRPr="00C53D85">
        <w:rPr>
          <w:sz w:val="20"/>
          <w:szCs w:val="20"/>
        </w:rPr>
        <w:t xml:space="preserve">. Between July 6, 2022 and August 8, 2022, NIP and other entities </w:t>
      </w:r>
      <w:r w:rsidR="00F02937">
        <w:rPr>
          <w:sz w:val="20"/>
          <w:szCs w:val="20"/>
        </w:rPr>
        <w:t xml:space="preserve">under common control </w:t>
      </w:r>
      <w:r w:rsidRPr="00C53D85">
        <w:rPr>
          <w:sz w:val="20"/>
          <w:szCs w:val="20"/>
        </w:rPr>
        <w:t>executed a series of contribution and distribution agreements pursuant to which ownership interests in several entities</w:t>
      </w:r>
      <w:r w:rsidR="0051740F">
        <w:rPr>
          <w:sz w:val="20"/>
          <w:szCs w:val="20"/>
        </w:rPr>
        <w:t xml:space="preserve"> </w:t>
      </w:r>
      <w:r w:rsidRPr="00C53D85">
        <w:rPr>
          <w:sz w:val="20"/>
          <w:szCs w:val="20"/>
        </w:rPr>
        <w:t>—</w:t>
      </w:r>
      <w:r w:rsidR="0051740F">
        <w:rPr>
          <w:sz w:val="20"/>
          <w:szCs w:val="20"/>
        </w:rPr>
        <w:t xml:space="preserve"> </w:t>
      </w:r>
      <w:r w:rsidRPr="00C53D85">
        <w:rPr>
          <w:sz w:val="20"/>
          <w:szCs w:val="20"/>
        </w:rPr>
        <w:t>comprising investment entities, operating platforms, intellectual property assets, and real estate holdings</w:t>
      </w:r>
      <w:r w:rsidR="00A134E2">
        <w:rPr>
          <w:sz w:val="20"/>
          <w:szCs w:val="20"/>
        </w:rPr>
        <w:t xml:space="preserve">, which </w:t>
      </w:r>
      <w:r w:rsidRPr="00C53D85">
        <w:rPr>
          <w:sz w:val="20"/>
          <w:szCs w:val="20"/>
        </w:rPr>
        <w:t>were transferred to Flow and its newly formed wholly</w:t>
      </w:r>
      <w:ins w:id="32" w:author="Kyle Condon" w:date="2026-02-25T11:35:00Z" w16du:dateUtc="2026-02-25T18:35:00Z">
        <w:r w:rsidR="004D5FF8">
          <w:rPr>
            <w:sz w:val="20"/>
            <w:szCs w:val="20"/>
          </w:rPr>
          <w:t>-</w:t>
        </w:r>
      </w:ins>
      <w:del w:id="33" w:author="Kyle Condon" w:date="2026-02-25T11:35:00Z" w16du:dateUtc="2026-02-25T18:35:00Z">
        <w:r w:rsidRPr="00C53D85" w:rsidDel="004D5FF8">
          <w:rPr>
            <w:sz w:val="20"/>
            <w:szCs w:val="20"/>
          </w:rPr>
          <w:delText xml:space="preserve"> </w:delText>
        </w:r>
      </w:del>
      <w:r w:rsidRPr="00C53D85">
        <w:rPr>
          <w:sz w:val="20"/>
          <w:szCs w:val="20"/>
        </w:rPr>
        <w:t>owned subsidiaries: FOL IntermediateCo, LLC, FOL OpTopCo, Inc., and FOL RE HoldCo, LLC (collectively, the “Reorganization”).</w:t>
      </w:r>
    </w:p>
    <w:p w14:paraId="1BCF6652" w14:textId="77777777" w:rsidR="00945688" w:rsidRPr="00C53D85" w:rsidRDefault="00945688" w:rsidP="00945688">
      <w:pPr>
        <w:keepNext/>
        <w:jc w:val="both"/>
        <w:rPr>
          <w:sz w:val="20"/>
          <w:szCs w:val="20"/>
        </w:rPr>
      </w:pPr>
    </w:p>
    <w:p w14:paraId="128B551B" w14:textId="09FE0ECE" w:rsidR="00945688" w:rsidRPr="00C53D85" w:rsidRDefault="00945688" w:rsidP="00945688">
      <w:pPr>
        <w:keepNext/>
        <w:jc w:val="both"/>
        <w:rPr>
          <w:sz w:val="20"/>
          <w:szCs w:val="20"/>
        </w:rPr>
      </w:pPr>
      <w:r w:rsidRPr="00C53D85">
        <w:rPr>
          <w:sz w:val="20"/>
          <w:szCs w:val="20"/>
        </w:rPr>
        <w:t xml:space="preserve">Contemporaneously with the completion of the Reorganization, the Company entered into a purchase agreement with </w:t>
      </w:r>
      <w:r w:rsidR="00D923A6">
        <w:rPr>
          <w:sz w:val="20"/>
          <w:szCs w:val="20"/>
        </w:rPr>
        <w:t>a third-party investor</w:t>
      </w:r>
      <w:r w:rsidRPr="00C53D85">
        <w:rPr>
          <w:sz w:val="20"/>
          <w:szCs w:val="20"/>
        </w:rPr>
        <w:t xml:space="preserve"> under which the Company issued 35,000,000 </w:t>
      </w:r>
      <w:r w:rsidR="00333AA4">
        <w:rPr>
          <w:sz w:val="20"/>
          <w:szCs w:val="20"/>
        </w:rPr>
        <w:t>Series A P</w:t>
      </w:r>
      <w:r w:rsidRPr="00C53D85">
        <w:rPr>
          <w:sz w:val="20"/>
          <w:szCs w:val="20"/>
        </w:rPr>
        <w:t xml:space="preserve">referred </w:t>
      </w:r>
      <w:r w:rsidR="00333AA4">
        <w:rPr>
          <w:sz w:val="20"/>
          <w:szCs w:val="20"/>
        </w:rPr>
        <w:t>U</w:t>
      </w:r>
      <w:r w:rsidRPr="00C53D85">
        <w:rPr>
          <w:sz w:val="20"/>
          <w:szCs w:val="20"/>
        </w:rPr>
        <w:t xml:space="preserve">nits </w:t>
      </w:r>
      <w:r w:rsidR="00CC6EC5">
        <w:rPr>
          <w:sz w:val="20"/>
          <w:szCs w:val="20"/>
        </w:rPr>
        <w:t xml:space="preserve">in Flow Global Holdings, LLC </w:t>
      </w:r>
      <w:r w:rsidR="00270E93" w:rsidRPr="00C53D85">
        <w:rPr>
          <w:sz w:val="20"/>
          <w:szCs w:val="20"/>
        </w:rPr>
        <w:t xml:space="preserve">at $10.00 per unit </w:t>
      </w:r>
      <w:r w:rsidRPr="00C53D85">
        <w:rPr>
          <w:sz w:val="20"/>
          <w:szCs w:val="20"/>
        </w:rPr>
        <w:t>for gross proceeds of $350</w:t>
      </w:r>
      <w:r w:rsidR="006F0CF1" w:rsidRPr="00C53D85">
        <w:rPr>
          <w:sz w:val="20"/>
          <w:szCs w:val="20"/>
        </w:rPr>
        <w:t>.0</w:t>
      </w:r>
      <w:r w:rsidRPr="00C53D85">
        <w:rPr>
          <w:sz w:val="20"/>
          <w:szCs w:val="20"/>
        </w:rPr>
        <w:t xml:space="preserve"> million</w:t>
      </w:r>
      <w:r w:rsidR="00670993" w:rsidRPr="00C53D85">
        <w:rPr>
          <w:sz w:val="20"/>
          <w:szCs w:val="20"/>
        </w:rPr>
        <w:t xml:space="preserve"> (the “</w:t>
      </w:r>
      <w:r w:rsidR="00B81610">
        <w:rPr>
          <w:sz w:val="20"/>
          <w:szCs w:val="20"/>
        </w:rPr>
        <w:t>Series A</w:t>
      </w:r>
      <w:r w:rsidR="00B81610" w:rsidRPr="00C53D85">
        <w:rPr>
          <w:sz w:val="20"/>
          <w:szCs w:val="20"/>
        </w:rPr>
        <w:t xml:space="preserve"> </w:t>
      </w:r>
      <w:r w:rsidR="00835758" w:rsidRPr="00C53D85">
        <w:rPr>
          <w:sz w:val="20"/>
          <w:szCs w:val="20"/>
        </w:rPr>
        <w:t>Investment”)</w:t>
      </w:r>
      <w:r w:rsidRPr="00C53D85">
        <w:rPr>
          <w:sz w:val="20"/>
          <w:szCs w:val="20"/>
        </w:rPr>
        <w:t xml:space="preserve">. </w:t>
      </w:r>
      <w:r w:rsidR="00670993" w:rsidRPr="00C53D85">
        <w:rPr>
          <w:sz w:val="20"/>
          <w:szCs w:val="20"/>
        </w:rPr>
        <w:t>As of August 8, 2022</w:t>
      </w:r>
      <w:r w:rsidR="00835758" w:rsidRPr="00C53D85">
        <w:rPr>
          <w:sz w:val="20"/>
          <w:szCs w:val="20"/>
        </w:rPr>
        <w:t xml:space="preserve">, the </w:t>
      </w:r>
      <w:r w:rsidR="00B81610">
        <w:rPr>
          <w:sz w:val="20"/>
          <w:szCs w:val="20"/>
        </w:rPr>
        <w:t>Series A</w:t>
      </w:r>
      <w:r w:rsidR="00B81610" w:rsidRPr="00C53D85">
        <w:rPr>
          <w:sz w:val="20"/>
          <w:szCs w:val="20"/>
        </w:rPr>
        <w:t xml:space="preserve"> </w:t>
      </w:r>
      <w:r w:rsidR="00835758" w:rsidRPr="00C53D85">
        <w:rPr>
          <w:sz w:val="20"/>
          <w:szCs w:val="20"/>
        </w:rPr>
        <w:t>Investment</w:t>
      </w:r>
      <w:r w:rsidRPr="00C53D85">
        <w:rPr>
          <w:sz w:val="20"/>
          <w:szCs w:val="20"/>
        </w:rPr>
        <w:t xml:space="preserve"> represented a 20% ownership interest in the Company on a fully diluted basis, with NIP retaining the remaining 80%. In connection with the </w:t>
      </w:r>
      <w:r w:rsidR="00B81610">
        <w:rPr>
          <w:sz w:val="20"/>
          <w:szCs w:val="20"/>
        </w:rPr>
        <w:t>Series A</w:t>
      </w:r>
      <w:r w:rsidR="00B81610" w:rsidRPr="00C53D85">
        <w:rPr>
          <w:sz w:val="20"/>
          <w:szCs w:val="20"/>
        </w:rPr>
        <w:t xml:space="preserve"> </w:t>
      </w:r>
      <w:r w:rsidR="00795F12" w:rsidRPr="00C53D85">
        <w:rPr>
          <w:sz w:val="20"/>
          <w:szCs w:val="20"/>
        </w:rPr>
        <w:t>Investment</w:t>
      </w:r>
      <w:r w:rsidRPr="00C53D85">
        <w:rPr>
          <w:sz w:val="20"/>
          <w:szCs w:val="20"/>
        </w:rPr>
        <w:t xml:space="preserve">, the Company reclassified </w:t>
      </w:r>
      <w:r w:rsidR="00602F04">
        <w:rPr>
          <w:sz w:val="20"/>
          <w:szCs w:val="20"/>
        </w:rPr>
        <w:t>Flow Global Holdings, LLC’s</w:t>
      </w:r>
      <w:r w:rsidRPr="00C53D85">
        <w:rPr>
          <w:sz w:val="20"/>
          <w:szCs w:val="20"/>
        </w:rPr>
        <w:t xml:space="preserve"> equity structure and issued to NIP 32,000,000 Series A-1 Preferred Units, 3,000,000 Series Seed Preferred Units, and 1</w:t>
      </w:r>
      <w:r w:rsidR="001E6CC2">
        <w:rPr>
          <w:sz w:val="20"/>
          <w:szCs w:val="20"/>
        </w:rPr>
        <w:t>05</w:t>
      </w:r>
      <w:r w:rsidRPr="00C53D85">
        <w:rPr>
          <w:sz w:val="20"/>
          <w:szCs w:val="20"/>
        </w:rPr>
        <w:t xml:space="preserve">,000,000 </w:t>
      </w:r>
      <w:r w:rsidR="008F4C60">
        <w:rPr>
          <w:sz w:val="20"/>
          <w:szCs w:val="20"/>
        </w:rPr>
        <w:t>c</w:t>
      </w:r>
      <w:r w:rsidRPr="00C53D85">
        <w:rPr>
          <w:sz w:val="20"/>
          <w:szCs w:val="20"/>
        </w:rPr>
        <w:t xml:space="preserve">ommon </w:t>
      </w:r>
      <w:r w:rsidR="008F4C60">
        <w:rPr>
          <w:sz w:val="20"/>
          <w:szCs w:val="20"/>
        </w:rPr>
        <w:t>membership u</w:t>
      </w:r>
      <w:r w:rsidRPr="00C53D85">
        <w:rPr>
          <w:sz w:val="20"/>
          <w:szCs w:val="20"/>
        </w:rPr>
        <w:t>nits</w:t>
      </w:r>
      <w:r w:rsidR="008F4C60">
        <w:rPr>
          <w:sz w:val="20"/>
          <w:szCs w:val="20"/>
        </w:rPr>
        <w:t xml:space="preserve"> (the “Common Units”)</w:t>
      </w:r>
      <w:r w:rsidRPr="00C53D85">
        <w:rPr>
          <w:sz w:val="20"/>
          <w:szCs w:val="20"/>
        </w:rPr>
        <w:t>.</w:t>
      </w:r>
    </w:p>
    <w:p w14:paraId="0DDA900A" w14:textId="77777777" w:rsidR="00945688" w:rsidRPr="00C53D85" w:rsidRDefault="00945688" w:rsidP="00945688">
      <w:pPr>
        <w:keepNext/>
        <w:jc w:val="both"/>
        <w:rPr>
          <w:sz w:val="20"/>
          <w:szCs w:val="20"/>
        </w:rPr>
      </w:pPr>
    </w:p>
    <w:p w14:paraId="064C9AF8" w14:textId="0DB220D3" w:rsidR="00945688" w:rsidRPr="00C53D85" w:rsidRDefault="00945688" w:rsidP="00945688">
      <w:pPr>
        <w:keepNext/>
        <w:jc w:val="both"/>
        <w:rPr>
          <w:sz w:val="20"/>
          <w:szCs w:val="20"/>
        </w:rPr>
      </w:pPr>
      <w:r w:rsidRPr="00C53D85">
        <w:rPr>
          <w:sz w:val="20"/>
          <w:szCs w:val="20"/>
        </w:rPr>
        <w:t xml:space="preserve">While NIP retains the majority equity ownership and Board </w:t>
      </w:r>
      <w:r w:rsidR="00795F12" w:rsidRPr="00C53D85">
        <w:rPr>
          <w:sz w:val="20"/>
          <w:szCs w:val="20"/>
        </w:rPr>
        <w:t xml:space="preserve">of Directors (the “Board”) </w:t>
      </w:r>
      <w:r w:rsidRPr="00C53D85">
        <w:rPr>
          <w:sz w:val="20"/>
          <w:szCs w:val="20"/>
        </w:rPr>
        <w:t xml:space="preserve">representation, </w:t>
      </w:r>
      <w:r w:rsidR="00B81610">
        <w:rPr>
          <w:sz w:val="20"/>
          <w:szCs w:val="20"/>
        </w:rPr>
        <w:t xml:space="preserve">the </w:t>
      </w:r>
      <w:r w:rsidR="00D923A6">
        <w:rPr>
          <w:sz w:val="20"/>
          <w:szCs w:val="20"/>
        </w:rPr>
        <w:t>third-party equity investor</w:t>
      </w:r>
      <w:r w:rsidR="00D923A6" w:rsidRPr="00C53D85">
        <w:rPr>
          <w:sz w:val="20"/>
          <w:szCs w:val="20"/>
        </w:rPr>
        <w:t xml:space="preserve"> </w:t>
      </w:r>
      <w:r w:rsidRPr="00C53D85">
        <w:rPr>
          <w:sz w:val="20"/>
          <w:szCs w:val="20"/>
        </w:rPr>
        <w:t xml:space="preserve">holds significant participating rights, including the right to appoint one </w:t>
      </w:r>
      <w:r w:rsidR="00330761" w:rsidRPr="00C53D85">
        <w:rPr>
          <w:sz w:val="20"/>
          <w:szCs w:val="20"/>
        </w:rPr>
        <w:t>p</w:t>
      </w:r>
      <w:r w:rsidRPr="00C53D85">
        <w:rPr>
          <w:sz w:val="20"/>
          <w:szCs w:val="20"/>
        </w:rPr>
        <w:t xml:space="preserve">referred </w:t>
      </w:r>
      <w:r w:rsidR="00330761" w:rsidRPr="00C53D85">
        <w:rPr>
          <w:sz w:val="20"/>
          <w:szCs w:val="20"/>
        </w:rPr>
        <w:t>m</w:t>
      </w:r>
      <w:r w:rsidRPr="00C53D85">
        <w:rPr>
          <w:sz w:val="20"/>
          <w:szCs w:val="20"/>
        </w:rPr>
        <w:t>anager</w:t>
      </w:r>
      <w:r w:rsidR="00330761" w:rsidRPr="00C53D85">
        <w:rPr>
          <w:sz w:val="20"/>
          <w:szCs w:val="20"/>
        </w:rPr>
        <w:t xml:space="preserve"> (the “Preferred Manager”)</w:t>
      </w:r>
      <w:r w:rsidRPr="00C53D85">
        <w:rPr>
          <w:sz w:val="20"/>
          <w:szCs w:val="20"/>
        </w:rPr>
        <w:t xml:space="preserve"> </w:t>
      </w:r>
      <w:r w:rsidR="00330761" w:rsidRPr="00C53D85">
        <w:rPr>
          <w:sz w:val="20"/>
          <w:szCs w:val="20"/>
        </w:rPr>
        <w:t xml:space="preserve">who was designated to sit and act in its capacity as a member of the </w:t>
      </w:r>
      <w:r w:rsidRPr="00C53D85">
        <w:rPr>
          <w:sz w:val="20"/>
          <w:szCs w:val="20"/>
        </w:rPr>
        <w:t xml:space="preserve">Company’s Board. Certain key business decisions require affirmative approval by the Preferred Manager, resulting in joint control over the Company’s significant governance and operating activities. </w:t>
      </w:r>
      <w:r w:rsidR="00125D0E">
        <w:rPr>
          <w:sz w:val="20"/>
          <w:szCs w:val="20"/>
        </w:rPr>
        <w:t xml:space="preserve">Based on the governance structure of the Company, Flow </w:t>
      </w:r>
      <w:r w:rsidRPr="00C53D85">
        <w:rPr>
          <w:sz w:val="20"/>
          <w:szCs w:val="20"/>
        </w:rPr>
        <w:t xml:space="preserve">is considered an in-substance joint </w:t>
      </w:r>
      <w:r w:rsidR="00104198" w:rsidRPr="00C53D85">
        <w:rPr>
          <w:sz w:val="20"/>
          <w:szCs w:val="20"/>
        </w:rPr>
        <w:t xml:space="preserve">venture. </w:t>
      </w:r>
    </w:p>
    <w:p w14:paraId="123A8359" w14:textId="77777777" w:rsidR="00945688" w:rsidRPr="00C53D85" w:rsidRDefault="00945688" w:rsidP="00945688">
      <w:pPr>
        <w:keepNext/>
        <w:jc w:val="both"/>
        <w:rPr>
          <w:sz w:val="20"/>
          <w:szCs w:val="20"/>
        </w:rPr>
      </w:pPr>
    </w:p>
    <w:p w14:paraId="43E1CB60" w14:textId="330318D3" w:rsidR="00945688" w:rsidRPr="00C53D85" w:rsidRDefault="00B46F70" w:rsidP="00945688">
      <w:pPr>
        <w:keepNext/>
        <w:jc w:val="both"/>
        <w:rPr>
          <w:sz w:val="20"/>
          <w:szCs w:val="20"/>
        </w:rPr>
      </w:pPr>
      <w:r w:rsidRPr="00C53D85">
        <w:rPr>
          <w:sz w:val="20"/>
          <w:szCs w:val="20"/>
        </w:rPr>
        <w:t xml:space="preserve">As detailed in Note 2 — </w:t>
      </w:r>
      <w:r w:rsidR="00104198" w:rsidRPr="00C53D85">
        <w:rPr>
          <w:i/>
          <w:iCs/>
          <w:sz w:val="20"/>
          <w:szCs w:val="20"/>
        </w:rPr>
        <w:t>Summary of Significant Accounting Policies</w:t>
      </w:r>
      <w:r w:rsidR="00104198" w:rsidRPr="00C53D85">
        <w:rPr>
          <w:sz w:val="20"/>
          <w:szCs w:val="20"/>
        </w:rPr>
        <w:t xml:space="preserve">, </w:t>
      </w:r>
      <w:r w:rsidRPr="00C53D85">
        <w:rPr>
          <w:sz w:val="20"/>
          <w:szCs w:val="20"/>
        </w:rPr>
        <w:t>t</w:t>
      </w:r>
      <w:r w:rsidR="00945688" w:rsidRPr="00C53D85">
        <w:rPr>
          <w:sz w:val="20"/>
          <w:szCs w:val="20"/>
        </w:rPr>
        <w:t>he Company elected to early adopt Accounting Standards Update (</w:t>
      </w:r>
      <w:r w:rsidRPr="00C53D85">
        <w:rPr>
          <w:sz w:val="20"/>
          <w:szCs w:val="20"/>
        </w:rPr>
        <w:t>“</w:t>
      </w:r>
      <w:r w:rsidR="00945688" w:rsidRPr="00C53D85">
        <w:rPr>
          <w:sz w:val="20"/>
          <w:szCs w:val="20"/>
        </w:rPr>
        <w:t>ASU</w:t>
      </w:r>
      <w:r w:rsidRPr="00C53D85">
        <w:rPr>
          <w:sz w:val="20"/>
          <w:szCs w:val="20"/>
        </w:rPr>
        <w:t>”</w:t>
      </w:r>
      <w:r w:rsidR="00945688" w:rsidRPr="00C53D85">
        <w:rPr>
          <w:sz w:val="20"/>
          <w:szCs w:val="20"/>
        </w:rPr>
        <w:t xml:space="preserve">) 2023-05, </w:t>
      </w:r>
      <w:r w:rsidR="00945688" w:rsidRPr="00C53D85">
        <w:rPr>
          <w:i/>
          <w:iCs/>
          <w:sz w:val="20"/>
          <w:szCs w:val="20"/>
        </w:rPr>
        <w:t>Business Combinations</w:t>
      </w:r>
      <w:r w:rsidR="00A134E2">
        <w:rPr>
          <w:i/>
          <w:iCs/>
          <w:sz w:val="20"/>
          <w:szCs w:val="20"/>
        </w:rPr>
        <w:t xml:space="preserve"> </w:t>
      </w:r>
      <w:r w:rsidR="00945688" w:rsidRPr="00C53D85">
        <w:rPr>
          <w:i/>
          <w:iCs/>
          <w:sz w:val="20"/>
          <w:szCs w:val="20"/>
        </w:rPr>
        <w:t>—</w:t>
      </w:r>
      <w:r w:rsidR="00A134E2">
        <w:rPr>
          <w:i/>
          <w:iCs/>
          <w:sz w:val="20"/>
          <w:szCs w:val="20"/>
        </w:rPr>
        <w:t xml:space="preserve"> </w:t>
      </w:r>
      <w:r w:rsidR="00945688" w:rsidRPr="00C53D85">
        <w:rPr>
          <w:i/>
          <w:iCs/>
          <w:sz w:val="20"/>
          <w:szCs w:val="20"/>
        </w:rPr>
        <w:t>Joint Venture Formations (Subtopic 805-60)</w:t>
      </w:r>
      <w:r w:rsidRPr="00C53D85">
        <w:rPr>
          <w:i/>
          <w:iCs/>
          <w:sz w:val="20"/>
          <w:szCs w:val="20"/>
        </w:rPr>
        <w:t xml:space="preserve"> </w:t>
      </w:r>
      <w:r w:rsidRPr="00C53D85">
        <w:rPr>
          <w:sz w:val="20"/>
          <w:szCs w:val="20"/>
        </w:rPr>
        <w:t>(“ASU 2023-05”)</w:t>
      </w:r>
      <w:r w:rsidR="00945688" w:rsidRPr="00C53D85">
        <w:rPr>
          <w:sz w:val="20"/>
          <w:szCs w:val="20"/>
        </w:rPr>
        <w:t>, as of August 8, 2022</w:t>
      </w:r>
      <w:r w:rsidR="00125D0E">
        <w:rPr>
          <w:sz w:val="20"/>
          <w:szCs w:val="20"/>
        </w:rPr>
        <w:t>,</w:t>
      </w:r>
      <w:r w:rsidR="00125D0E" w:rsidRPr="00125D0E">
        <w:rPr>
          <w:sz w:val="20"/>
          <w:szCs w:val="20"/>
        </w:rPr>
        <w:t xml:space="preserve"> </w:t>
      </w:r>
      <w:r w:rsidR="00125D0E" w:rsidRPr="00C53D85">
        <w:rPr>
          <w:sz w:val="20"/>
          <w:szCs w:val="20"/>
        </w:rPr>
        <w:t>the joint venture formation date</w:t>
      </w:r>
      <w:r w:rsidR="00945688" w:rsidRPr="00C53D85">
        <w:rPr>
          <w:sz w:val="20"/>
          <w:szCs w:val="20"/>
        </w:rPr>
        <w:t>. Pursuant to the guidance, the Company applied a new basis of accounting and initially recognized all assets and liabilities at fair value.</w:t>
      </w:r>
    </w:p>
    <w:p w14:paraId="0C238566" w14:textId="77777777" w:rsidR="00945688" w:rsidRPr="00C53D85" w:rsidRDefault="00945688" w:rsidP="00945688">
      <w:pPr>
        <w:keepNext/>
        <w:jc w:val="both"/>
        <w:rPr>
          <w:sz w:val="20"/>
          <w:szCs w:val="20"/>
        </w:rPr>
      </w:pPr>
    </w:p>
    <w:p w14:paraId="4843ECF4" w14:textId="08A35F7E" w:rsidR="00945688" w:rsidRPr="00C53D85" w:rsidRDefault="00945688" w:rsidP="00945688">
      <w:pPr>
        <w:keepNext/>
        <w:jc w:val="both"/>
        <w:rPr>
          <w:sz w:val="20"/>
          <w:szCs w:val="20"/>
        </w:rPr>
      </w:pPr>
      <w:r w:rsidRPr="00C53D85">
        <w:rPr>
          <w:sz w:val="20"/>
          <w:szCs w:val="20"/>
        </w:rPr>
        <w:t>Flow was established to develop a new residential real estate platform that integrates real estate ownership and operations with proprietary technology solutions and decentralized financial infrastructure. The Company’s mission is to innovate the residential living experience through operational efficiency</w:t>
      </w:r>
      <w:r w:rsidRPr="00C53D85" w:rsidDel="008F7FF8">
        <w:rPr>
          <w:sz w:val="20"/>
          <w:szCs w:val="20"/>
        </w:rPr>
        <w:t xml:space="preserve"> </w:t>
      </w:r>
      <w:r w:rsidRPr="00C53D85">
        <w:rPr>
          <w:sz w:val="20"/>
          <w:szCs w:val="20"/>
        </w:rPr>
        <w:t>and a resident-centric ecosystem.</w:t>
      </w:r>
    </w:p>
    <w:p w14:paraId="3A0AA9A5" w14:textId="77777777" w:rsidR="00510B53" w:rsidRPr="00C53D85" w:rsidRDefault="00510B53" w:rsidP="00395859">
      <w:pPr>
        <w:keepNext/>
        <w:jc w:val="both"/>
        <w:rPr>
          <w:sz w:val="20"/>
          <w:szCs w:val="20"/>
          <w:highlight w:val="yellow"/>
        </w:rPr>
      </w:pPr>
    </w:p>
    <w:p w14:paraId="5B92D9C4" w14:textId="77777777" w:rsidR="004C4E05" w:rsidRPr="00C53D85" w:rsidRDefault="004C4E05" w:rsidP="00395859">
      <w:pPr>
        <w:keepNext/>
        <w:jc w:val="both"/>
        <w:rPr>
          <w:sz w:val="20"/>
          <w:szCs w:val="20"/>
        </w:rPr>
        <w:sectPr w:rsidR="004C4E05" w:rsidRPr="00C53D85" w:rsidSect="00395859">
          <w:type w:val="continuous"/>
          <w:pgSz w:w="12240" w:h="15840"/>
          <w:pgMar w:top="720" w:right="720" w:bottom="720" w:left="720" w:header="0" w:footer="720" w:gutter="0"/>
          <w:cols w:space="708"/>
        </w:sectPr>
      </w:pPr>
    </w:p>
    <w:p w14:paraId="5B92D9C5" w14:textId="77777777" w:rsidR="004C4E05" w:rsidRPr="00C53D85" w:rsidRDefault="0058670E" w:rsidP="00395859">
      <w:pPr>
        <w:keepNext/>
        <w:jc w:val="both"/>
        <w:outlineLvl w:val="1"/>
        <w:rPr>
          <w:sz w:val="20"/>
          <w:szCs w:val="20"/>
        </w:rPr>
      </w:pPr>
      <w:bookmarkStart w:id="34" w:name="Section11"/>
      <w:bookmarkEnd w:id="34"/>
      <w:r w:rsidRPr="00C53D85">
        <w:rPr>
          <w:b/>
          <w:sz w:val="20"/>
          <w:szCs w:val="20"/>
        </w:rPr>
        <w:t xml:space="preserve">2. Summary of Significant Accounting Policies </w:t>
      </w:r>
    </w:p>
    <w:p w14:paraId="5B92D9C6" w14:textId="77777777" w:rsidR="004C4E05" w:rsidRPr="00C53D85" w:rsidRDefault="004C4E05" w:rsidP="00395859">
      <w:pPr>
        <w:keepNext/>
        <w:jc w:val="both"/>
        <w:rPr>
          <w:sz w:val="20"/>
          <w:szCs w:val="20"/>
        </w:rPr>
      </w:pPr>
    </w:p>
    <w:p w14:paraId="5B92D9EF" w14:textId="05963F60" w:rsidR="004C4E05" w:rsidRPr="00C53D85" w:rsidRDefault="003A15EC" w:rsidP="00C12BAE">
      <w:pPr>
        <w:spacing w:before="1" w:after="1"/>
        <w:outlineLvl w:val="2"/>
        <w:rPr>
          <w:b/>
          <w:i/>
          <w:sz w:val="20"/>
          <w:szCs w:val="20"/>
        </w:rPr>
      </w:pPr>
      <w:r w:rsidRPr="00C53D85">
        <w:rPr>
          <w:b/>
          <w:i/>
          <w:sz w:val="20"/>
          <w:szCs w:val="20"/>
        </w:rPr>
        <w:t>Basis of Presentation</w:t>
      </w:r>
    </w:p>
    <w:p w14:paraId="5D993A50" w14:textId="77777777" w:rsidR="003A15EC" w:rsidRPr="00C53D85" w:rsidRDefault="003A15EC" w:rsidP="00395859">
      <w:pPr>
        <w:spacing w:before="1" w:after="1"/>
        <w:rPr>
          <w:b/>
          <w:i/>
          <w:sz w:val="20"/>
          <w:szCs w:val="20"/>
        </w:rPr>
      </w:pPr>
    </w:p>
    <w:p w14:paraId="11791F93" w14:textId="6ED44F87" w:rsidR="00DE6C89" w:rsidRPr="00C53D85" w:rsidRDefault="00DE6C89" w:rsidP="00395859">
      <w:pPr>
        <w:spacing w:before="1" w:after="1"/>
        <w:jc w:val="both"/>
        <w:rPr>
          <w:bCs/>
          <w:iCs/>
          <w:sz w:val="20"/>
          <w:szCs w:val="20"/>
        </w:rPr>
      </w:pPr>
      <w:r w:rsidRPr="00C53D85">
        <w:rPr>
          <w:bCs/>
          <w:iCs/>
          <w:sz w:val="20"/>
          <w:szCs w:val="20"/>
        </w:rPr>
        <w:t xml:space="preserve">The accompanying Consolidated Financial Statements have been prepared </w:t>
      </w:r>
      <w:r w:rsidR="00A749BA">
        <w:rPr>
          <w:bCs/>
          <w:iCs/>
          <w:sz w:val="20"/>
          <w:szCs w:val="20"/>
        </w:rPr>
        <w:t xml:space="preserve">following </w:t>
      </w:r>
      <w:r w:rsidRPr="00C53D85">
        <w:rPr>
          <w:bCs/>
          <w:iCs/>
          <w:sz w:val="20"/>
          <w:szCs w:val="20"/>
        </w:rPr>
        <w:t>accounting principles generally accepted in the United States of America (“GAAP”) and include the accounts of the Compan</w:t>
      </w:r>
      <w:r w:rsidR="00FC25EC" w:rsidRPr="00C53D85">
        <w:rPr>
          <w:bCs/>
          <w:iCs/>
          <w:sz w:val="20"/>
          <w:szCs w:val="20"/>
        </w:rPr>
        <w:t xml:space="preserve">y and its subsidiaries, </w:t>
      </w:r>
      <w:r w:rsidR="000D71FF" w:rsidRPr="00C53D85">
        <w:rPr>
          <w:bCs/>
          <w:iCs/>
          <w:sz w:val="20"/>
          <w:szCs w:val="20"/>
        </w:rPr>
        <w:t xml:space="preserve">as well as entities in which the Company has a controlling financial interest and/or entities whereby the Company was deemed to be the primary </w:t>
      </w:r>
      <w:r w:rsidR="00810EF4" w:rsidRPr="00C53D85">
        <w:rPr>
          <w:bCs/>
          <w:iCs/>
          <w:sz w:val="20"/>
          <w:szCs w:val="20"/>
        </w:rPr>
        <w:t>beneficiary</w:t>
      </w:r>
      <w:r w:rsidR="000D71FF" w:rsidRPr="00C53D85">
        <w:rPr>
          <w:bCs/>
          <w:iCs/>
          <w:sz w:val="20"/>
          <w:szCs w:val="20"/>
        </w:rPr>
        <w:t xml:space="preserve"> of </w:t>
      </w:r>
      <w:r w:rsidR="00C61C8E" w:rsidRPr="00C53D85">
        <w:rPr>
          <w:bCs/>
          <w:iCs/>
          <w:sz w:val="20"/>
          <w:szCs w:val="20"/>
        </w:rPr>
        <w:t xml:space="preserve">a </w:t>
      </w:r>
      <w:r w:rsidR="000D71FF" w:rsidRPr="00C53D85">
        <w:rPr>
          <w:bCs/>
          <w:iCs/>
          <w:sz w:val="20"/>
          <w:szCs w:val="20"/>
        </w:rPr>
        <w:t xml:space="preserve">variable interest entity (“VIE”). </w:t>
      </w:r>
      <w:r w:rsidRPr="00C53D85">
        <w:rPr>
          <w:bCs/>
          <w:iCs/>
          <w:sz w:val="20"/>
          <w:szCs w:val="20"/>
        </w:rPr>
        <w:t>All significant intercompany balances and transactions have been eliminated in consolidation.</w:t>
      </w:r>
    </w:p>
    <w:p w14:paraId="4875C309" w14:textId="77777777" w:rsidR="00DE6C89" w:rsidRPr="00C53D85" w:rsidRDefault="00DE6C89" w:rsidP="00395859">
      <w:pPr>
        <w:spacing w:before="1" w:after="1"/>
        <w:jc w:val="both"/>
        <w:rPr>
          <w:bCs/>
          <w:iCs/>
          <w:sz w:val="20"/>
          <w:szCs w:val="20"/>
        </w:rPr>
      </w:pPr>
    </w:p>
    <w:p w14:paraId="376E1FA2" w14:textId="31E0E181" w:rsidR="00D74495" w:rsidRDefault="00DE6C89" w:rsidP="00395859">
      <w:pPr>
        <w:spacing w:before="1" w:after="1"/>
        <w:jc w:val="both"/>
        <w:rPr>
          <w:bCs/>
          <w:iCs/>
          <w:sz w:val="20"/>
          <w:szCs w:val="20"/>
        </w:rPr>
      </w:pPr>
      <w:r w:rsidRPr="00C53D85">
        <w:rPr>
          <w:bCs/>
          <w:iCs/>
          <w:sz w:val="20"/>
          <w:szCs w:val="20"/>
        </w:rPr>
        <w:t xml:space="preserve">The Company consolidates all entities in which it retains a controlling financial interest through majority ownership or voting rights and entities that meet the definition of a </w:t>
      </w:r>
      <w:r w:rsidR="00810EF4" w:rsidRPr="00C53D85">
        <w:rPr>
          <w:bCs/>
          <w:iCs/>
          <w:sz w:val="20"/>
          <w:szCs w:val="20"/>
        </w:rPr>
        <w:t>VIE</w:t>
      </w:r>
      <w:r w:rsidRPr="00C53D85">
        <w:rPr>
          <w:bCs/>
          <w:iCs/>
          <w:sz w:val="20"/>
          <w:szCs w:val="20"/>
        </w:rPr>
        <w:t xml:space="preserve"> for which it is deemed to be the primary beneficiary. </w:t>
      </w:r>
      <w:r w:rsidR="008F7FF8">
        <w:rPr>
          <w:bCs/>
          <w:iCs/>
          <w:sz w:val="20"/>
          <w:szCs w:val="20"/>
        </w:rPr>
        <w:t xml:space="preserve">As of December 31, 2024 and for the entirety of the year ended December 31, 2024, the Company had </w:t>
      </w:r>
      <w:r w:rsidR="00375424">
        <w:rPr>
          <w:bCs/>
          <w:iCs/>
          <w:sz w:val="20"/>
          <w:szCs w:val="20"/>
        </w:rPr>
        <w:t>no</w:t>
      </w:r>
      <w:r w:rsidR="008F7FF8">
        <w:rPr>
          <w:bCs/>
          <w:iCs/>
          <w:sz w:val="20"/>
          <w:szCs w:val="20"/>
        </w:rPr>
        <w:t xml:space="preserve"> VIEs</w:t>
      </w:r>
      <w:r w:rsidR="00546E5E">
        <w:rPr>
          <w:bCs/>
          <w:iCs/>
          <w:sz w:val="20"/>
          <w:szCs w:val="20"/>
        </w:rPr>
        <w:t xml:space="preserve"> that were consolidated</w:t>
      </w:r>
      <w:r w:rsidR="008F7FF8">
        <w:rPr>
          <w:bCs/>
          <w:iCs/>
          <w:sz w:val="20"/>
          <w:szCs w:val="20"/>
        </w:rPr>
        <w:t xml:space="preserve">. </w:t>
      </w:r>
    </w:p>
    <w:p w14:paraId="07629A70" w14:textId="77777777" w:rsidR="00E5232A" w:rsidRDefault="00E5232A" w:rsidP="00395859">
      <w:pPr>
        <w:spacing w:before="1" w:after="1"/>
        <w:jc w:val="both"/>
        <w:rPr>
          <w:bCs/>
          <w:iCs/>
          <w:sz w:val="20"/>
          <w:szCs w:val="20"/>
        </w:rPr>
      </w:pPr>
    </w:p>
    <w:p w14:paraId="2F2D717B" w14:textId="77777777" w:rsidR="00E5232A" w:rsidRPr="00C53D85" w:rsidRDefault="00E5232A" w:rsidP="00E5232A">
      <w:pPr>
        <w:keepNext/>
        <w:jc w:val="both"/>
        <w:outlineLvl w:val="2"/>
        <w:rPr>
          <w:sz w:val="20"/>
          <w:szCs w:val="20"/>
        </w:rPr>
      </w:pPr>
      <w:r w:rsidRPr="00C53D85">
        <w:rPr>
          <w:b/>
          <w:i/>
          <w:sz w:val="20"/>
          <w:szCs w:val="20"/>
        </w:rPr>
        <w:t xml:space="preserve">Accounting Estimates </w:t>
      </w:r>
    </w:p>
    <w:p w14:paraId="7D673766" w14:textId="77777777" w:rsidR="00E5232A" w:rsidRPr="00C53D85" w:rsidRDefault="00E5232A" w:rsidP="00E5232A">
      <w:pPr>
        <w:jc w:val="both"/>
        <w:rPr>
          <w:sz w:val="20"/>
          <w:szCs w:val="20"/>
        </w:rPr>
      </w:pPr>
    </w:p>
    <w:p w14:paraId="7BC53B56" w14:textId="3E1B3310" w:rsidR="00E5232A" w:rsidRPr="00C53D85" w:rsidRDefault="00E5232A" w:rsidP="00E5232A">
      <w:pPr>
        <w:jc w:val="both"/>
        <w:rPr>
          <w:sz w:val="20"/>
          <w:szCs w:val="20"/>
        </w:rPr>
      </w:pPr>
      <w:r w:rsidRPr="00C53D85">
        <w:rPr>
          <w:sz w:val="20"/>
          <w:szCs w:val="20"/>
        </w:rPr>
        <w:t>The preparation of</w:t>
      </w:r>
      <w:r w:rsidR="000578B9">
        <w:rPr>
          <w:sz w:val="20"/>
          <w:szCs w:val="20"/>
        </w:rPr>
        <w:t xml:space="preserve"> these Consolidated</w:t>
      </w:r>
      <w:r w:rsidRPr="00C53D85">
        <w:rPr>
          <w:sz w:val="20"/>
          <w:szCs w:val="20"/>
        </w:rPr>
        <w:t xml:space="preserve"> </w:t>
      </w:r>
      <w:r w:rsidR="000578B9">
        <w:rPr>
          <w:sz w:val="20"/>
          <w:szCs w:val="20"/>
        </w:rPr>
        <w:t>F</w:t>
      </w:r>
      <w:r w:rsidRPr="00C53D85">
        <w:rPr>
          <w:sz w:val="20"/>
          <w:szCs w:val="20"/>
        </w:rPr>
        <w:t xml:space="preserve">inancial </w:t>
      </w:r>
      <w:r w:rsidR="000578B9">
        <w:rPr>
          <w:sz w:val="20"/>
          <w:szCs w:val="20"/>
        </w:rPr>
        <w:t>S</w:t>
      </w:r>
      <w:r w:rsidRPr="00C53D85">
        <w:rPr>
          <w:sz w:val="20"/>
          <w:szCs w:val="20"/>
        </w:rPr>
        <w:t>tatements in conformity with GAAP requires management to make estimates and judgments that affect the amounts reported in the</w:t>
      </w:r>
      <w:r w:rsidR="000578B9">
        <w:rPr>
          <w:sz w:val="20"/>
          <w:szCs w:val="20"/>
        </w:rPr>
        <w:t>se</w:t>
      </w:r>
      <w:r w:rsidRPr="00C53D85">
        <w:rPr>
          <w:sz w:val="20"/>
          <w:szCs w:val="20"/>
        </w:rPr>
        <w:t xml:space="preserve"> </w:t>
      </w:r>
      <w:r w:rsidR="000578B9">
        <w:rPr>
          <w:sz w:val="20"/>
          <w:szCs w:val="20"/>
        </w:rPr>
        <w:t>Consolidated F</w:t>
      </w:r>
      <w:r w:rsidRPr="00C53D85">
        <w:rPr>
          <w:sz w:val="20"/>
          <w:szCs w:val="20"/>
        </w:rPr>
        <w:t xml:space="preserve">inancial </w:t>
      </w:r>
      <w:r w:rsidR="000578B9">
        <w:rPr>
          <w:sz w:val="20"/>
          <w:szCs w:val="20"/>
        </w:rPr>
        <w:t>S</w:t>
      </w:r>
      <w:r w:rsidRPr="00C53D85">
        <w:rPr>
          <w:sz w:val="20"/>
          <w:szCs w:val="20"/>
        </w:rPr>
        <w:t>tatements and accompanying notes. On an ongoing basis, the Company evaluates its estimates. Significant items subject to estimates and assumptions include, but are not limited to, the valuation of assets acquired and liabilities assumed in business combinations</w:t>
      </w:r>
      <w:r>
        <w:rPr>
          <w:sz w:val="20"/>
          <w:szCs w:val="20"/>
        </w:rPr>
        <w:t xml:space="preserve"> or asset acquisitions</w:t>
      </w:r>
      <w:r w:rsidRPr="00C53D85">
        <w:rPr>
          <w:sz w:val="20"/>
          <w:szCs w:val="20"/>
        </w:rPr>
        <w:t>, including any contingent consideration; the fair value of derivative instruments; the fair value of awards granted under stock-based compensation plans</w:t>
      </w:r>
      <w:r>
        <w:rPr>
          <w:sz w:val="20"/>
          <w:szCs w:val="20"/>
        </w:rPr>
        <w:t xml:space="preserve">, </w:t>
      </w:r>
      <w:r w:rsidRPr="00C53D85">
        <w:rPr>
          <w:sz w:val="20"/>
          <w:szCs w:val="20"/>
        </w:rPr>
        <w:t xml:space="preserve">impairment assessments related to goodwill, </w:t>
      </w:r>
      <w:r w:rsidR="005B0D9F">
        <w:rPr>
          <w:sz w:val="20"/>
          <w:szCs w:val="20"/>
        </w:rPr>
        <w:t xml:space="preserve">the useful life of </w:t>
      </w:r>
      <w:r w:rsidRPr="00C53D85">
        <w:rPr>
          <w:sz w:val="20"/>
          <w:szCs w:val="20"/>
        </w:rPr>
        <w:t>intangible assets and other long-lived assets</w:t>
      </w:r>
      <w:r>
        <w:rPr>
          <w:sz w:val="20"/>
          <w:szCs w:val="20"/>
        </w:rPr>
        <w:t>.</w:t>
      </w:r>
    </w:p>
    <w:p w14:paraId="58825909" w14:textId="77777777" w:rsidR="00E5232A" w:rsidRPr="00C53D85" w:rsidRDefault="00E5232A" w:rsidP="00E5232A">
      <w:pPr>
        <w:jc w:val="both"/>
        <w:rPr>
          <w:sz w:val="20"/>
          <w:szCs w:val="20"/>
        </w:rPr>
      </w:pPr>
    </w:p>
    <w:p w14:paraId="1B9EA5C8" w14:textId="77777777" w:rsidR="00E5232A" w:rsidRDefault="00E5232A" w:rsidP="00E5232A">
      <w:pPr>
        <w:jc w:val="both"/>
        <w:rPr>
          <w:sz w:val="20"/>
          <w:szCs w:val="20"/>
        </w:rPr>
      </w:pPr>
      <w:r w:rsidRPr="00C53D85">
        <w:rPr>
          <w:sz w:val="20"/>
          <w:szCs w:val="20"/>
        </w:rPr>
        <w:t>Although these estimates and assumptions are based on management’s judgment and best knowledge of current events and actions that the Company may undertake in the future, actual results may differ from these estimates.</w:t>
      </w:r>
      <w:r w:rsidRPr="00C53D85" w:rsidDel="0099058E">
        <w:rPr>
          <w:sz w:val="20"/>
          <w:szCs w:val="20"/>
        </w:rPr>
        <w:t xml:space="preserve"> </w:t>
      </w:r>
      <w:r w:rsidRPr="00C53D85">
        <w:rPr>
          <w:sz w:val="20"/>
          <w:szCs w:val="20"/>
        </w:rPr>
        <w:t>The effects of such adjustments are reflected in the Consolidated Financial Statements in the periods in which they are determined.</w:t>
      </w:r>
    </w:p>
    <w:p w14:paraId="5B92D9FD" w14:textId="3482B352" w:rsidR="004C4E05" w:rsidRPr="00C53D85" w:rsidRDefault="00BB7659" w:rsidP="00C12BAE">
      <w:pPr>
        <w:keepNext/>
        <w:keepLines/>
        <w:widowControl w:val="0"/>
        <w:spacing w:before="1" w:after="1"/>
        <w:jc w:val="both"/>
        <w:outlineLvl w:val="2"/>
        <w:rPr>
          <w:sz w:val="20"/>
          <w:szCs w:val="20"/>
        </w:rPr>
      </w:pPr>
      <w:bookmarkStart w:id="35" w:name="_Hlk206423507"/>
      <w:r>
        <w:rPr>
          <w:b/>
          <w:i/>
          <w:sz w:val="20"/>
          <w:szCs w:val="20"/>
        </w:rPr>
        <w:lastRenderedPageBreak/>
        <w:t xml:space="preserve">Principles of Consolidation </w:t>
      </w:r>
    </w:p>
    <w:p w14:paraId="5B92D9FE" w14:textId="77777777" w:rsidR="004C4E05" w:rsidRPr="00C53D85" w:rsidRDefault="004C4E05" w:rsidP="00395859">
      <w:pPr>
        <w:keepNext/>
        <w:keepLines/>
        <w:widowControl w:val="0"/>
        <w:jc w:val="both"/>
        <w:rPr>
          <w:sz w:val="20"/>
          <w:szCs w:val="20"/>
        </w:rPr>
      </w:pPr>
    </w:p>
    <w:p w14:paraId="29193116" w14:textId="3A872091" w:rsidR="00B874D6" w:rsidRDefault="002131B5" w:rsidP="0035675A">
      <w:pPr>
        <w:keepNext/>
        <w:keepLines/>
        <w:widowControl w:val="0"/>
        <w:jc w:val="both"/>
        <w:rPr>
          <w:sz w:val="20"/>
          <w:szCs w:val="20"/>
        </w:rPr>
      </w:pPr>
      <w:r w:rsidRPr="00C53D85">
        <w:rPr>
          <w:sz w:val="20"/>
          <w:szCs w:val="20"/>
        </w:rPr>
        <w:t>GAAP</w:t>
      </w:r>
      <w:r w:rsidR="0058670E" w:rsidRPr="00C53D85">
        <w:rPr>
          <w:sz w:val="20"/>
          <w:szCs w:val="20"/>
        </w:rPr>
        <w:t xml:space="preserve"> require</w:t>
      </w:r>
      <w:r w:rsidR="009F66E7">
        <w:rPr>
          <w:sz w:val="20"/>
          <w:szCs w:val="20"/>
        </w:rPr>
        <w:t>s</w:t>
      </w:r>
      <w:r w:rsidR="0058670E" w:rsidRPr="00C53D85">
        <w:rPr>
          <w:sz w:val="20"/>
          <w:szCs w:val="20"/>
        </w:rPr>
        <w:t xml:space="preserve"> </w:t>
      </w:r>
      <w:r w:rsidRPr="00C53D85">
        <w:rPr>
          <w:sz w:val="20"/>
          <w:szCs w:val="20"/>
        </w:rPr>
        <w:t>variable interest entities</w:t>
      </w:r>
      <w:r w:rsidR="0058670E" w:rsidRPr="00C53D85">
        <w:rPr>
          <w:sz w:val="20"/>
          <w:szCs w:val="20"/>
        </w:rPr>
        <w:t xml:space="preserve"> to be consolidated if an entity’s interest in the VIE is a controlling financial interest in accordance with</w:t>
      </w:r>
      <w:r w:rsidR="007836CC">
        <w:rPr>
          <w:sz w:val="20"/>
          <w:szCs w:val="20"/>
        </w:rPr>
        <w:t xml:space="preserve"> Accounting Standard Codifications (“</w:t>
      </w:r>
      <w:r w:rsidR="0058670E" w:rsidRPr="00C53D85">
        <w:rPr>
          <w:sz w:val="20"/>
          <w:szCs w:val="20"/>
        </w:rPr>
        <w:t>ASC</w:t>
      </w:r>
      <w:r w:rsidR="007836CC">
        <w:rPr>
          <w:sz w:val="20"/>
          <w:szCs w:val="20"/>
        </w:rPr>
        <w:t>”)</w:t>
      </w:r>
      <w:r w:rsidR="0058670E" w:rsidRPr="00C53D85">
        <w:rPr>
          <w:sz w:val="20"/>
          <w:szCs w:val="20"/>
        </w:rPr>
        <w:t xml:space="preserve"> 810, </w:t>
      </w:r>
      <w:r w:rsidR="0058670E" w:rsidRPr="00C53D85">
        <w:rPr>
          <w:i/>
          <w:sz w:val="20"/>
          <w:szCs w:val="20"/>
        </w:rPr>
        <w:t>Consolidation</w:t>
      </w:r>
      <w:r w:rsidR="00B105FA" w:rsidRPr="00C53D85">
        <w:rPr>
          <w:i/>
          <w:sz w:val="20"/>
          <w:szCs w:val="20"/>
        </w:rPr>
        <w:t xml:space="preserve"> </w:t>
      </w:r>
      <w:r w:rsidR="00B105FA" w:rsidRPr="00C53D85">
        <w:rPr>
          <w:iCs/>
          <w:sz w:val="20"/>
          <w:szCs w:val="20"/>
        </w:rPr>
        <w:t>(“ASC 810”)</w:t>
      </w:r>
      <w:r w:rsidR="0058670E" w:rsidRPr="00C53D85">
        <w:rPr>
          <w:sz w:val="20"/>
          <w:szCs w:val="20"/>
        </w:rPr>
        <w:t xml:space="preserve">. </w:t>
      </w:r>
      <w:r w:rsidR="00377893" w:rsidRPr="00377893">
        <w:rPr>
          <w:sz w:val="20"/>
          <w:szCs w:val="20"/>
        </w:rPr>
        <w:t>The Company consolidates all entities in which it has a controlling financial interest through majority ownership or voting rights and variable interest entities whereby the Company is the primary beneficiary</w:t>
      </w:r>
      <w:r w:rsidR="00377893">
        <w:rPr>
          <w:sz w:val="20"/>
          <w:szCs w:val="20"/>
        </w:rPr>
        <w:t xml:space="preserve">. In determining whether the Company has a controlling financial interest in a partially owned entities and the requirement to consolidate the accounts of that entity, the Company </w:t>
      </w:r>
      <w:r w:rsidR="00581D50">
        <w:rPr>
          <w:sz w:val="20"/>
          <w:szCs w:val="20"/>
        </w:rPr>
        <w:t xml:space="preserve">first </w:t>
      </w:r>
      <w:r w:rsidR="00377893">
        <w:rPr>
          <w:sz w:val="20"/>
          <w:szCs w:val="20"/>
        </w:rPr>
        <w:t xml:space="preserve">considers whether the entity </w:t>
      </w:r>
      <w:r w:rsidR="00A96663" w:rsidRPr="00C53D85">
        <w:rPr>
          <w:sz w:val="20"/>
          <w:szCs w:val="20"/>
        </w:rPr>
        <w:t xml:space="preserve">shall be consolidated under </w:t>
      </w:r>
      <w:r w:rsidR="00EC7029" w:rsidRPr="00C53D85">
        <w:rPr>
          <w:sz w:val="20"/>
          <w:szCs w:val="20"/>
        </w:rPr>
        <w:t xml:space="preserve">the </w:t>
      </w:r>
      <w:r w:rsidR="00BB6F7E" w:rsidRPr="00C53D85">
        <w:rPr>
          <w:sz w:val="20"/>
          <w:szCs w:val="20"/>
        </w:rPr>
        <w:t>variable interest entity model (“VIE Model”)</w:t>
      </w:r>
      <w:r w:rsidR="00EC7029" w:rsidRPr="00C53D85">
        <w:rPr>
          <w:sz w:val="20"/>
          <w:szCs w:val="20"/>
        </w:rPr>
        <w:t xml:space="preserve">. Under the VIE </w:t>
      </w:r>
      <w:r w:rsidR="00BB6F7E" w:rsidRPr="00C53D85">
        <w:rPr>
          <w:sz w:val="20"/>
          <w:szCs w:val="20"/>
        </w:rPr>
        <w:t>M</w:t>
      </w:r>
      <w:r w:rsidR="00EC7029" w:rsidRPr="00C53D85">
        <w:rPr>
          <w:sz w:val="20"/>
          <w:szCs w:val="20"/>
        </w:rPr>
        <w:t>odel</w:t>
      </w:r>
      <w:r w:rsidR="0058670E" w:rsidRPr="00C53D85">
        <w:rPr>
          <w:sz w:val="20"/>
          <w:szCs w:val="20"/>
        </w:rPr>
        <w:t xml:space="preserve">, a controlling financial interest is determined based on which entity, if any, has (i) the power to direct the activities of the VIE that most significantly impact the VIE’s economic performance and (ii) the obligation to absorb the losses, or the right to receive benefits, from the VIE that could potentially be significant to the VIE. </w:t>
      </w:r>
    </w:p>
    <w:p w14:paraId="1425965B" w14:textId="77777777" w:rsidR="00B874D6" w:rsidRDefault="00B874D6" w:rsidP="0035675A">
      <w:pPr>
        <w:keepNext/>
        <w:keepLines/>
        <w:widowControl w:val="0"/>
        <w:jc w:val="both"/>
        <w:rPr>
          <w:sz w:val="20"/>
          <w:szCs w:val="20"/>
        </w:rPr>
      </w:pPr>
    </w:p>
    <w:p w14:paraId="40113C49" w14:textId="40ED4F86" w:rsidR="00C47F7E" w:rsidRDefault="00377893" w:rsidP="0035675A">
      <w:pPr>
        <w:keepNext/>
        <w:keepLines/>
        <w:widowControl w:val="0"/>
        <w:jc w:val="both"/>
        <w:rPr>
          <w:sz w:val="20"/>
          <w:szCs w:val="20"/>
        </w:rPr>
      </w:pPr>
      <w:r>
        <w:rPr>
          <w:sz w:val="20"/>
          <w:szCs w:val="20"/>
        </w:rPr>
        <w:t xml:space="preserve">Entities </w:t>
      </w:r>
      <w:r w:rsidR="00094B0C">
        <w:rPr>
          <w:sz w:val="20"/>
          <w:szCs w:val="20"/>
        </w:rPr>
        <w:t>that do not qualify as</w:t>
      </w:r>
      <w:r w:rsidR="00B43987">
        <w:rPr>
          <w:sz w:val="20"/>
          <w:szCs w:val="20"/>
        </w:rPr>
        <w:t xml:space="preserve"> </w:t>
      </w:r>
      <w:r w:rsidR="00094B0C">
        <w:rPr>
          <w:sz w:val="20"/>
          <w:szCs w:val="20"/>
        </w:rPr>
        <w:t xml:space="preserve">a VIE under the </w:t>
      </w:r>
      <w:r w:rsidR="00B43987">
        <w:rPr>
          <w:sz w:val="20"/>
          <w:szCs w:val="20"/>
        </w:rPr>
        <w:t>VIE Model</w:t>
      </w:r>
      <w:r>
        <w:rPr>
          <w:sz w:val="20"/>
          <w:szCs w:val="20"/>
        </w:rPr>
        <w:t xml:space="preserve"> </w:t>
      </w:r>
      <w:r w:rsidR="00094B0C">
        <w:rPr>
          <w:sz w:val="20"/>
          <w:szCs w:val="20"/>
        </w:rPr>
        <w:t xml:space="preserve">are then assessed for consolidation as </w:t>
      </w:r>
      <w:r>
        <w:rPr>
          <w:sz w:val="20"/>
          <w:szCs w:val="20"/>
        </w:rPr>
        <w:t xml:space="preserve">voting </w:t>
      </w:r>
      <w:r w:rsidR="00B43987">
        <w:rPr>
          <w:sz w:val="20"/>
          <w:szCs w:val="20"/>
        </w:rPr>
        <w:t xml:space="preserve">interest entities. </w:t>
      </w:r>
      <w:r w:rsidR="002C29A2">
        <w:rPr>
          <w:sz w:val="20"/>
          <w:szCs w:val="20"/>
        </w:rPr>
        <w:t>Under the voting interest model</w:t>
      </w:r>
      <w:r w:rsidR="00003517">
        <w:rPr>
          <w:sz w:val="20"/>
          <w:szCs w:val="20"/>
        </w:rPr>
        <w:t xml:space="preserve"> (“VOE Model”)</w:t>
      </w:r>
      <w:r w:rsidR="002C29A2">
        <w:rPr>
          <w:sz w:val="20"/>
          <w:szCs w:val="20"/>
        </w:rPr>
        <w:t xml:space="preserve">, </w:t>
      </w:r>
      <w:r w:rsidR="00EC7029" w:rsidRPr="00C53D85">
        <w:rPr>
          <w:sz w:val="20"/>
          <w:szCs w:val="20"/>
        </w:rPr>
        <w:t>the Company consolidate</w:t>
      </w:r>
      <w:r w:rsidR="00F441AB">
        <w:rPr>
          <w:sz w:val="20"/>
          <w:szCs w:val="20"/>
        </w:rPr>
        <w:t>s</w:t>
      </w:r>
      <w:r w:rsidR="00EC7029" w:rsidRPr="00C53D85">
        <w:rPr>
          <w:sz w:val="20"/>
          <w:szCs w:val="20"/>
        </w:rPr>
        <w:t xml:space="preserve"> an investment when (i) it controls the investment through ownership of a majority voting interest if the investment is not a limited partnership or (ii) controls the investment through its ability to remove the other partners in the investment, at its discretion, when the investment is a limited partnership. </w:t>
      </w:r>
    </w:p>
    <w:p w14:paraId="54748EE1" w14:textId="77777777" w:rsidR="00C47F7E" w:rsidRDefault="00C47F7E" w:rsidP="0035675A">
      <w:pPr>
        <w:keepNext/>
        <w:keepLines/>
        <w:widowControl w:val="0"/>
        <w:jc w:val="both"/>
        <w:rPr>
          <w:sz w:val="20"/>
          <w:szCs w:val="20"/>
        </w:rPr>
      </w:pPr>
    </w:p>
    <w:p w14:paraId="5B92D9FF" w14:textId="5DA7E017" w:rsidR="004C4E05" w:rsidRPr="00C53D85" w:rsidRDefault="0035675A" w:rsidP="0035675A">
      <w:pPr>
        <w:keepNext/>
        <w:keepLines/>
        <w:widowControl w:val="0"/>
        <w:jc w:val="both"/>
        <w:rPr>
          <w:sz w:val="20"/>
          <w:szCs w:val="20"/>
        </w:rPr>
      </w:pPr>
      <w:r w:rsidRPr="0035675A">
        <w:rPr>
          <w:sz w:val="20"/>
          <w:szCs w:val="20"/>
        </w:rPr>
        <w:t>Where the Company does not have the power to direct the activities of the VIE that most significantly impact its economic performance</w:t>
      </w:r>
      <w:r w:rsidR="00794D45">
        <w:rPr>
          <w:sz w:val="20"/>
          <w:szCs w:val="20"/>
        </w:rPr>
        <w:t xml:space="preserve"> or </w:t>
      </w:r>
      <w:r w:rsidR="000F52D3">
        <w:rPr>
          <w:sz w:val="20"/>
          <w:szCs w:val="20"/>
        </w:rPr>
        <w:t xml:space="preserve">the Company does not control </w:t>
      </w:r>
      <w:r w:rsidR="00003517">
        <w:rPr>
          <w:sz w:val="20"/>
          <w:szCs w:val="20"/>
        </w:rPr>
        <w:t>the investment under the VOE Model</w:t>
      </w:r>
      <w:r w:rsidRPr="0035675A">
        <w:rPr>
          <w:sz w:val="20"/>
          <w:szCs w:val="20"/>
        </w:rPr>
        <w:t>, the Company’s interest for those partially owned entities are accounted for using the equity method of accountin</w:t>
      </w:r>
      <w:r>
        <w:rPr>
          <w:sz w:val="20"/>
          <w:szCs w:val="20"/>
        </w:rPr>
        <w:t>g, see the ‘</w:t>
      </w:r>
      <w:r w:rsidRPr="0005659C">
        <w:rPr>
          <w:i/>
          <w:sz w:val="20"/>
          <w:szCs w:val="20"/>
        </w:rPr>
        <w:t>Equity Method Investments</w:t>
      </w:r>
      <w:r w:rsidR="001A0E76">
        <w:rPr>
          <w:i/>
          <w:sz w:val="20"/>
          <w:szCs w:val="20"/>
        </w:rPr>
        <w:t>’</w:t>
      </w:r>
      <w:r>
        <w:rPr>
          <w:sz w:val="20"/>
          <w:szCs w:val="20"/>
        </w:rPr>
        <w:t xml:space="preserve"> </w:t>
      </w:r>
      <w:r w:rsidR="0030140D">
        <w:rPr>
          <w:sz w:val="20"/>
          <w:szCs w:val="20"/>
        </w:rPr>
        <w:t xml:space="preserve">accounting policy </w:t>
      </w:r>
      <w:r>
        <w:rPr>
          <w:sz w:val="20"/>
          <w:szCs w:val="20"/>
        </w:rPr>
        <w:t>note below for further details.</w:t>
      </w:r>
    </w:p>
    <w:p w14:paraId="5B92DA00" w14:textId="77777777" w:rsidR="004C4E05" w:rsidRPr="00C53D85" w:rsidRDefault="004C4E05" w:rsidP="00395859">
      <w:pPr>
        <w:jc w:val="both"/>
        <w:rPr>
          <w:sz w:val="20"/>
          <w:szCs w:val="20"/>
        </w:rPr>
      </w:pPr>
    </w:p>
    <w:p w14:paraId="7C60CBD9" w14:textId="38848450" w:rsidR="003C7600" w:rsidRPr="00C53D85" w:rsidRDefault="0058670E" w:rsidP="00395859">
      <w:pPr>
        <w:jc w:val="both"/>
        <w:rPr>
          <w:sz w:val="20"/>
          <w:szCs w:val="20"/>
        </w:rPr>
      </w:pPr>
      <w:r w:rsidRPr="51BE3E08">
        <w:rPr>
          <w:sz w:val="20"/>
          <w:szCs w:val="20"/>
        </w:rPr>
        <w:t xml:space="preserve">The Company performs ongoing reassessments of whether changes in the facts and circumstances regarding the Company’s involvement </w:t>
      </w:r>
      <w:del w:id="36" w:author="Kyle Condon" w:date="2026-02-25T11:47:00Z" w16du:dateUtc="2026-02-25T18:47:00Z">
        <w:r w:rsidRPr="51BE3E08" w:rsidDel="0058670E">
          <w:rPr>
            <w:sz w:val="20"/>
            <w:szCs w:val="20"/>
          </w:rPr>
          <w:delText>with a VIE cause the</w:delText>
        </w:r>
      </w:del>
      <w:ins w:id="37" w:author="Kyle Condon" w:date="2026-02-25T11:47:00Z" w16du:dateUtc="2026-02-25T18:47:00Z">
        <w:r w:rsidR="002B236B" w:rsidRPr="51BE3E08">
          <w:rPr>
            <w:sz w:val="20"/>
            <w:szCs w:val="20"/>
          </w:rPr>
          <w:t>could cause the</w:t>
        </w:r>
      </w:ins>
      <w:r w:rsidRPr="51BE3E08">
        <w:rPr>
          <w:sz w:val="20"/>
          <w:szCs w:val="20"/>
        </w:rPr>
        <w:t xml:space="preserve"> Company’s consolidation conclusion to change. </w:t>
      </w:r>
      <w:del w:id="38" w:author="Kyle Condon" w:date="2026-02-25T11:47:00Z" w16du:dateUtc="2026-02-25T18:47:00Z">
        <w:r w:rsidRPr="51BE3E08" w:rsidDel="0058670E">
          <w:rPr>
            <w:sz w:val="20"/>
            <w:szCs w:val="20"/>
          </w:rPr>
          <w:delText xml:space="preserve">The consolidation status of the VIEs with which the Company is involved may change as a result of such reassessments. </w:delText>
        </w:r>
      </w:del>
      <w:r w:rsidRPr="51BE3E08">
        <w:rPr>
          <w:sz w:val="20"/>
          <w:szCs w:val="20"/>
        </w:rPr>
        <w:t xml:space="preserve">Changes in consolidation status are applied prospectively. </w:t>
      </w:r>
    </w:p>
    <w:bookmarkEnd w:id="35"/>
    <w:p w14:paraId="729E0E1E" w14:textId="77777777" w:rsidR="006F0CF1" w:rsidRPr="00C53D85" w:rsidRDefault="006F0CF1" w:rsidP="00395859">
      <w:pPr>
        <w:jc w:val="both"/>
        <w:rPr>
          <w:sz w:val="20"/>
          <w:szCs w:val="20"/>
        </w:rPr>
      </w:pPr>
    </w:p>
    <w:p w14:paraId="14603E2F" w14:textId="77777777" w:rsidR="006F0CF1" w:rsidRPr="002F617C" w:rsidRDefault="006F0CF1" w:rsidP="006F0CF1">
      <w:pPr>
        <w:keepNext/>
        <w:keepLines/>
        <w:widowControl w:val="0"/>
        <w:spacing w:before="1" w:after="1"/>
        <w:jc w:val="both"/>
        <w:outlineLvl w:val="2"/>
        <w:rPr>
          <w:sz w:val="20"/>
          <w:szCs w:val="20"/>
        </w:rPr>
      </w:pPr>
      <w:r w:rsidRPr="002F617C">
        <w:rPr>
          <w:b/>
          <w:i/>
          <w:sz w:val="20"/>
          <w:szCs w:val="20"/>
        </w:rPr>
        <w:t>Going Concern</w:t>
      </w:r>
    </w:p>
    <w:p w14:paraId="4B3E4EBD" w14:textId="77777777" w:rsidR="006F0CF1" w:rsidRPr="002F617C" w:rsidRDefault="006F0CF1" w:rsidP="006F0CF1">
      <w:pPr>
        <w:keepNext/>
        <w:keepLines/>
        <w:widowControl w:val="0"/>
        <w:jc w:val="both"/>
        <w:rPr>
          <w:sz w:val="20"/>
          <w:szCs w:val="20"/>
        </w:rPr>
      </w:pPr>
    </w:p>
    <w:p w14:paraId="50B455EE" w14:textId="1ED51BEE" w:rsidR="006F0CF1" w:rsidRPr="002F617C" w:rsidRDefault="006F0CF1" w:rsidP="006F0CF1">
      <w:pPr>
        <w:spacing w:before="1" w:after="1"/>
        <w:jc w:val="both"/>
        <w:rPr>
          <w:sz w:val="20"/>
          <w:szCs w:val="20"/>
        </w:rPr>
      </w:pPr>
      <w:r w:rsidRPr="002F617C">
        <w:rPr>
          <w:sz w:val="20"/>
          <w:szCs w:val="20"/>
        </w:rPr>
        <w:t xml:space="preserve">The Company has experienced </w:t>
      </w:r>
      <w:r w:rsidR="006C59E3" w:rsidRPr="002F617C">
        <w:rPr>
          <w:sz w:val="20"/>
          <w:szCs w:val="20"/>
        </w:rPr>
        <w:t xml:space="preserve">significant </w:t>
      </w:r>
      <w:r w:rsidRPr="002F617C">
        <w:rPr>
          <w:sz w:val="20"/>
          <w:szCs w:val="20"/>
        </w:rPr>
        <w:t xml:space="preserve">net losses </w:t>
      </w:r>
      <w:r w:rsidR="006C59E3" w:rsidRPr="002F617C">
        <w:rPr>
          <w:sz w:val="20"/>
          <w:szCs w:val="20"/>
        </w:rPr>
        <w:t>since inception</w:t>
      </w:r>
      <w:r w:rsidRPr="002F617C">
        <w:rPr>
          <w:sz w:val="20"/>
          <w:szCs w:val="20"/>
        </w:rPr>
        <w:t xml:space="preserve">. </w:t>
      </w:r>
      <w:r w:rsidR="00633F65" w:rsidRPr="002F617C">
        <w:rPr>
          <w:sz w:val="20"/>
          <w:szCs w:val="20"/>
        </w:rPr>
        <w:t>As of December 31, 2024, the Company reported a net loss of $</w:t>
      </w:r>
      <w:r w:rsidR="00B650BB">
        <w:rPr>
          <w:sz w:val="20"/>
          <w:szCs w:val="20"/>
        </w:rPr>
        <w:t>10</w:t>
      </w:r>
      <w:r w:rsidR="009D13FD">
        <w:rPr>
          <w:sz w:val="20"/>
          <w:szCs w:val="20"/>
        </w:rPr>
        <w:t>6.9</w:t>
      </w:r>
      <w:r w:rsidR="00633F65" w:rsidRPr="002F617C">
        <w:rPr>
          <w:sz w:val="20"/>
          <w:szCs w:val="20"/>
        </w:rPr>
        <w:t xml:space="preserve"> million and negative operating cash flows of $</w:t>
      </w:r>
      <w:r w:rsidR="006C53B5">
        <w:rPr>
          <w:sz w:val="20"/>
          <w:szCs w:val="20"/>
        </w:rPr>
        <w:t>56.9</w:t>
      </w:r>
      <w:r w:rsidR="00B650BB">
        <w:rPr>
          <w:sz w:val="20"/>
          <w:szCs w:val="20"/>
        </w:rPr>
        <w:t xml:space="preserve"> </w:t>
      </w:r>
      <w:r w:rsidR="00633F65" w:rsidRPr="002F617C">
        <w:rPr>
          <w:sz w:val="20"/>
          <w:szCs w:val="20"/>
        </w:rPr>
        <w:t>million, resulting in an accumulated deficit of $</w:t>
      </w:r>
      <w:r w:rsidR="006C53B5">
        <w:rPr>
          <w:sz w:val="20"/>
          <w:szCs w:val="20"/>
        </w:rPr>
        <w:t>318.6</w:t>
      </w:r>
      <w:r w:rsidR="00633F65" w:rsidRPr="002F617C">
        <w:rPr>
          <w:sz w:val="20"/>
          <w:szCs w:val="20"/>
        </w:rPr>
        <w:t xml:space="preserve"> million and </w:t>
      </w:r>
      <w:r w:rsidR="00DE70AA" w:rsidRPr="002F617C">
        <w:rPr>
          <w:sz w:val="20"/>
          <w:szCs w:val="20"/>
        </w:rPr>
        <w:t xml:space="preserve">cash and cash equivalents, excluding restricted cash, balance </w:t>
      </w:r>
      <w:r w:rsidR="00633F65" w:rsidRPr="002F617C">
        <w:rPr>
          <w:sz w:val="20"/>
          <w:szCs w:val="20"/>
        </w:rPr>
        <w:t>of $</w:t>
      </w:r>
      <w:r w:rsidR="00DE70AA" w:rsidRPr="002F617C">
        <w:rPr>
          <w:sz w:val="20"/>
          <w:szCs w:val="20"/>
        </w:rPr>
        <w:t>58.</w:t>
      </w:r>
      <w:r w:rsidR="001450EB">
        <w:rPr>
          <w:sz w:val="20"/>
          <w:szCs w:val="20"/>
        </w:rPr>
        <w:t>2</w:t>
      </w:r>
      <w:r w:rsidR="00633F65" w:rsidRPr="002F617C">
        <w:rPr>
          <w:sz w:val="20"/>
          <w:szCs w:val="20"/>
        </w:rPr>
        <w:t xml:space="preserve"> million.</w:t>
      </w:r>
    </w:p>
    <w:p w14:paraId="31516AFF" w14:textId="77777777" w:rsidR="006F0CF1" w:rsidRPr="00CD0365" w:rsidRDefault="006F0CF1" w:rsidP="006F0CF1">
      <w:pPr>
        <w:spacing w:before="1" w:after="1"/>
        <w:jc w:val="both"/>
        <w:rPr>
          <w:sz w:val="20"/>
          <w:szCs w:val="20"/>
          <w:highlight w:val="yellow"/>
        </w:rPr>
      </w:pPr>
    </w:p>
    <w:p w14:paraId="1B8282D1" w14:textId="6AEFFE11" w:rsidR="006F0CF1" w:rsidRPr="002F617C" w:rsidRDefault="006F0CF1" w:rsidP="006F0CF1">
      <w:pPr>
        <w:spacing w:before="1" w:after="1"/>
        <w:jc w:val="both"/>
        <w:rPr>
          <w:sz w:val="20"/>
          <w:szCs w:val="20"/>
        </w:rPr>
      </w:pPr>
      <w:r w:rsidRPr="002F617C">
        <w:rPr>
          <w:sz w:val="20"/>
          <w:szCs w:val="20"/>
        </w:rPr>
        <w:t>In assessing the going concern basis of preparation of the Consolidated Financial Statements for the year ended December 31, 2024, the Company has taken into consideration detailed cash flow forecasts, the Company’s forecast</w:t>
      </w:r>
      <w:r w:rsidR="003C7600" w:rsidRPr="002F617C">
        <w:rPr>
          <w:sz w:val="20"/>
          <w:szCs w:val="20"/>
        </w:rPr>
        <w:t>ed</w:t>
      </w:r>
      <w:r w:rsidRPr="002F617C">
        <w:rPr>
          <w:sz w:val="20"/>
          <w:szCs w:val="20"/>
        </w:rPr>
        <w:t xml:space="preserve"> compliance with bank covenants, and the timing of debt commitments within 12 months of the</w:t>
      </w:r>
      <w:r w:rsidR="00AA1226">
        <w:rPr>
          <w:sz w:val="20"/>
          <w:szCs w:val="20"/>
        </w:rPr>
        <w:t xml:space="preserve"> issuance</w:t>
      </w:r>
      <w:r w:rsidRPr="002F617C">
        <w:rPr>
          <w:sz w:val="20"/>
          <w:szCs w:val="20"/>
        </w:rPr>
        <w:t xml:space="preserve"> of these Consolidated Financial Statements, and the continued availability of committed and accessible working capital to the Company. </w:t>
      </w:r>
    </w:p>
    <w:p w14:paraId="2369ED9B" w14:textId="77777777" w:rsidR="006F0CF1" w:rsidRPr="002F617C" w:rsidRDefault="006F0CF1" w:rsidP="006F0CF1">
      <w:pPr>
        <w:spacing w:before="1" w:after="1"/>
        <w:jc w:val="both"/>
        <w:rPr>
          <w:sz w:val="20"/>
          <w:szCs w:val="20"/>
        </w:rPr>
      </w:pPr>
    </w:p>
    <w:p w14:paraId="201D649D" w14:textId="6B8F234D" w:rsidR="00E92424" w:rsidRDefault="006F0CF1" w:rsidP="00BD414C">
      <w:pPr>
        <w:spacing w:before="1" w:after="1"/>
        <w:jc w:val="both"/>
        <w:rPr>
          <w:sz w:val="20"/>
          <w:szCs w:val="20"/>
        </w:rPr>
      </w:pPr>
      <w:r w:rsidRPr="002F617C">
        <w:rPr>
          <w:sz w:val="20"/>
          <w:szCs w:val="20"/>
        </w:rPr>
        <w:t xml:space="preserve">The Company believes that the completed working capital events, projected cash flows and the actions available to management to further control expenditure (particularly in respect of timing of capital </w:t>
      </w:r>
      <w:r w:rsidR="002402D7" w:rsidRPr="002F617C">
        <w:rPr>
          <w:sz w:val="20"/>
          <w:szCs w:val="20"/>
        </w:rPr>
        <w:t xml:space="preserve">expenditures </w:t>
      </w:r>
      <w:r w:rsidRPr="002F617C">
        <w:rPr>
          <w:sz w:val="20"/>
          <w:szCs w:val="20"/>
        </w:rPr>
        <w:t xml:space="preserve">and labor costs), as necessary, provide the Company with sufficient working capital </w:t>
      </w:r>
      <w:r w:rsidR="00354CE4">
        <w:rPr>
          <w:sz w:val="20"/>
          <w:szCs w:val="20"/>
        </w:rPr>
        <w:t xml:space="preserve">to </w:t>
      </w:r>
      <w:r w:rsidR="00354CE4" w:rsidRPr="00354CE4">
        <w:rPr>
          <w:sz w:val="20"/>
          <w:szCs w:val="20"/>
        </w:rPr>
        <w:t xml:space="preserve">fund its operations for </w:t>
      </w:r>
      <w:r w:rsidR="00CC6258">
        <w:rPr>
          <w:sz w:val="20"/>
          <w:szCs w:val="20"/>
        </w:rPr>
        <w:t>a period of</w:t>
      </w:r>
      <w:r w:rsidR="00354CE4" w:rsidRPr="006C3EBF">
        <w:rPr>
          <w:sz w:val="20"/>
          <w:szCs w:val="20"/>
        </w:rPr>
        <w:t xml:space="preserve"> twelve months</w:t>
      </w:r>
      <w:r w:rsidR="00354CE4" w:rsidRPr="002F617C" w:rsidDel="00BD414C">
        <w:rPr>
          <w:sz w:val="20"/>
          <w:szCs w:val="20"/>
        </w:rPr>
        <w:t xml:space="preserve"> </w:t>
      </w:r>
      <w:r w:rsidR="00CC6258">
        <w:rPr>
          <w:sz w:val="20"/>
          <w:szCs w:val="20"/>
        </w:rPr>
        <w:t xml:space="preserve">from the date </w:t>
      </w:r>
      <w:r w:rsidR="00CC6258" w:rsidRPr="00CC6258">
        <w:rPr>
          <w:sz w:val="20"/>
          <w:szCs w:val="20"/>
        </w:rPr>
        <w:t>the</w:t>
      </w:r>
      <w:r w:rsidR="00CC6258">
        <w:rPr>
          <w:sz w:val="20"/>
          <w:szCs w:val="20"/>
        </w:rPr>
        <w:t>se</w:t>
      </w:r>
      <w:r w:rsidR="00CC6258" w:rsidRPr="00CC6258">
        <w:rPr>
          <w:sz w:val="20"/>
          <w:szCs w:val="20"/>
        </w:rPr>
        <w:t xml:space="preserve"> </w:t>
      </w:r>
      <w:r w:rsidR="00E92424">
        <w:rPr>
          <w:sz w:val="20"/>
          <w:szCs w:val="20"/>
        </w:rPr>
        <w:t>C</w:t>
      </w:r>
      <w:r w:rsidR="00CC6258" w:rsidRPr="00CC6258">
        <w:rPr>
          <w:sz w:val="20"/>
          <w:szCs w:val="20"/>
        </w:rPr>
        <w:t xml:space="preserve">onsolidated </w:t>
      </w:r>
      <w:r w:rsidR="00E92424">
        <w:rPr>
          <w:sz w:val="20"/>
          <w:szCs w:val="20"/>
        </w:rPr>
        <w:t>F</w:t>
      </w:r>
      <w:r w:rsidR="00CC6258" w:rsidRPr="00CC6258">
        <w:rPr>
          <w:sz w:val="20"/>
          <w:szCs w:val="20"/>
        </w:rPr>
        <w:t xml:space="preserve">inancial </w:t>
      </w:r>
      <w:r w:rsidR="00E92424">
        <w:rPr>
          <w:sz w:val="20"/>
          <w:szCs w:val="20"/>
        </w:rPr>
        <w:t>S</w:t>
      </w:r>
      <w:r w:rsidR="00CC6258" w:rsidRPr="00CC6258">
        <w:rPr>
          <w:sz w:val="20"/>
          <w:szCs w:val="20"/>
        </w:rPr>
        <w:t xml:space="preserve">tatements are </w:t>
      </w:r>
      <w:r w:rsidR="00AA1226">
        <w:rPr>
          <w:sz w:val="20"/>
          <w:szCs w:val="20"/>
        </w:rPr>
        <w:t>issued.</w:t>
      </w:r>
    </w:p>
    <w:p w14:paraId="48BD3C05" w14:textId="77777777" w:rsidR="00ED1B98" w:rsidRDefault="00ED1B98" w:rsidP="00BD414C">
      <w:pPr>
        <w:spacing w:before="1" w:after="1"/>
        <w:jc w:val="both"/>
        <w:rPr>
          <w:sz w:val="20"/>
          <w:szCs w:val="20"/>
        </w:rPr>
      </w:pPr>
    </w:p>
    <w:p w14:paraId="6D62A284" w14:textId="13DD99B5" w:rsidR="00090336" w:rsidRPr="007B5CFA" w:rsidRDefault="00090336" w:rsidP="00090336">
      <w:pPr>
        <w:keepNext/>
        <w:jc w:val="both"/>
        <w:rPr>
          <w:ins w:id="39" w:author="Kyle Condon" w:date="2026-02-25T11:57:00Z" w16du:dateUtc="2026-02-25T18:57:00Z"/>
          <w:sz w:val="20"/>
          <w:szCs w:val="20"/>
        </w:rPr>
      </w:pPr>
      <w:ins w:id="40" w:author="Kyle Condon" w:date="2026-02-25T11:57:00Z" w16du:dateUtc="2026-02-25T18:57:00Z">
        <w:r w:rsidRPr="51BE3E08">
          <w:rPr>
            <w:sz w:val="20"/>
            <w:szCs w:val="20"/>
          </w:rPr>
          <w:t>As of December 31, 2024, the Company was in default under its Secured Credit Facility as a result of non-compliance with certain financial covenants. Prior to the issuance of these Consolidated Financial Statements, the default was fully remedied through the execution of a new financing arrangement. On April 8, 2025, the Company entered into a new loan agreement related to the construction of the Block G development project</w:t>
        </w:r>
        <w:del w:id="41" w:author="Justin Frenzel" w:date="2026-03-06T01:17:00Z" w16du:dateUtc="2026-03-06T01:17:16Z">
          <w:r w:rsidRPr="51BE3E08" w:rsidDel="00090336">
            <w:rPr>
              <w:sz w:val="20"/>
              <w:szCs w:val="20"/>
            </w:rPr>
            <w:delText xml:space="preserve"> </w:delText>
          </w:r>
        </w:del>
        <w:r w:rsidRPr="51BE3E08">
          <w:rPr>
            <w:sz w:val="20"/>
            <w:szCs w:val="20"/>
          </w:rPr>
          <w:t>, which replaced the existing credit facility and provided for revised terms, including an updated financial covenant m</w:t>
        </w:r>
      </w:ins>
      <w:ins w:id="42" w:author="Kyle Condon" w:date="2026-02-25T13:12:00Z" w16du:dateUtc="2026-02-25T20:12:00Z">
        <w:r w:rsidR="00C15685" w:rsidRPr="51BE3E08">
          <w:rPr>
            <w:sz w:val="20"/>
            <w:szCs w:val="20"/>
          </w:rPr>
          <w:t>e</w:t>
        </w:r>
      </w:ins>
      <w:ins w:id="43" w:author="Kyle Condon" w:date="2026-02-25T11:57:00Z" w16du:dateUtc="2026-02-25T18:57:00Z">
        <w:r w:rsidRPr="51BE3E08">
          <w:rPr>
            <w:sz w:val="20"/>
            <w:szCs w:val="20"/>
          </w:rPr>
          <w:t>tric ratio, extension of the maturity date to April 8, 2027, the addition</w:t>
        </w:r>
        <w:del w:id="44" w:author="Justin Frenzel" w:date="2026-03-06T01:17:00Z" w16du:dateUtc="2026-03-06T01:17:33Z">
          <w:r w:rsidRPr="51BE3E08" w:rsidDel="00090336">
            <w:rPr>
              <w:sz w:val="20"/>
              <w:szCs w:val="20"/>
            </w:rPr>
            <w:delText>al</w:delText>
          </w:r>
        </w:del>
        <w:r w:rsidRPr="51BE3E08">
          <w:rPr>
            <w:sz w:val="20"/>
            <w:szCs w:val="20"/>
          </w:rPr>
          <w:t xml:space="preserve"> of an interest rate floor at a fixed rate of 10.00%, and an increase to the total loan commitment from $108.0 million to $155.0 million.</w:t>
        </w:r>
      </w:ins>
    </w:p>
    <w:p w14:paraId="7C01A466" w14:textId="77777777" w:rsidR="00090336" w:rsidRPr="007B5CFA" w:rsidRDefault="00090336" w:rsidP="00090336">
      <w:pPr>
        <w:keepNext/>
        <w:jc w:val="both"/>
        <w:rPr>
          <w:ins w:id="45" w:author="Kyle Condon" w:date="2026-02-25T11:57:00Z" w16du:dateUtc="2026-02-25T18:57:00Z"/>
          <w:sz w:val="20"/>
          <w:szCs w:val="20"/>
        </w:rPr>
      </w:pPr>
    </w:p>
    <w:p w14:paraId="660CE665" w14:textId="77777777" w:rsidR="00090336" w:rsidRPr="0005659C" w:rsidRDefault="00090336" w:rsidP="00090336">
      <w:pPr>
        <w:keepNext/>
        <w:jc w:val="both"/>
        <w:rPr>
          <w:ins w:id="46" w:author="Kyle Condon" w:date="2026-02-25T11:57:00Z" w16du:dateUtc="2026-02-25T18:57:00Z"/>
          <w:i/>
          <w:sz w:val="20"/>
          <w:szCs w:val="20"/>
          <w:u w:val="single"/>
        </w:rPr>
      </w:pPr>
      <w:ins w:id="47" w:author="Kyle Condon" w:date="2026-02-25T11:57:00Z" w16du:dateUtc="2026-02-25T18:57:00Z">
        <w:r w:rsidRPr="007B5CFA">
          <w:rPr>
            <w:sz w:val="20"/>
            <w:szCs w:val="20"/>
          </w:rPr>
          <w:t>Accordingly, as of the date of issuance of these Consolidated Financial Statements, the Company is no longer in default and continues to have access to committed financing under the new agreement.</w:t>
        </w:r>
      </w:ins>
    </w:p>
    <w:p w14:paraId="17F2ABEC" w14:textId="3D0B1648" w:rsidR="00ED1B98" w:rsidRPr="0005659C" w:rsidDel="00090336" w:rsidRDefault="00ED1B98" w:rsidP="00ED1B98">
      <w:pPr>
        <w:keepNext/>
        <w:jc w:val="both"/>
        <w:rPr>
          <w:del w:id="48" w:author="Kyle Condon" w:date="2026-02-25T11:57:00Z" w16du:dateUtc="2026-02-25T18:57:00Z"/>
          <w:i/>
          <w:sz w:val="20"/>
          <w:szCs w:val="20"/>
          <w:u w:val="single"/>
        </w:rPr>
      </w:pPr>
      <w:del w:id="49" w:author="Kyle Condon" w:date="2026-02-25T11:57:00Z" w16du:dateUtc="2026-02-25T18:57:00Z">
        <w:r w:rsidDel="00090336">
          <w:rPr>
            <w:sz w:val="20"/>
            <w:szCs w:val="20"/>
            <w:highlight w:val="yellow"/>
          </w:rPr>
          <w:delText>As of December 31, 2024</w:delText>
        </w:r>
        <w:r w:rsidRPr="003A58A1" w:rsidDel="00090336">
          <w:rPr>
            <w:sz w:val="20"/>
            <w:szCs w:val="20"/>
            <w:highlight w:val="yellow"/>
          </w:rPr>
          <w:delText xml:space="preserve">, the Company was in default under </w:delText>
        </w:r>
        <w:r w:rsidDel="00090336">
          <w:rPr>
            <w:sz w:val="20"/>
            <w:szCs w:val="20"/>
            <w:highlight w:val="yellow"/>
          </w:rPr>
          <w:delText xml:space="preserve">one of its debt agreements </w:delText>
        </w:r>
        <w:r w:rsidRPr="003A58A1" w:rsidDel="00090336">
          <w:rPr>
            <w:sz w:val="20"/>
            <w:szCs w:val="20"/>
            <w:highlight w:val="yellow"/>
          </w:rPr>
          <w:delText xml:space="preserve">as a result of non-compliance with certain financial covenants. Prior to the issuance of these </w:delText>
        </w:r>
        <w:r w:rsidR="006D56F7" w:rsidDel="00090336">
          <w:rPr>
            <w:sz w:val="20"/>
            <w:szCs w:val="20"/>
            <w:highlight w:val="yellow"/>
          </w:rPr>
          <w:delText>Consolidated F</w:delText>
        </w:r>
        <w:r w:rsidRPr="003A58A1" w:rsidDel="00090336">
          <w:rPr>
            <w:sz w:val="20"/>
            <w:szCs w:val="20"/>
            <w:highlight w:val="yellow"/>
          </w:rPr>
          <w:delText xml:space="preserve">inancial </w:delText>
        </w:r>
        <w:r w:rsidR="006D56F7" w:rsidDel="00090336">
          <w:rPr>
            <w:sz w:val="20"/>
            <w:szCs w:val="20"/>
            <w:highlight w:val="yellow"/>
          </w:rPr>
          <w:delText>S</w:delText>
        </w:r>
        <w:r w:rsidRPr="003A58A1" w:rsidDel="00090336">
          <w:rPr>
            <w:sz w:val="20"/>
            <w:szCs w:val="20"/>
            <w:highlight w:val="yellow"/>
          </w:rPr>
          <w:delText>tatements, the default was fully remedied through the execution of a new financing arrangement. On</w:delText>
        </w:r>
      </w:del>
      <w:del w:id="50" w:author="Kyle Condon" w:date="2026-02-25T11:50:00Z" w16du:dateUtc="2026-02-25T18:50:00Z">
        <w:r w:rsidRPr="003A58A1" w:rsidDel="004019E2">
          <w:rPr>
            <w:sz w:val="20"/>
            <w:szCs w:val="20"/>
            <w:highlight w:val="yellow"/>
          </w:rPr>
          <w:delText xml:space="preserve"> [New Loan Date]</w:delText>
        </w:r>
      </w:del>
      <w:del w:id="51" w:author="Kyle Condon" w:date="2026-02-25T11:57:00Z" w16du:dateUtc="2026-02-25T18:57:00Z">
        <w:r w:rsidRPr="003A58A1" w:rsidDel="00090336">
          <w:rPr>
            <w:sz w:val="20"/>
            <w:szCs w:val="20"/>
            <w:highlight w:val="yellow"/>
          </w:rPr>
          <w:delText xml:space="preserve">, the Company entered into a new loan agreement, which replaced the existing credit facility and provided for revised terms, including [insert key terms, e.g., modified covenant structure, extended maturity, revised interest rate, or amended collateral requirements]. Accordingly, as of the date of issuance of these </w:delText>
        </w:r>
        <w:r w:rsidR="006D56F7" w:rsidDel="00090336">
          <w:rPr>
            <w:sz w:val="20"/>
            <w:szCs w:val="20"/>
            <w:highlight w:val="yellow"/>
          </w:rPr>
          <w:delText>Consolidated F</w:delText>
        </w:r>
        <w:r w:rsidRPr="003A58A1" w:rsidDel="00090336">
          <w:rPr>
            <w:sz w:val="20"/>
            <w:szCs w:val="20"/>
            <w:highlight w:val="yellow"/>
          </w:rPr>
          <w:delText xml:space="preserve">inancial </w:delText>
        </w:r>
        <w:r w:rsidR="006D56F7" w:rsidDel="00090336">
          <w:rPr>
            <w:sz w:val="20"/>
            <w:szCs w:val="20"/>
            <w:highlight w:val="yellow"/>
          </w:rPr>
          <w:delText>S</w:delText>
        </w:r>
        <w:r w:rsidRPr="003A58A1" w:rsidDel="00090336">
          <w:rPr>
            <w:sz w:val="20"/>
            <w:szCs w:val="20"/>
            <w:highlight w:val="yellow"/>
          </w:rPr>
          <w:delText>tatements, the Company is no longer in default and continues to have access to committed financing under the new agreement.</w:delText>
        </w:r>
      </w:del>
    </w:p>
    <w:p w14:paraId="69A6B6C9" w14:textId="77777777" w:rsidR="00E92424" w:rsidRDefault="00E92424" w:rsidP="00BD414C">
      <w:pPr>
        <w:spacing w:before="1" w:after="1"/>
        <w:jc w:val="both"/>
        <w:rPr>
          <w:sz w:val="20"/>
          <w:szCs w:val="20"/>
        </w:rPr>
      </w:pPr>
    </w:p>
    <w:p w14:paraId="3BF30EC6" w14:textId="297138CE" w:rsidR="006F0CF1" w:rsidRPr="00CD0365" w:rsidRDefault="00E92424" w:rsidP="002F617C">
      <w:pPr>
        <w:spacing w:before="1" w:after="1"/>
        <w:jc w:val="both"/>
        <w:rPr>
          <w:sz w:val="20"/>
          <w:szCs w:val="20"/>
          <w:highlight w:val="yellow"/>
        </w:rPr>
      </w:pPr>
      <w:r>
        <w:rPr>
          <w:sz w:val="20"/>
          <w:szCs w:val="20"/>
        </w:rPr>
        <w:t>Accordingly, t</w:t>
      </w:r>
      <w:r w:rsidRPr="00E92424">
        <w:rPr>
          <w:sz w:val="20"/>
          <w:szCs w:val="20"/>
        </w:rPr>
        <w:t xml:space="preserve">he Company prepared these </w:t>
      </w:r>
      <w:r>
        <w:rPr>
          <w:sz w:val="20"/>
          <w:szCs w:val="20"/>
        </w:rPr>
        <w:t>C</w:t>
      </w:r>
      <w:r w:rsidRPr="00E92424">
        <w:rPr>
          <w:sz w:val="20"/>
          <w:szCs w:val="20"/>
        </w:rPr>
        <w:t xml:space="preserve">onsolidated </w:t>
      </w:r>
      <w:r>
        <w:rPr>
          <w:sz w:val="20"/>
          <w:szCs w:val="20"/>
        </w:rPr>
        <w:t>F</w:t>
      </w:r>
      <w:r w:rsidRPr="00E92424">
        <w:rPr>
          <w:sz w:val="20"/>
          <w:szCs w:val="20"/>
        </w:rPr>
        <w:t xml:space="preserve">inancial </w:t>
      </w:r>
      <w:r>
        <w:rPr>
          <w:sz w:val="20"/>
          <w:szCs w:val="20"/>
        </w:rPr>
        <w:t>S</w:t>
      </w:r>
      <w:r w:rsidRPr="00E92424">
        <w:rPr>
          <w:sz w:val="20"/>
          <w:szCs w:val="20"/>
        </w:rPr>
        <w:t xml:space="preserve">tatements on a going concern basis, and the </w:t>
      </w:r>
      <w:r>
        <w:rPr>
          <w:sz w:val="20"/>
          <w:szCs w:val="20"/>
        </w:rPr>
        <w:t>C</w:t>
      </w:r>
      <w:r w:rsidRPr="00E92424">
        <w:rPr>
          <w:sz w:val="20"/>
          <w:szCs w:val="20"/>
        </w:rPr>
        <w:t xml:space="preserve">onsolidated </w:t>
      </w:r>
      <w:r>
        <w:rPr>
          <w:sz w:val="20"/>
          <w:szCs w:val="20"/>
        </w:rPr>
        <w:t>F</w:t>
      </w:r>
      <w:r w:rsidRPr="00E92424">
        <w:rPr>
          <w:sz w:val="20"/>
          <w:szCs w:val="20"/>
        </w:rPr>
        <w:t xml:space="preserve">inancial </w:t>
      </w:r>
      <w:r>
        <w:rPr>
          <w:sz w:val="20"/>
          <w:szCs w:val="20"/>
        </w:rPr>
        <w:t>S</w:t>
      </w:r>
      <w:r w:rsidRPr="00E92424">
        <w:rPr>
          <w:sz w:val="20"/>
          <w:szCs w:val="20"/>
        </w:rPr>
        <w:t>tatements do not include adjustments to reflect the possible effects on the recoverability and classification of assets or the amounts and classification of liabilities that may result from the outcome of this uncertainty.</w:t>
      </w:r>
      <w:r w:rsidRPr="00E92424" w:rsidDel="00BD414C">
        <w:rPr>
          <w:sz w:val="20"/>
          <w:szCs w:val="20"/>
          <w:highlight w:val="yellow"/>
        </w:rPr>
        <w:t xml:space="preserve"> </w:t>
      </w:r>
    </w:p>
    <w:p w14:paraId="5B92DA02" w14:textId="77777777" w:rsidR="004C4E05" w:rsidRPr="00C53D85" w:rsidRDefault="004C4E05" w:rsidP="00395859">
      <w:pPr>
        <w:jc w:val="both"/>
        <w:rPr>
          <w:sz w:val="20"/>
          <w:szCs w:val="20"/>
        </w:rPr>
      </w:pPr>
    </w:p>
    <w:p w14:paraId="760D93B5" w14:textId="1A896591" w:rsidR="00F71687" w:rsidRPr="00C53D85" w:rsidRDefault="00F71687" w:rsidP="00F71687">
      <w:pPr>
        <w:jc w:val="both"/>
        <w:outlineLvl w:val="2"/>
        <w:rPr>
          <w:b/>
          <w:bCs/>
          <w:i/>
          <w:iCs/>
          <w:sz w:val="20"/>
          <w:szCs w:val="20"/>
        </w:rPr>
      </w:pPr>
      <w:r w:rsidRPr="00C53D85">
        <w:rPr>
          <w:b/>
          <w:bCs/>
          <w:i/>
          <w:iCs/>
          <w:sz w:val="20"/>
          <w:szCs w:val="20"/>
        </w:rPr>
        <w:t>Business Combinations</w:t>
      </w:r>
      <w:r w:rsidR="00ED5A67">
        <w:rPr>
          <w:b/>
          <w:bCs/>
          <w:i/>
          <w:iCs/>
          <w:sz w:val="20"/>
          <w:szCs w:val="20"/>
        </w:rPr>
        <w:t xml:space="preserve"> and Asset Acquisitions</w:t>
      </w:r>
    </w:p>
    <w:p w14:paraId="6B5F2A90" w14:textId="77777777" w:rsidR="005F7A36" w:rsidRPr="00C53D85" w:rsidRDefault="005F7A36" w:rsidP="005F7A36">
      <w:pPr>
        <w:jc w:val="both"/>
        <w:rPr>
          <w:b/>
          <w:bCs/>
          <w:i/>
          <w:iCs/>
          <w:sz w:val="20"/>
          <w:szCs w:val="20"/>
        </w:rPr>
      </w:pPr>
    </w:p>
    <w:p w14:paraId="651E90D1" w14:textId="52C420D0" w:rsidR="009B252F" w:rsidRPr="00C53D85" w:rsidRDefault="00F71687" w:rsidP="00E25D73">
      <w:pPr>
        <w:jc w:val="both"/>
        <w:rPr>
          <w:sz w:val="20"/>
          <w:szCs w:val="20"/>
        </w:rPr>
      </w:pPr>
      <w:r w:rsidRPr="00C53D85">
        <w:rPr>
          <w:sz w:val="20"/>
          <w:szCs w:val="20"/>
        </w:rPr>
        <w:t xml:space="preserve">The Company accounts for </w:t>
      </w:r>
      <w:r w:rsidR="005167FF">
        <w:rPr>
          <w:sz w:val="20"/>
          <w:szCs w:val="20"/>
        </w:rPr>
        <w:t xml:space="preserve">acquisitions </w:t>
      </w:r>
      <w:r w:rsidR="00E0090D">
        <w:rPr>
          <w:sz w:val="20"/>
          <w:szCs w:val="20"/>
        </w:rPr>
        <w:t>under</w:t>
      </w:r>
      <w:r w:rsidR="005167FF">
        <w:rPr>
          <w:sz w:val="20"/>
          <w:szCs w:val="20"/>
        </w:rPr>
        <w:t xml:space="preserve"> ASC 805, </w:t>
      </w:r>
      <w:r w:rsidR="005167FF" w:rsidRPr="002F617C">
        <w:rPr>
          <w:i/>
          <w:iCs/>
          <w:sz w:val="20"/>
          <w:szCs w:val="20"/>
        </w:rPr>
        <w:t>Business Combinations</w:t>
      </w:r>
      <w:r w:rsidR="005167FF">
        <w:rPr>
          <w:i/>
          <w:iCs/>
          <w:sz w:val="20"/>
          <w:szCs w:val="20"/>
        </w:rPr>
        <w:t xml:space="preserve"> </w:t>
      </w:r>
      <w:r w:rsidR="005167FF" w:rsidRPr="002F617C">
        <w:rPr>
          <w:sz w:val="20"/>
          <w:szCs w:val="20"/>
        </w:rPr>
        <w:t>(“ASC 805”).</w:t>
      </w:r>
      <w:r w:rsidR="005167FF">
        <w:rPr>
          <w:i/>
          <w:iCs/>
          <w:sz w:val="20"/>
          <w:szCs w:val="20"/>
        </w:rPr>
        <w:t xml:space="preserve"> </w:t>
      </w:r>
      <w:r w:rsidR="005167FF">
        <w:rPr>
          <w:sz w:val="20"/>
          <w:szCs w:val="20"/>
        </w:rPr>
        <w:t xml:space="preserve">Under ASC 805, the Company is required to evaluate whether a transaction pertains to an acquisition of assets, or to an acquisition of a business. A business is defined as an integrated set of assets and activities that are capable of being conducted and managed for the purposes of providing a return to investors. Asset acquisitions are accounted for by allocating the cost of the acquisition to the individual assets and liabilities assumed on a relative fair value basis; whereas the acquisition of a business requires the Company to recognize goodwill </w:t>
      </w:r>
      <w:r w:rsidR="00D749EA">
        <w:rPr>
          <w:sz w:val="20"/>
          <w:szCs w:val="20"/>
        </w:rPr>
        <w:t xml:space="preserve">or a </w:t>
      </w:r>
      <w:r w:rsidR="003374EC">
        <w:rPr>
          <w:sz w:val="20"/>
          <w:szCs w:val="20"/>
        </w:rPr>
        <w:t xml:space="preserve">bargain purchase </w:t>
      </w:r>
      <w:r w:rsidR="00D749EA">
        <w:rPr>
          <w:sz w:val="20"/>
          <w:szCs w:val="20"/>
        </w:rPr>
        <w:t xml:space="preserve">gain </w:t>
      </w:r>
      <w:r w:rsidR="005167FF">
        <w:rPr>
          <w:sz w:val="20"/>
          <w:szCs w:val="20"/>
        </w:rPr>
        <w:t>separately from the assets acquired and the liabilities assumed at the acquisition date fair values. The</w:t>
      </w:r>
      <w:r w:rsidRPr="00C53D85">
        <w:rPr>
          <w:sz w:val="20"/>
          <w:szCs w:val="20"/>
        </w:rPr>
        <w:t xml:space="preserve"> acquisition method of accounting, requires </w:t>
      </w:r>
      <w:r w:rsidRPr="00C53D85">
        <w:rPr>
          <w:sz w:val="20"/>
          <w:szCs w:val="20"/>
        </w:rPr>
        <w:lastRenderedPageBreak/>
        <w:t xml:space="preserve">that once control is obtained, all of the assets acquired and liabilities assumed, including contingent and deferred consideration and amounts attributable to non-controlling interests, be recorded at their respective fair values as of </w:t>
      </w:r>
      <w:r w:rsidR="00AA1226">
        <w:rPr>
          <w:sz w:val="20"/>
          <w:szCs w:val="20"/>
        </w:rPr>
        <w:t xml:space="preserve">the </w:t>
      </w:r>
      <w:r w:rsidRPr="00C53D85">
        <w:rPr>
          <w:sz w:val="20"/>
          <w:szCs w:val="20"/>
        </w:rPr>
        <w:t>acquisition date. Determination of the fair values of the assets and liabilities acquired requires estimates and the use of valuation techniques when market values are not readily available.</w:t>
      </w:r>
    </w:p>
    <w:p w14:paraId="70C0FF06" w14:textId="77777777" w:rsidR="009B252F" w:rsidRPr="00C53D85" w:rsidRDefault="009B252F" w:rsidP="00E25D73">
      <w:pPr>
        <w:jc w:val="both"/>
        <w:rPr>
          <w:sz w:val="20"/>
          <w:szCs w:val="20"/>
        </w:rPr>
      </w:pPr>
    </w:p>
    <w:p w14:paraId="425C0DF4" w14:textId="15765425" w:rsidR="00F71687" w:rsidRPr="00C53D85" w:rsidRDefault="00B74237" w:rsidP="00E25D73">
      <w:pPr>
        <w:jc w:val="both"/>
        <w:rPr>
          <w:sz w:val="20"/>
          <w:szCs w:val="20"/>
        </w:rPr>
      </w:pPr>
      <w:r>
        <w:rPr>
          <w:sz w:val="20"/>
          <w:szCs w:val="20"/>
        </w:rPr>
        <w:t>For any transactions accounted for as a business combination, i</w:t>
      </w:r>
      <w:r w:rsidR="00E25D73" w:rsidRPr="00C53D85">
        <w:rPr>
          <w:sz w:val="20"/>
          <w:szCs w:val="20"/>
        </w:rPr>
        <w:t>dentifiable tangible and intangible assets acquired and liabilities assumed are measured separately at their fair values as of the acquisition date, irrespective of the extent of any non</w:t>
      </w:r>
      <w:r>
        <w:rPr>
          <w:sz w:val="20"/>
          <w:szCs w:val="20"/>
        </w:rPr>
        <w:t>-</w:t>
      </w:r>
      <w:r w:rsidR="00E25D73" w:rsidRPr="00C53D85">
        <w:rPr>
          <w:sz w:val="20"/>
          <w:szCs w:val="20"/>
        </w:rPr>
        <w:t>controlling interests. The excess of (i) the total consideration transferred, fair value of the non</w:t>
      </w:r>
      <w:r>
        <w:rPr>
          <w:sz w:val="20"/>
          <w:szCs w:val="20"/>
        </w:rPr>
        <w:t>-</w:t>
      </w:r>
      <w:r w:rsidR="00E25D73" w:rsidRPr="00C53D85">
        <w:rPr>
          <w:sz w:val="20"/>
          <w:szCs w:val="20"/>
        </w:rPr>
        <w:t xml:space="preserve">controlling interests and acquisition date fair value of any previously held equity interest in the acquiree over (ii) the fair value of the identifiable net assets of the acquiree is recorded as goodwill. If the consideration transferred is less than the fair value of the net assets of the acquiree, the difference is recognized directly in the </w:t>
      </w:r>
      <w:r w:rsidR="003374EC">
        <w:rPr>
          <w:sz w:val="20"/>
          <w:szCs w:val="20"/>
        </w:rPr>
        <w:t>C</w:t>
      </w:r>
      <w:r w:rsidR="00E25D73" w:rsidRPr="00C53D85">
        <w:rPr>
          <w:sz w:val="20"/>
          <w:szCs w:val="20"/>
        </w:rPr>
        <w:t xml:space="preserve">onsolidated </w:t>
      </w:r>
      <w:r w:rsidR="003374EC">
        <w:rPr>
          <w:sz w:val="20"/>
          <w:szCs w:val="20"/>
        </w:rPr>
        <w:t>S</w:t>
      </w:r>
      <w:r w:rsidR="00E25D73" w:rsidRPr="00C53D85">
        <w:rPr>
          <w:sz w:val="20"/>
          <w:szCs w:val="20"/>
        </w:rPr>
        <w:t>tatement</w:t>
      </w:r>
      <w:r>
        <w:rPr>
          <w:sz w:val="20"/>
          <w:szCs w:val="20"/>
        </w:rPr>
        <w:t xml:space="preserve"> </w:t>
      </w:r>
      <w:r w:rsidR="00E25D73" w:rsidRPr="00C53D85">
        <w:rPr>
          <w:sz w:val="20"/>
          <w:szCs w:val="20"/>
        </w:rPr>
        <w:t xml:space="preserve">of </w:t>
      </w:r>
      <w:r w:rsidR="003374EC">
        <w:rPr>
          <w:sz w:val="20"/>
          <w:szCs w:val="20"/>
        </w:rPr>
        <w:t>O</w:t>
      </w:r>
      <w:r w:rsidR="00E25D73" w:rsidRPr="00C53D85">
        <w:rPr>
          <w:sz w:val="20"/>
          <w:szCs w:val="20"/>
        </w:rPr>
        <w:t>perations as a</w:t>
      </w:r>
      <w:r w:rsidR="003374EC">
        <w:rPr>
          <w:sz w:val="20"/>
          <w:szCs w:val="20"/>
        </w:rPr>
        <w:t xml:space="preserve"> bargain purchase</w:t>
      </w:r>
      <w:r w:rsidR="00E25D73" w:rsidRPr="00C53D85">
        <w:rPr>
          <w:sz w:val="20"/>
          <w:szCs w:val="20"/>
        </w:rPr>
        <w:t xml:space="preserve"> gain. During the measurement period, which can be up to one year from the acquisition date, the Company may record adjustments to the assets acquired and liabilities assumed.</w:t>
      </w:r>
    </w:p>
    <w:p w14:paraId="78AF2425" w14:textId="77777777" w:rsidR="009B252F" w:rsidRPr="00C53D85" w:rsidRDefault="009B252F" w:rsidP="00F71687">
      <w:pPr>
        <w:jc w:val="both"/>
        <w:rPr>
          <w:sz w:val="20"/>
          <w:szCs w:val="20"/>
        </w:rPr>
      </w:pPr>
    </w:p>
    <w:p w14:paraId="76779B26" w14:textId="7786D306" w:rsidR="00F71687" w:rsidRPr="00C53D85" w:rsidRDefault="00F71687" w:rsidP="00F71687">
      <w:pPr>
        <w:jc w:val="both"/>
        <w:rPr>
          <w:sz w:val="20"/>
          <w:szCs w:val="20"/>
        </w:rPr>
      </w:pPr>
      <w:r w:rsidRPr="00C53D85">
        <w:rPr>
          <w:sz w:val="20"/>
          <w:szCs w:val="20"/>
        </w:rPr>
        <w:t>Goodwill and indefinite-lived intangible assets are not amortized and are stated at cost. Definite-lived intangible assets are stated at cost</w:t>
      </w:r>
      <w:r w:rsidR="00CF7D6D">
        <w:rPr>
          <w:sz w:val="20"/>
          <w:szCs w:val="20"/>
        </w:rPr>
        <w:t>,</w:t>
      </w:r>
      <w:r w:rsidRPr="00C53D85" w:rsidDel="00CF7D6D">
        <w:rPr>
          <w:sz w:val="20"/>
          <w:szCs w:val="20"/>
        </w:rPr>
        <w:t xml:space="preserve"> </w:t>
      </w:r>
      <w:r w:rsidRPr="00C53D85">
        <w:rPr>
          <w:sz w:val="20"/>
          <w:szCs w:val="20"/>
        </w:rPr>
        <w:t>less accumulated amortization.</w:t>
      </w:r>
      <w:r w:rsidR="009B252F" w:rsidRPr="00C53D85">
        <w:rPr>
          <w:sz w:val="20"/>
          <w:szCs w:val="20"/>
        </w:rPr>
        <w:t xml:space="preserve"> </w:t>
      </w:r>
      <w:r w:rsidRPr="00C53D85">
        <w:rPr>
          <w:sz w:val="20"/>
          <w:szCs w:val="20"/>
        </w:rPr>
        <w:t xml:space="preserve">Amortization of definite-lived intangible assets is recognized </w:t>
      </w:r>
      <w:r w:rsidR="00114CEA">
        <w:rPr>
          <w:sz w:val="20"/>
          <w:szCs w:val="20"/>
        </w:rPr>
        <w:t xml:space="preserve">within </w:t>
      </w:r>
      <w:r w:rsidR="00D1097B">
        <w:rPr>
          <w:sz w:val="20"/>
          <w:szCs w:val="20"/>
        </w:rPr>
        <w:t>d</w:t>
      </w:r>
      <w:r w:rsidR="00114CEA">
        <w:rPr>
          <w:sz w:val="20"/>
          <w:szCs w:val="20"/>
        </w:rPr>
        <w:t xml:space="preserve">epreciation and amortization </w:t>
      </w:r>
      <w:r w:rsidRPr="00C53D85">
        <w:rPr>
          <w:sz w:val="20"/>
          <w:szCs w:val="20"/>
        </w:rPr>
        <w:t xml:space="preserve">in the </w:t>
      </w:r>
      <w:r w:rsidRPr="00C53D85" w:rsidDel="009043C2">
        <w:rPr>
          <w:sz w:val="20"/>
          <w:szCs w:val="20"/>
        </w:rPr>
        <w:t xml:space="preserve">Consolidated </w:t>
      </w:r>
      <w:r w:rsidR="009043C2">
        <w:rPr>
          <w:sz w:val="20"/>
          <w:szCs w:val="20"/>
        </w:rPr>
        <w:t>Statement of Operations</w:t>
      </w:r>
      <w:r w:rsidR="0067286B">
        <w:rPr>
          <w:sz w:val="20"/>
          <w:szCs w:val="20"/>
        </w:rPr>
        <w:t xml:space="preserve"> on </w:t>
      </w:r>
      <w:r w:rsidRPr="00C53D85">
        <w:rPr>
          <w:sz w:val="20"/>
          <w:szCs w:val="20"/>
        </w:rPr>
        <w:t>a straight-line basis over the estimated useful lives of the intangible assets. The Company evaluates the reasonableness of the useful lives of these intangibles at least annually.</w:t>
      </w:r>
    </w:p>
    <w:p w14:paraId="60B2CDA5" w14:textId="77777777" w:rsidR="005F7A36" w:rsidRPr="00C53D85" w:rsidRDefault="005F7A36" w:rsidP="00F71687">
      <w:pPr>
        <w:jc w:val="both"/>
        <w:rPr>
          <w:sz w:val="20"/>
          <w:szCs w:val="20"/>
        </w:rPr>
      </w:pPr>
    </w:p>
    <w:p w14:paraId="6FDD1E1B" w14:textId="0AABAEE4" w:rsidR="005F7A36" w:rsidRDefault="005F7A36" w:rsidP="005F7A36">
      <w:pPr>
        <w:jc w:val="both"/>
        <w:outlineLvl w:val="2"/>
        <w:rPr>
          <w:b/>
          <w:bCs/>
          <w:i/>
          <w:iCs/>
          <w:sz w:val="20"/>
          <w:szCs w:val="20"/>
        </w:rPr>
      </w:pPr>
      <w:r w:rsidRPr="00C53D85">
        <w:rPr>
          <w:b/>
          <w:bCs/>
          <w:i/>
          <w:iCs/>
          <w:sz w:val="20"/>
          <w:szCs w:val="20"/>
        </w:rPr>
        <w:t>Equity Method Investments</w:t>
      </w:r>
    </w:p>
    <w:p w14:paraId="49324770" w14:textId="77777777" w:rsidR="00E82B73" w:rsidRDefault="00E82B73" w:rsidP="0005659C">
      <w:pPr>
        <w:jc w:val="both"/>
        <w:rPr>
          <w:b/>
          <w:bCs/>
          <w:i/>
          <w:iCs/>
          <w:sz w:val="20"/>
          <w:szCs w:val="20"/>
        </w:rPr>
      </w:pPr>
    </w:p>
    <w:p w14:paraId="4D5F44BC" w14:textId="7E47FD36" w:rsidR="002817B4" w:rsidRPr="002817B4" w:rsidRDefault="00E82B73" w:rsidP="002817B4">
      <w:pPr>
        <w:jc w:val="both"/>
        <w:rPr>
          <w:bCs/>
          <w:iCs/>
          <w:sz w:val="20"/>
          <w:szCs w:val="20"/>
        </w:rPr>
      </w:pPr>
      <w:r w:rsidRPr="00C53D85">
        <w:rPr>
          <w:bCs/>
          <w:iCs/>
          <w:sz w:val="20"/>
          <w:szCs w:val="20"/>
        </w:rPr>
        <w:t xml:space="preserve">Entities in which the Company has significant influence over the entity’s financial and operating policies, but does not control, are accounted for using the equity method </w:t>
      </w:r>
      <w:r w:rsidR="00E0090D">
        <w:rPr>
          <w:bCs/>
          <w:iCs/>
          <w:sz w:val="20"/>
          <w:szCs w:val="20"/>
        </w:rPr>
        <w:t xml:space="preserve">following </w:t>
      </w:r>
      <w:r w:rsidR="002817B4" w:rsidRPr="00C53D85">
        <w:rPr>
          <w:bCs/>
          <w:iCs/>
          <w:sz w:val="20"/>
          <w:szCs w:val="20"/>
        </w:rPr>
        <w:t>ASC 323</w:t>
      </w:r>
      <w:r w:rsidR="002817B4">
        <w:rPr>
          <w:bCs/>
          <w:iCs/>
          <w:sz w:val="20"/>
          <w:szCs w:val="20"/>
        </w:rPr>
        <w:t xml:space="preserve">, </w:t>
      </w:r>
      <w:r w:rsidR="002817B4" w:rsidRPr="00586EC3">
        <w:rPr>
          <w:bCs/>
          <w:i/>
          <w:sz w:val="20"/>
          <w:szCs w:val="20"/>
        </w:rPr>
        <w:t>Investments</w:t>
      </w:r>
      <w:r w:rsidR="002817B4">
        <w:rPr>
          <w:bCs/>
          <w:i/>
          <w:sz w:val="20"/>
          <w:szCs w:val="20"/>
        </w:rPr>
        <w:t xml:space="preserve"> - </w:t>
      </w:r>
      <w:r w:rsidR="002817B4" w:rsidRPr="00586EC3">
        <w:rPr>
          <w:bCs/>
          <w:i/>
          <w:sz w:val="20"/>
          <w:szCs w:val="20"/>
        </w:rPr>
        <w:t>Equity Method and Joint Ventures</w:t>
      </w:r>
      <w:r w:rsidR="002817B4">
        <w:rPr>
          <w:bCs/>
          <w:iCs/>
          <w:sz w:val="20"/>
          <w:szCs w:val="20"/>
        </w:rPr>
        <w:t xml:space="preserve"> (“ASC 323</w:t>
      </w:r>
      <w:r w:rsidR="008340D3">
        <w:rPr>
          <w:bCs/>
          <w:iCs/>
          <w:sz w:val="20"/>
          <w:szCs w:val="20"/>
        </w:rPr>
        <w:t>”</w:t>
      </w:r>
      <w:r w:rsidR="002817B4">
        <w:rPr>
          <w:bCs/>
          <w:iCs/>
          <w:sz w:val="20"/>
          <w:szCs w:val="20"/>
        </w:rPr>
        <w:t xml:space="preserve">). </w:t>
      </w:r>
      <w:r w:rsidR="005F7A36" w:rsidRPr="00C53D85">
        <w:rPr>
          <w:sz w:val="20"/>
          <w:szCs w:val="20"/>
        </w:rPr>
        <w:t>The Company’s equity method investments consist of investments in which the Company does not control the investee but can exert significant influence over the financial and operating policies. The ability to exert significant influence is generally considered to exist when the Company owns between 20% and 50% of voting equity securities of the investee.</w:t>
      </w:r>
      <w:r w:rsidR="002817B4">
        <w:rPr>
          <w:sz w:val="20"/>
          <w:szCs w:val="20"/>
        </w:rPr>
        <w:t xml:space="preserve"> </w:t>
      </w:r>
      <w:r w:rsidR="002817B4" w:rsidRPr="00C53D85">
        <w:rPr>
          <w:sz w:val="20"/>
          <w:szCs w:val="20"/>
        </w:rPr>
        <w:t xml:space="preserve">The percentage of ownership interest in the </w:t>
      </w:r>
      <w:r w:rsidR="002817B4">
        <w:rPr>
          <w:sz w:val="20"/>
          <w:szCs w:val="20"/>
        </w:rPr>
        <w:t>investment</w:t>
      </w:r>
      <w:r w:rsidR="002817B4" w:rsidRPr="00C53D85">
        <w:rPr>
          <w:sz w:val="20"/>
          <w:szCs w:val="20"/>
        </w:rPr>
        <w:t xml:space="preserve">, an evaluation of control and whether </w:t>
      </w:r>
      <w:r w:rsidR="00796D92">
        <w:rPr>
          <w:sz w:val="20"/>
          <w:szCs w:val="20"/>
        </w:rPr>
        <w:t>the investee is a</w:t>
      </w:r>
      <w:r w:rsidR="002817B4" w:rsidRPr="00C53D85">
        <w:rPr>
          <w:sz w:val="20"/>
          <w:szCs w:val="20"/>
        </w:rPr>
        <w:t xml:space="preserve"> VIE are all considered in the Company’s consolidation assessment. </w:t>
      </w:r>
      <w:r w:rsidR="0061177B">
        <w:rPr>
          <w:sz w:val="20"/>
          <w:szCs w:val="20"/>
        </w:rPr>
        <w:t>If the investee is a VIE, t</w:t>
      </w:r>
      <w:r w:rsidR="002817B4" w:rsidRPr="00C53D85">
        <w:rPr>
          <w:sz w:val="20"/>
          <w:szCs w:val="20"/>
        </w:rPr>
        <w:t xml:space="preserve">he </w:t>
      </w:r>
      <w:r w:rsidR="00880C74" w:rsidRPr="00C53D85">
        <w:rPr>
          <w:sz w:val="20"/>
          <w:szCs w:val="20"/>
        </w:rPr>
        <w:t>Company</w:t>
      </w:r>
      <w:r w:rsidR="00880C74">
        <w:rPr>
          <w:sz w:val="20"/>
          <w:szCs w:val="20"/>
        </w:rPr>
        <w:t xml:space="preserve"> applies</w:t>
      </w:r>
      <w:r w:rsidR="0061177B">
        <w:rPr>
          <w:sz w:val="20"/>
          <w:szCs w:val="20"/>
        </w:rPr>
        <w:t xml:space="preserve"> the equity method for investments </w:t>
      </w:r>
      <w:r w:rsidR="007D3B2E">
        <w:rPr>
          <w:sz w:val="20"/>
          <w:szCs w:val="20"/>
        </w:rPr>
        <w:t xml:space="preserve">if it </w:t>
      </w:r>
      <w:r w:rsidR="002817B4" w:rsidRPr="00C53D85">
        <w:rPr>
          <w:sz w:val="20"/>
          <w:szCs w:val="20"/>
        </w:rPr>
        <w:t xml:space="preserve">is not the primary beneficiary. </w:t>
      </w:r>
    </w:p>
    <w:p w14:paraId="13EFB622" w14:textId="77777777" w:rsidR="002817B4" w:rsidRDefault="002817B4" w:rsidP="002817B4">
      <w:pPr>
        <w:jc w:val="both"/>
        <w:rPr>
          <w:sz w:val="20"/>
          <w:szCs w:val="20"/>
        </w:rPr>
      </w:pPr>
    </w:p>
    <w:p w14:paraId="0D546B4F" w14:textId="0A1595B8" w:rsidR="00A51742" w:rsidRDefault="00DC287C" w:rsidP="00DC287C">
      <w:pPr>
        <w:spacing w:before="1" w:after="1"/>
        <w:jc w:val="both"/>
        <w:rPr>
          <w:sz w:val="20"/>
          <w:szCs w:val="20"/>
        </w:rPr>
      </w:pPr>
      <w:r w:rsidRPr="00C53D85">
        <w:rPr>
          <w:sz w:val="20"/>
          <w:szCs w:val="20"/>
        </w:rPr>
        <w:t>Initial investments</w:t>
      </w:r>
      <w:r w:rsidRPr="00C53D85" w:rsidDel="007D3B2E">
        <w:rPr>
          <w:sz w:val="20"/>
          <w:szCs w:val="20"/>
        </w:rPr>
        <w:t xml:space="preserve"> </w:t>
      </w:r>
      <w:r w:rsidRPr="00C53D85">
        <w:rPr>
          <w:sz w:val="20"/>
          <w:szCs w:val="20"/>
        </w:rPr>
        <w:t xml:space="preserve">are recorded in an amount equal to the cash contributed by the Company and the fair value of any real estate </w:t>
      </w:r>
      <w:r w:rsidR="00FF4E72">
        <w:rPr>
          <w:sz w:val="20"/>
          <w:szCs w:val="20"/>
        </w:rPr>
        <w:t xml:space="preserve">or other assets </w:t>
      </w:r>
      <w:r w:rsidRPr="00C53D85">
        <w:rPr>
          <w:sz w:val="20"/>
          <w:szCs w:val="20"/>
        </w:rPr>
        <w:t>contributed</w:t>
      </w:r>
      <w:r>
        <w:rPr>
          <w:sz w:val="20"/>
          <w:szCs w:val="20"/>
        </w:rPr>
        <w:t xml:space="preserve"> (if applicable). </w:t>
      </w:r>
      <w:r w:rsidR="002817B4" w:rsidRPr="00C53D85">
        <w:rPr>
          <w:sz w:val="20"/>
          <w:szCs w:val="20"/>
        </w:rPr>
        <w:t xml:space="preserve">Under </w:t>
      </w:r>
      <w:r w:rsidR="002817B4">
        <w:rPr>
          <w:sz w:val="20"/>
          <w:szCs w:val="20"/>
        </w:rPr>
        <w:t>ASC 323</w:t>
      </w:r>
      <w:r w:rsidR="002817B4" w:rsidRPr="00C53D85">
        <w:rPr>
          <w:sz w:val="20"/>
          <w:szCs w:val="20"/>
        </w:rPr>
        <w:t xml:space="preserve">, the Company’s cost of investment is adjusted for additional contributions to and distributions from the </w:t>
      </w:r>
      <w:r>
        <w:rPr>
          <w:sz w:val="20"/>
          <w:szCs w:val="20"/>
        </w:rPr>
        <w:t>unconsolidated entity</w:t>
      </w:r>
      <w:r w:rsidR="002817B4" w:rsidRPr="00C53D85">
        <w:rPr>
          <w:sz w:val="20"/>
          <w:szCs w:val="20"/>
        </w:rPr>
        <w:t xml:space="preserve">, as well as its share of the earnings of the unconsolidated </w:t>
      </w:r>
      <w:r>
        <w:rPr>
          <w:sz w:val="20"/>
          <w:szCs w:val="20"/>
        </w:rPr>
        <w:t xml:space="preserve">entity. </w:t>
      </w:r>
      <w:r w:rsidR="002817B4" w:rsidRPr="00C53D85">
        <w:rPr>
          <w:bCs/>
          <w:iCs/>
          <w:sz w:val="20"/>
          <w:szCs w:val="20"/>
        </w:rPr>
        <w:t xml:space="preserve">When the Company’s share of losses exceeds its interest in </w:t>
      </w:r>
      <w:r>
        <w:rPr>
          <w:bCs/>
          <w:iCs/>
          <w:sz w:val="20"/>
          <w:szCs w:val="20"/>
        </w:rPr>
        <w:t>the equity method investee</w:t>
      </w:r>
      <w:r w:rsidR="002817B4" w:rsidRPr="00C53D85">
        <w:rPr>
          <w:bCs/>
          <w:iCs/>
          <w:sz w:val="20"/>
          <w:szCs w:val="20"/>
        </w:rPr>
        <w:t>, the carrying amount of that interest (including any long-term loans) is reduced to zero</w:t>
      </w:r>
      <w:r w:rsidR="001D380C">
        <w:rPr>
          <w:bCs/>
          <w:iCs/>
          <w:sz w:val="20"/>
          <w:szCs w:val="20"/>
        </w:rPr>
        <w:t>. T</w:t>
      </w:r>
      <w:r w:rsidR="002817B4" w:rsidRPr="00C53D85">
        <w:rPr>
          <w:bCs/>
          <w:iCs/>
          <w:sz w:val="20"/>
          <w:szCs w:val="20"/>
        </w:rPr>
        <w:t xml:space="preserve">he recognition of </w:t>
      </w:r>
      <w:r w:rsidR="001D380C" w:rsidRPr="00C53D85">
        <w:rPr>
          <w:sz w:val="20"/>
          <w:szCs w:val="20"/>
        </w:rPr>
        <w:t xml:space="preserve">additional losses are recognized </w:t>
      </w:r>
      <w:r w:rsidR="001D380C">
        <w:rPr>
          <w:sz w:val="20"/>
          <w:szCs w:val="20"/>
        </w:rPr>
        <w:t xml:space="preserve">only </w:t>
      </w:r>
      <w:r w:rsidR="001D380C" w:rsidRPr="00C53D85">
        <w:rPr>
          <w:sz w:val="20"/>
          <w:szCs w:val="20"/>
        </w:rPr>
        <w:t>to the extent that the Company has guaranteed the investee’s obligations or has otherwise incurred legal or constructive obligations or has made payments on behalf of the investee.</w:t>
      </w:r>
      <w:r w:rsidR="00C26834">
        <w:rPr>
          <w:sz w:val="20"/>
          <w:szCs w:val="20"/>
        </w:rPr>
        <w:t xml:space="preserve"> </w:t>
      </w:r>
      <w:r w:rsidR="001D380C" w:rsidRPr="003D5ACD">
        <w:rPr>
          <w:sz w:val="20"/>
          <w:szCs w:val="20"/>
        </w:rPr>
        <w:t xml:space="preserve">Income or loss from </w:t>
      </w:r>
      <w:r w:rsidR="00A51742">
        <w:rPr>
          <w:sz w:val="20"/>
          <w:szCs w:val="20"/>
        </w:rPr>
        <w:t xml:space="preserve">equity </w:t>
      </w:r>
      <w:r w:rsidR="001D380C">
        <w:rPr>
          <w:sz w:val="20"/>
          <w:szCs w:val="20"/>
        </w:rPr>
        <w:t>method investments are</w:t>
      </w:r>
      <w:r w:rsidR="001D380C" w:rsidRPr="003D5ACD">
        <w:rPr>
          <w:sz w:val="20"/>
          <w:szCs w:val="20"/>
        </w:rPr>
        <w:t xml:space="preserve"> recorded </w:t>
      </w:r>
      <w:r w:rsidR="00A51742">
        <w:rPr>
          <w:sz w:val="20"/>
          <w:szCs w:val="20"/>
        </w:rPr>
        <w:t xml:space="preserve">within </w:t>
      </w:r>
      <w:r w:rsidR="001C03FF">
        <w:rPr>
          <w:sz w:val="20"/>
          <w:szCs w:val="20"/>
        </w:rPr>
        <w:t>loss on equity method investments, net within</w:t>
      </w:r>
      <w:r w:rsidR="001D380C">
        <w:rPr>
          <w:sz w:val="20"/>
          <w:szCs w:val="20"/>
        </w:rPr>
        <w:t xml:space="preserve"> </w:t>
      </w:r>
      <w:r w:rsidR="001D380C" w:rsidRPr="00C53D85">
        <w:rPr>
          <w:sz w:val="20"/>
          <w:szCs w:val="20"/>
        </w:rPr>
        <w:t xml:space="preserve">the Consolidated </w:t>
      </w:r>
      <w:r w:rsidR="001D380C">
        <w:rPr>
          <w:sz w:val="20"/>
          <w:szCs w:val="20"/>
        </w:rPr>
        <w:t>Statement of Operations</w:t>
      </w:r>
      <w:r w:rsidR="00F757C7">
        <w:rPr>
          <w:sz w:val="20"/>
          <w:szCs w:val="20"/>
        </w:rPr>
        <w:t>.</w:t>
      </w:r>
      <w:r w:rsidR="001D380C">
        <w:rPr>
          <w:sz w:val="20"/>
          <w:szCs w:val="20"/>
        </w:rPr>
        <w:t xml:space="preserve"> </w:t>
      </w:r>
      <w:r w:rsidR="00F757C7">
        <w:rPr>
          <w:sz w:val="20"/>
          <w:szCs w:val="20"/>
        </w:rPr>
        <w:t>S</w:t>
      </w:r>
      <w:r w:rsidR="001D380C">
        <w:rPr>
          <w:sz w:val="20"/>
          <w:szCs w:val="20"/>
        </w:rPr>
        <w:t xml:space="preserve">ee Note 5 </w:t>
      </w:r>
      <w:r w:rsidR="001D380C" w:rsidRPr="00526A53">
        <w:rPr>
          <w:i/>
          <w:iCs/>
          <w:sz w:val="20"/>
          <w:szCs w:val="20"/>
        </w:rPr>
        <w:t>– Investments in Unconsolidated Entities</w:t>
      </w:r>
      <w:r w:rsidR="001D380C">
        <w:rPr>
          <w:sz w:val="20"/>
          <w:szCs w:val="20"/>
        </w:rPr>
        <w:t xml:space="preserve"> for further details</w:t>
      </w:r>
      <w:r w:rsidR="001D380C" w:rsidRPr="00C53D85">
        <w:rPr>
          <w:sz w:val="20"/>
          <w:szCs w:val="20"/>
        </w:rPr>
        <w:t>.</w:t>
      </w:r>
    </w:p>
    <w:p w14:paraId="0B633C68" w14:textId="77777777" w:rsidR="00A51742" w:rsidRDefault="00A51742" w:rsidP="00DC287C">
      <w:pPr>
        <w:spacing w:before="1" w:after="1"/>
        <w:jc w:val="both"/>
        <w:rPr>
          <w:sz w:val="20"/>
          <w:szCs w:val="20"/>
        </w:rPr>
      </w:pPr>
    </w:p>
    <w:p w14:paraId="02401211" w14:textId="350E947D" w:rsidR="00DC287C" w:rsidRPr="00C53D85" w:rsidRDefault="001D380C" w:rsidP="00DC287C">
      <w:pPr>
        <w:spacing w:before="1" w:after="1"/>
        <w:jc w:val="both"/>
        <w:rPr>
          <w:bCs/>
          <w:iCs/>
          <w:sz w:val="20"/>
          <w:szCs w:val="20"/>
        </w:rPr>
      </w:pPr>
      <w:del w:id="52" w:author="Kyle Condon" w:date="2026-02-25T11:58:00Z" w16du:dateUtc="2026-02-25T18:58:00Z">
        <w:r w:rsidRPr="51BE3E08" w:rsidDel="001D380C">
          <w:rPr>
            <w:sz w:val="20"/>
            <w:szCs w:val="20"/>
          </w:rPr>
          <w:delText xml:space="preserve"> </w:delText>
        </w:r>
      </w:del>
      <w:r w:rsidR="00DC287C" w:rsidRPr="51BE3E08">
        <w:rPr>
          <w:sz w:val="20"/>
          <w:szCs w:val="20"/>
        </w:rPr>
        <w:t xml:space="preserve">For the purposes of classifying distributions received from its equity method investments in the Consolidated Statement of Cash Flows, the Company has elected to use the cumulative earnings approach. Under the cumulative earnings approach, distributions up to the amount of cumulative equity in earnings recognized are treated as returns on investment and classified as cash inflows from operating activities, and those in excess of that amount are treated as returns of investment and classified as cash inflows from investing activities. Refer to Note 5 — </w:t>
      </w:r>
      <w:r w:rsidR="00DC287C" w:rsidRPr="51BE3E08">
        <w:rPr>
          <w:i/>
          <w:iCs/>
          <w:sz w:val="20"/>
          <w:szCs w:val="20"/>
        </w:rPr>
        <w:t>Investments in Unconsolidated Entities</w:t>
      </w:r>
      <w:r w:rsidR="00DC287C" w:rsidRPr="51BE3E08">
        <w:rPr>
          <w:sz w:val="20"/>
          <w:szCs w:val="20"/>
        </w:rPr>
        <w:t xml:space="preserve"> for additional information.</w:t>
      </w:r>
    </w:p>
    <w:p w14:paraId="64D34357" w14:textId="77777777" w:rsidR="002817B4" w:rsidRDefault="002817B4" w:rsidP="002817B4">
      <w:pPr>
        <w:jc w:val="both"/>
        <w:rPr>
          <w:sz w:val="20"/>
          <w:szCs w:val="20"/>
        </w:rPr>
      </w:pPr>
    </w:p>
    <w:p w14:paraId="1F36D490" w14:textId="2C384F3F" w:rsidR="000C2F30" w:rsidRPr="000C2F30" w:rsidRDefault="002817B4" w:rsidP="000C2F30">
      <w:pPr>
        <w:keepNext/>
        <w:jc w:val="both"/>
        <w:rPr>
          <w:sz w:val="20"/>
          <w:szCs w:val="20"/>
        </w:rPr>
      </w:pPr>
      <w:r w:rsidRPr="00C53D85">
        <w:rPr>
          <w:sz w:val="20"/>
          <w:szCs w:val="20"/>
        </w:rPr>
        <w:t xml:space="preserve">On a periodic basis, the Company assesses whether there are any indicators that the fair value of the Company's </w:t>
      </w:r>
      <w:r>
        <w:rPr>
          <w:sz w:val="20"/>
          <w:szCs w:val="20"/>
        </w:rPr>
        <w:t>equity method investments</w:t>
      </w:r>
      <w:r w:rsidRPr="00C53D85">
        <w:rPr>
          <w:sz w:val="20"/>
          <w:szCs w:val="20"/>
        </w:rPr>
        <w:t xml:space="preserve"> may be impaired.</w:t>
      </w:r>
      <w:r w:rsidR="000C2F30">
        <w:rPr>
          <w:sz w:val="20"/>
          <w:szCs w:val="20"/>
        </w:rPr>
        <w:t xml:space="preserve"> </w:t>
      </w:r>
      <w:r w:rsidR="000C2F30" w:rsidRPr="008335CD">
        <w:rPr>
          <w:sz w:val="20"/>
          <w:szCs w:val="20"/>
        </w:rPr>
        <w:t xml:space="preserve">Equity method investments are reviewed for impairment by assessing if a decline in market value of the investment below the carrying value is other than temporary, which considers the intent and ability to retain the investment, the length of time and extent that the market value has been less than cost, and the financial condition of the investee. </w:t>
      </w:r>
      <w:r w:rsidR="000C2F30" w:rsidRPr="00D6074D">
        <w:rPr>
          <w:sz w:val="20"/>
          <w:szCs w:val="20"/>
        </w:rPr>
        <w:t xml:space="preserve">During the year ended December 31, 2024, a discrete event was identified that was specific to one of the Company’s real estate investments. This event required the Company to assess the recoverability of the asset, and the evaluation indicated that the carrying value was not fully recoverable. Based on the recoverability test performed the Company recognized impairment losses of approximately $22.3 million, related to Company’s equity method investment and the Company’s loans with the equity method investee, see Note 5 — </w:t>
      </w:r>
      <w:r w:rsidR="000C2F30" w:rsidRPr="00D6074D">
        <w:rPr>
          <w:bCs/>
          <w:i/>
          <w:sz w:val="20"/>
          <w:szCs w:val="20"/>
        </w:rPr>
        <w:t>Investments in Unconsolidated Entities</w:t>
      </w:r>
      <w:r w:rsidR="000C2F30" w:rsidRPr="00D6074D">
        <w:rPr>
          <w:bCs/>
          <w:iCs/>
          <w:sz w:val="20"/>
          <w:szCs w:val="20"/>
        </w:rPr>
        <w:t xml:space="preserve"> for further details. </w:t>
      </w:r>
    </w:p>
    <w:p w14:paraId="70A788BB" w14:textId="77777777" w:rsidR="002817B4" w:rsidRPr="00C53D85" w:rsidRDefault="002817B4" w:rsidP="005F7A36">
      <w:pPr>
        <w:jc w:val="both"/>
        <w:rPr>
          <w:sz w:val="20"/>
          <w:szCs w:val="20"/>
        </w:rPr>
      </w:pPr>
    </w:p>
    <w:p w14:paraId="26B1B2D5" w14:textId="7B24A447" w:rsidR="00B14E5B" w:rsidRPr="00C53D85" w:rsidRDefault="00B14E5B" w:rsidP="00B14E5B">
      <w:pPr>
        <w:jc w:val="both"/>
        <w:outlineLvl w:val="2"/>
        <w:rPr>
          <w:b/>
          <w:bCs/>
          <w:i/>
          <w:iCs/>
          <w:sz w:val="20"/>
          <w:szCs w:val="20"/>
        </w:rPr>
      </w:pPr>
      <w:r>
        <w:rPr>
          <w:b/>
          <w:bCs/>
          <w:i/>
          <w:iCs/>
          <w:sz w:val="20"/>
          <w:szCs w:val="20"/>
        </w:rPr>
        <w:t>Investment Held at Fair Value</w:t>
      </w:r>
    </w:p>
    <w:p w14:paraId="2796FED1" w14:textId="77777777" w:rsidR="005F7A36" w:rsidRPr="00C53D85" w:rsidRDefault="005F7A36" w:rsidP="005F7A36">
      <w:pPr>
        <w:jc w:val="both"/>
        <w:rPr>
          <w:sz w:val="20"/>
          <w:szCs w:val="20"/>
        </w:rPr>
      </w:pPr>
    </w:p>
    <w:p w14:paraId="22DFDD59" w14:textId="471D1233" w:rsidR="001D380C" w:rsidRDefault="004706AC" w:rsidP="005F7A36">
      <w:pPr>
        <w:jc w:val="both"/>
        <w:rPr>
          <w:sz w:val="20"/>
          <w:szCs w:val="20"/>
        </w:rPr>
      </w:pPr>
      <w:r>
        <w:rPr>
          <w:sz w:val="20"/>
          <w:szCs w:val="20"/>
        </w:rPr>
        <w:t>The</w:t>
      </w:r>
      <w:r w:rsidR="00B14E5B">
        <w:rPr>
          <w:sz w:val="20"/>
          <w:szCs w:val="20"/>
        </w:rPr>
        <w:t xml:space="preserve"> Company elected the fair value option for </w:t>
      </w:r>
      <w:r w:rsidR="00A51742">
        <w:rPr>
          <w:sz w:val="20"/>
          <w:szCs w:val="20"/>
        </w:rPr>
        <w:t xml:space="preserve">one of the Company’s </w:t>
      </w:r>
      <w:r w:rsidR="00B14E5B">
        <w:rPr>
          <w:sz w:val="20"/>
          <w:szCs w:val="20"/>
        </w:rPr>
        <w:t>investmen</w:t>
      </w:r>
      <w:r w:rsidR="00B14E5B" w:rsidRPr="00A51742">
        <w:rPr>
          <w:sz w:val="20"/>
          <w:szCs w:val="20"/>
        </w:rPr>
        <w:t>t</w:t>
      </w:r>
      <w:r w:rsidR="00A51742">
        <w:rPr>
          <w:sz w:val="20"/>
          <w:szCs w:val="20"/>
        </w:rPr>
        <w:t>s</w:t>
      </w:r>
      <w:r w:rsidR="00E0090D" w:rsidRPr="00A51742">
        <w:rPr>
          <w:sz w:val="20"/>
          <w:szCs w:val="20"/>
        </w:rPr>
        <w:t>.</w:t>
      </w:r>
      <w:r w:rsidR="00E82B73">
        <w:rPr>
          <w:sz w:val="20"/>
          <w:szCs w:val="20"/>
        </w:rPr>
        <w:t xml:space="preserve"> </w:t>
      </w:r>
      <w:r w:rsidR="00BB1B72">
        <w:rPr>
          <w:sz w:val="20"/>
          <w:szCs w:val="20"/>
        </w:rPr>
        <w:t xml:space="preserve">With respect to any investment in which the fair value option was elected, as of the end of each reporting period, the Company remeasured the fair value </w:t>
      </w:r>
      <w:r w:rsidR="00FC70EB">
        <w:rPr>
          <w:sz w:val="20"/>
          <w:szCs w:val="20"/>
        </w:rPr>
        <w:t>of the</w:t>
      </w:r>
      <w:r w:rsidR="00614A79">
        <w:rPr>
          <w:sz w:val="20"/>
          <w:szCs w:val="20"/>
        </w:rPr>
        <w:t xml:space="preserve"> Company’s </w:t>
      </w:r>
      <w:r w:rsidR="00BB1B72">
        <w:rPr>
          <w:sz w:val="20"/>
          <w:szCs w:val="20"/>
        </w:rPr>
        <w:t xml:space="preserve">equity </w:t>
      </w:r>
      <w:r w:rsidR="006C53B5">
        <w:rPr>
          <w:sz w:val="20"/>
          <w:szCs w:val="20"/>
        </w:rPr>
        <w:t>interest and</w:t>
      </w:r>
      <w:r w:rsidR="00614A79">
        <w:rPr>
          <w:sz w:val="20"/>
          <w:szCs w:val="20"/>
        </w:rPr>
        <w:t xml:space="preserve"> </w:t>
      </w:r>
      <w:r w:rsidR="00BB1B72">
        <w:rPr>
          <w:sz w:val="20"/>
          <w:szCs w:val="20"/>
        </w:rPr>
        <w:t xml:space="preserve">adjusted for </w:t>
      </w:r>
      <w:r w:rsidR="005F7A36" w:rsidRPr="00C53D85">
        <w:rPr>
          <w:sz w:val="20"/>
          <w:szCs w:val="20"/>
        </w:rPr>
        <w:t xml:space="preserve">any dividends or distributions received by the Company. The </w:t>
      </w:r>
      <w:r w:rsidR="005F7A36" w:rsidRPr="00A51742">
        <w:rPr>
          <w:sz w:val="20"/>
          <w:szCs w:val="20"/>
        </w:rPr>
        <w:t xml:space="preserve">investment </w:t>
      </w:r>
      <w:r w:rsidR="00A51742">
        <w:rPr>
          <w:sz w:val="20"/>
          <w:szCs w:val="20"/>
        </w:rPr>
        <w:t xml:space="preserve">is </w:t>
      </w:r>
      <w:r w:rsidR="0093103F" w:rsidRPr="00A51742">
        <w:rPr>
          <w:sz w:val="20"/>
          <w:szCs w:val="20"/>
        </w:rPr>
        <w:t xml:space="preserve">included within </w:t>
      </w:r>
      <w:r w:rsidR="00F03CD1">
        <w:rPr>
          <w:sz w:val="20"/>
          <w:szCs w:val="20"/>
        </w:rPr>
        <w:t>i</w:t>
      </w:r>
      <w:r w:rsidR="0093103F" w:rsidRPr="00A51742">
        <w:rPr>
          <w:sz w:val="20"/>
          <w:szCs w:val="20"/>
        </w:rPr>
        <w:t>nvestment</w:t>
      </w:r>
      <w:r w:rsidR="00DC287C" w:rsidRPr="00A51742">
        <w:rPr>
          <w:sz w:val="20"/>
          <w:szCs w:val="20"/>
        </w:rPr>
        <w:t xml:space="preserve"> held </w:t>
      </w:r>
      <w:r w:rsidR="00DC287C">
        <w:rPr>
          <w:sz w:val="20"/>
          <w:szCs w:val="20"/>
        </w:rPr>
        <w:t xml:space="preserve">at fair value </w:t>
      </w:r>
      <w:r w:rsidR="005F7A36" w:rsidRPr="003D5ACD">
        <w:rPr>
          <w:sz w:val="20"/>
          <w:szCs w:val="20"/>
        </w:rPr>
        <w:t xml:space="preserve">in the </w:t>
      </w:r>
      <w:r w:rsidR="001A596E" w:rsidRPr="003D5ACD">
        <w:rPr>
          <w:sz w:val="20"/>
          <w:szCs w:val="20"/>
        </w:rPr>
        <w:t>C</w:t>
      </w:r>
      <w:r w:rsidR="005F7A36" w:rsidRPr="003D5ACD">
        <w:rPr>
          <w:sz w:val="20"/>
          <w:szCs w:val="20"/>
        </w:rPr>
        <w:t xml:space="preserve">onsolidated </w:t>
      </w:r>
      <w:r w:rsidR="001A596E" w:rsidRPr="003D5ACD">
        <w:rPr>
          <w:sz w:val="20"/>
          <w:szCs w:val="20"/>
        </w:rPr>
        <w:t>B</w:t>
      </w:r>
      <w:r w:rsidR="005F7A36" w:rsidRPr="003D5ACD">
        <w:rPr>
          <w:sz w:val="20"/>
          <w:szCs w:val="20"/>
        </w:rPr>
        <w:t xml:space="preserve">alance </w:t>
      </w:r>
      <w:r w:rsidR="001A596E" w:rsidRPr="003D5ACD">
        <w:rPr>
          <w:sz w:val="20"/>
          <w:szCs w:val="20"/>
        </w:rPr>
        <w:t>Sheet</w:t>
      </w:r>
      <w:r w:rsidR="005F7A36" w:rsidRPr="003D5ACD">
        <w:rPr>
          <w:sz w:val="20"/>
          <w:szCs w:val="20"/>
        </w:rPr>
        <w:t xml:space="preserve">. Income or </w:t>
      </w:r>
      <w:r w:rsidR="006C53B5" w:rsidRPr="003D5ACD">
        <w:rPr>
          <w:sz w:val="20"/>
          <w:szCs w:val="20"/>
        </w:rPr>
        <w:t>loss is</w:t>
      </w:r>
      <w:r w:rsidR="005F7A36" w:rsidRPr="003D5ACD">
        <w:rPr>
          <w:sz w:val="20"/>
          <w:szCs w:val="20"/>
        </w:rPr>
        <w:t xml:space="preserve"> recorded </w:t>
      </w:r>
      <w:r w:rsidR="001D380C">
        <w:rPr>
          <w:sz w:val="20"/>
          <w:szCs w:val="20"/>
        </w:rPr>
        <w:t xml:space="preserve">within </w:t>
      </w:r>
      <w:r w:rsidR="008A7260">
        <w:rPr>
          <w:sz w:val="20"/>
          <w:szCs w:val="20"/>
        </w:rPr>
        <w:t xml:space="preserve">unrealized </w:t>
      </w:r>
      <w:r w:rsidR="00D1097B">
        <w:rPr>
          <w:sz w:val="20"/>
          <w:szCs w:val="20"/>
        </w:rPr>
        <w:t>g</w:t>
      </w:r>
      <w:r w:rsidR="00526A53">
        <w:rPr>
          <w:sz w:val="20"/>
          <w:szCs w:val="20"/>
        </w:rPr>
        <w:t xml:space="preserve">ain </w:t>
      </w:r>
      <w:r w:rsidR="007E3900">
        <w:rPr>
          <w:sz w:val="20"/>
          <w:szCs w:val="20"/>
        </w:rPr>
        <w:t xml:space="preserve">on investment held at fair value </w:t>
      </w:r>
      <w:r w:rsidR="00526A53">
        <w:rPr>
          <w:sz w:val="20"/>
          <w:szCs w:val="20"/>
        </w:rPr>
        <w:t xml:space="preserve">within </w:t>
      </w:r>
      <w:r w:rsidR="005F7A36" w:rsidRPr="00C53D85">
        <w:rPr>
          <w:sz w:val="20"/>
          <w:szCs w:val="20"/>
        </w:rPr>
        <w:t xml:space="preserve">the </w:t>
      </w:r>
      <w:r w:rsidR="001A596E" w:rsidRPr="00C53D85">
        <w:rPr>
          <w:sz w:val="20"/>
          <w:szCs w:val="20"/>
        </w:rPr>
        <w:t>C</w:t>
      </w:r>
      <w:r w:rsidR="005F7A36" w:rsidRPr="00C53D85">
        <w:rPr>
          <w:sz w:val="20"/>
          <w:szCs w:val="20"/>
        </w:rPr>
        <w:t xml:space="preserve">onsolidated </w:t>
      </w:r>
      <w:r w:rsidR="009043C2">
        <w:rPr>
          <w:sz w:val="20"/>
          <w:szCs w:val="20"/>
        </w:rPr>
        <w:t>Statement of Operations</w:t>
      </w:r>
      <w:r w:rsidR="00526A53">
        <w:rPr>
          <w:sz w:val="20"/>
          <w:szCs w:val="20"/>
        </w:rPr>
        <w:t xml:space="preserve">, see Note 5 </w:t>
      </w:r>
      <w:r w:rsidR="00526A53" w:rsidRPr="00526A53">
        <w:rPr>
          <w:i/>
          <w:iCs/>
          <w:sz w:val="20"/>
          <w:szCs w:val="20"/>
        </w:rPr>
        <w:t>– Investments in Unconsolidated Entities</w:t>
      </w:r>
      <w:r w:rsidR="00526A53">
        <w:rPr>
          <w:sz w:val="20"/>
          <w:szCs w:val="20"/>
        </w:rPr>
        <w:t xml:space="preserve"> for further details</w:t>
      </w:r>
      <w:r w:rsidR="005F7A36" w:rsidRPr="00C53D85">
        <w:rPr>
          <w:sz w:val="20"/>
          <w:szCs w:val="20"/>
        </w:rPr>
        <w:t xml:space="preserve">. </w:t>
      </w:r>
    </w:p>
    <w:p w14:paraId="3BF5E928" w14:textId="77777777" w:rsidR="004400C0" w:rsidRDefault="004400C0" w:rsidP="005F7A36">
      <w:pPr>
        <w:jc w:val="both"/>
        <w:rPr>
          <w:sz w:val="20"/>
          <w:szCs w:val="20"/>
        </w:rPr>
      </w:pPr>
    </w:p>
    <w:p w14:paraId="71BAC006" w14:textId="6A66F225" w:rsidR="004400C0" w:rsidRPr="00C53D85" w:rsidRDefault="004400C0" w:rsidP="004400C0">
      <w:pPr>
        <w:keepNext/>
        <w:jc w:val="both"/>
        <w:outlineLvl w:val="2"/>
        <w:rPr>
          <w:b/>
          <w:i/>
          <w:sz w:val="20"/>
          <w:szCs w:val="20"/>
        </w:rPr>
      </w:pPr>
      <w:r w:rsidRPr="00C53D85">
        <w:rPr>
          <w:b/>
          <w:i/>
          <w:sz w:val="20"/>
          <w:szCs w:val="20"/>
        </w:rPr>
        <w:lastRenderedPageBreak/>
        <w:t xml:space="preserve">Real Estate </w:t>
      </w:r>
      <w:r w:rsidR="000F5C75">
        <w:rPr>
          <w:b/>
          <w:i/>
          <w:sz w:val="20"/>
          <w:szCs w:val="20"/>
        </w:rPr>
        <w:t>Properties</w:t>
      </w:r>
    </w:p>
    <w:p w14:paraId="24658A5C" w14:textId="77777777" w:rsidR="004400C0" w:rsidRPr="00C53D85" w:rsidRDefault="004400C0" w:rsidP="004400C0">
      <w:pPr>
        <w:keepNext/>
        <w:jc w:val="both"/>
        <w:rPr>
          <w:b/>
          <w:i/>
          <w:sz w:val="20"/>
          <w:szCs w:val="20"/>
        </w:rPr>
      </w:pPr>
    </w:p>
    <w:p w14:paraId="6679BFB7" w14:textId="77777777" w:rsidR="004400C0" w:rsidRPr="00C53D85" w:rsidRDefault="004400C0" w:rsidP="004400C0">
      <w:pPr>
        <w:keepNext/>
        <w:jc w:val="both"/>
        <w:outlineLvl w:val="3"/>
        <w:rPr>
          <w:bCs/>
          <w:i/>
          <w:sz w:val="20"/>
          <w:szCs w:val="20"/>
          <w:u w:val="single"/>
        </w:rPr>
      </w:pPr>
      <w:r w:rsidRPr="00C53D85">
        <w:rPr>
          <w:bCs/>
          <w:i/>
          <w:sz w:val="20"/>
          <w:szCs w:val="20"/>
          <w:u w:val="single"/>
        </w:rPr>
        <w:t>Property Acquisitions</w:t>
      </w:r>
    </w:p>
    <w:p w14:paraId="67BCB694" w14:textId="77777777" w:rsidR="004400C0" w:rsidRPr="00C53D85" w:rsidRDefault="004400C0" w:rsidP="004400C0">
      <w:pPr>
        <w:keepNext/>
        <w:jc w:val="both"/>
        <w:rPr>
          <w:b/>
          <w:i/>
          <w:sz w:val="20"/>
          <w:szCs w:val="20"/>
        </w:rPr>
      </w:pPr>
    </w:p>
    <w:p w14:paraId="4DB54992" w14:textId="23CEA921" w:rsidR="004400C0" w:rsidRDefault="004400C0" w:rsidP="004400C0">
      <w:pPr>
        <w:keepNext/>
        <w:jc w:val="both"/>
        <w:rPr>
          <w:sz w:val="20"/>
          <w:szCs w:val="20"/>
        </w:rPr>
      </w:pPr>
      <w:r w:rsidRPr="00C53D85">
        <w:rPr>
          <w:bCs/>
          <w:iCs/>
          <w:sz w:val="20"/>
          <w:szCs w:val="20"/>
        </w:rPr>
        <w:t xml:space="preserve">The Company accounts for real estate acquisitions as either an asset acquisition or a business combination. </w:t>
      </w:r>
      <w:r w:rsidR="00D91595">
        <w:rPr>
          <w:sz w:val="20"/>
          <w:szCs w:val="20"/>
        </w:rPr>
        <w:t>W</w:t>
      </w:r>
      <w:r w:rsidR="00D91595" w:rsidRPr="00C53D85">
        <w:rPr>
          <w:sz w:val="20"/>
          <w:szCs w:val="20"/>
        </w:rPr>
        <w:t>hen substantially all of the fair value of the gross assets to be acquired is concentrated in a single identifiable asset or group of similar identifiable assets, the asset or set of assets is not a business.</w:t>
      </w:r>
      <w:r w:rsidR="00D91595">
        <w:rPr>
          <w:rStyle w:val="CommentReference"/>
        </w:rPr>
        <w:t xml:space="preserve"> If</w:t>
      </w:r>
      <w:r w:rsidRPr="00C53D85">
        <w:rPr>
          <w:sz w:val="20"/>
          <w:szCs w:val="20"/>
        </w:rPr>
        <w:t xml:space="preserve"> the property acquired does not constitute a business, the Company accounts for the transaction as an asset acquisition. </w:t>
      </w:r>
    </w:p>
    <w:p w14:paraId="55D76147" w14:textId="77777777" w:rsidR="004400C0" w:rsidRPr="00C53D85" w:rsidRDefault="004400C0" w:rsidP="004400C0">
      <w:pPr>
        <w:keepNext/>
        <w:jc w:val="both"/>
        <w:rPr>
          <w:sz w:val="20"/>
          <w:szCs w:val="20"/>
        </w:rPr>
      </w:pPr>
    </w:p>
    <w:p w14:paraId="57AE0A49" w14:textId="0B24B2FF" w:rsidR="004400C0" w:rsidRDefault="004400C0" w:rsidP="004400C0">
      <w:pPr>
        <w:keepNext/>
        <w:jc w:val="both"/>
        <w:rPr>
          <w:sz w:val="20"/>
          <w:szCs w:val="20"/>
        </w:rPr>
      </w:pPr>
      <w:r w:rsidRPr="00C53D85">
        <w:rPr>
          <w:sz w:val="20"/>
          <w:szCs w:val="20"/>
        </w:rPr>
        <w:t>Generally, acquisitions of real estate</w:t>
      </w:r>
      <w:r>
        <w:rPr>
          <w:sz w:val="20"/>
          <w:szCs w:val="20"/>
        </w:rPr>
        <w:t xml:space="preserve"> </w:t>
      </w:r>
      <w:r w:rsidRPr="00C53D85">
        <w:rPr>
          <w:sz w:val="20"/>
          <w:szCs w:val="20"/>
        </w:rPr>
        <w:t>are not expected to meet the definition of a business because substantially all of the fair value is concentrated in a single identifiable asset or group of similar identifiable assets (i.e. land, buildings</w:t>
      </w:r>
      <w:r>
        <w:rPr>
          <w:sz w:val="20"/>
          <w:szCs w:val="20"/>
        </w:rPr>
        <w:t>, other fixed assets,</w:t>
      </w:r>
      <w:r w:rsidRPr="00C53D85">
        <w:rPr>
          <w:sz w:val="20"/>
          <w:szCs w:val="20"/>
        </w:rPr>
        <w:t xml:space="preserve"> and related intangible assets). All property acquisitions to date have been accounted for asset acquisitions </w:t>
      </w:r>
      <w:r>
        <w:rPr>
          <w:sz w:val="20"/>
          <w:szCs w:val="20"/>
        </w:rPr>
        <w:t>as</w:t>
      </w:r>
      <w:r w:rsidRPr="00C53D85">
        <w:rPr>
          <w:sz w:val="20"/>
          <w:szCs w:val="20"/>
        </w:rPr>
        <w:t xml:space="preserve"> substantially all of the fair value was concentrated in the land, buildings</w:t>
      </w:r>
      <w:r>
        <w:rPr>
          <w:sz w:val="20"/>
          <w:szCs w:val="20"/>
        </w:rPr>
        <w:t>, other fixed assets,</w:t>
      </w:r>
      <w:r w:rsidRPr="00C53D85">
        <w:rPr>
          <w:sz w:val="20"/>
          <w:szCs w:val="20"/>
        </w:rPr>
        <w:t xml:space="preserve"> and related intangible assets.</w:t>
      </w:r>
      <w:r>
        <w:rPr>
          <w:sz w:val="20"/>
          <w:szCs w:val="20"/>
        </w:rPr>
        <w:t xml:space="preserve"> However, as a result of the Company’s adoption of ASU 2023-05, the Company’s legacy property acquisitions were accounted for at fair value as of August 8, 2022.</w:t>
      </w:r>
    </w:p>
    <w:p w14:paraId="3BBC01CE" w14:textId="77777777" w:rsidR="004400C0" w:rsidRPr="00C53D85" w:rsidRDefault="004400C0" w:rsidP="004400C0">
      <w:pPr>
        <w:keepNext/>
        <w:jc w:val="both"/>
        <w:rPr>
          <w:sz w:val="20"/>
          <w:szCs w:val="20"/>
        </w:rPr>
      </w:pPr>
    </w:p>
    <w:p w14:paraId="258787A8" w14:textId="1E8B7C07" w:rsidR="004400C0" w:rsidRPr="00C53D85" w:rsidRDefault="004400C0" w:rsidP="004400C0">
      <w:pPr>
        <w:keepNext/>
        <w:jc w:val="both"/>
        <w:rPr>
          <w:bCs/>
          <w:iCs/>
          <w:sz w:val="20"/>
          <w:szCs w:val="20"/>
        </w:rPr>
      </w:pPr>
      <w:r w:rsidRPr="00C53D85">
        <w:rPr>
          <w:bCs/>
          <w:iCs/>
          <w:sz w:val="20"/>
          <w:szCs w:val="20"/>
        </w:rPr>
        <w:t>Typical assets acquired and liabilities assumed include land, building, furniture, fixtures and equipment, debt and identified intangible assets and liabilities, consisting of the value of above or below market leases and in-place leases</w:t>
      </w:r>
      <w:r w:rsidR="0030144C">
        <w:rPr>
          <w:bCs/>
          <w:iCs/>
          <w:sz w:val="20"/>
          <w:szCs w:val="20"/>
        </w:rPr>
        <w:t>, among other net working capital items</w:t>
      </w:r>
      <w:r w:rsidRPr="00C53D85">
        <w:rPr>
          <w:bCs/>
          <w:iCs/>
          <w:sz w:val="20"/>
          <w:szCs w:val="20"/>
        </w:rPr>
        <w:t xml:space="preserve">. </w:t>
      </w:r>
    </w:p>
    <w:p w14:paraId="5B6BEC54" w14:textId="77777777" w:rsidR="004400C0" w:rsidRPr="00C53D85" w:rsidRDefault="004400C0" w:rsidP="004400C0">
      <w:pPr>
        <w:keepNext/>
        <w:jc w:val="both"/>
        <w:rPr>
          <w:bCs/>
          <w:iCs/>
          <w:sz w:val="20"/>
          <w:szCs w:val="20"/>
        </w:rPr>
      </w:pPr>
    </w:p>
    <w:p w14:paraId="56564A7A" w14:textId="77777777" w:rsidR="004400C0" w:rsidRPr="00C53D85" w:rsidRDefault="004400C0" w:rsidP="004400C0">
      <w:pPr>
        <w:keepNext/>
        <w:jc w:val="both"/>
        <w:rPr>
          <w:sz w:val="20"/>
          <w:szCs w:val="20"/>
        </w:rPr>
      </w:pPr>
      <w:r w:rsidRPr="00C53D85">
        <w:rPr>
          <w:sz w:val="20"/>
          <w:szCs w:val="20"/>
        </w:rPr>
        <w:t>The Company capitalizes acquisition-related costs associated with asset acquisitions. Upon acquisition of a property, the Company assesses the fair value of the acquired tangible and intangible assets (including land, buildings, tenant improvements, above- or below-market leases, acquired in-place leases, and other intangible assets and assumed liabilities) and allocates the purchase price to the acquired assets and assumed liabilities. The Company assesses and considers fair value based on estimated cash flow projections that utilize discount and/or capitalization rates that it deems appropriate, as well as other available market information. Estimates of future cash flows are based on a number of factors including the historical operating results, known and anticipated trends, and market and economic conditions.</w:t>
      </w:r>
    </w:p>
    <w:p w14:paraId="0454EB86" w14:textId="77777777" w:rsidR="004400C0" w:rsidRPr="00C53D85" w:rsidRDefault="004400C0" w:rsidP="005F7A36">
      <w:pPr>
        <w:jc w:val="both"/>
        <w:rPr>
          <w:sz w:val="20"/>
          <w:szCs w:val="20"/>
        </w:rPr>
      </w:pPr>
    </w:p>
    <w:p w14:paraId="4B171B17" w14:textId="382D2DF7" w:rsidR="00A00925" w:rsidRPr="00C53D85" w:rsidRDefault="00A00925" w:rsidP="00A00925">
      <w:pPr>
        <w:keepNext/>
        <w:jc w:val="both"/>
        <w:rPr>
          <w:bCs/>
          <w:iCs/>
          <w:sz w:val="20"/>
          <w:szCs w:val="20"/>
        </w:rPr>
      </w:pPr>
      <w:r w:rsidRPr="00C53D85">
        <w:rPr>
          <w:bCs/>
          <w:iCs/>
          <w:sz w:val="20"/>
          <w:szCs w:val="20"/>
        </w:rPr>
        <w:t xml:space="preserve">The Company utilizes various sources to determine fair value, including its own analysis of recently acquired and existing comparable properties in its portfolio and other market data. The purchase price allocation to tangible assets is reflected in </w:t>
      </w:r>
      <w:r w:rsidR="00D1097B">
        <w:rPr>
          <w:bCs/>
          <w:iCs/>
          <w:sz w:val="20"/>
          <w:szCs w:val="20"/>
        </w:rPr>
        <w:t>p</w:t>
      </w:r>
      <w:r w:rsidR="00D91595">
        <w:rPr>
          <w:bCs/>
          <w:iCs/>
          <w:sz w:val="20"/>
          <w:szCs w:val="20"/>
        </w:rPr>
        <w:t xml:space="preserve">roperty and equipment, net within the Consolidated Balance Sheet </w:t>
      </w:r>
      <w:r w:rsidRPr="00C53D85">
        <w:rPr>
          <w:bCs/>
          <w:iCs/>
          <w:sz w:val="20"/>
          <w:szCs w:val="20"/>
        </w:rPr>
        <w:t xml:space="preserve">and depreciated over their estimated useful lives. Any purchase price allocation to intangible assets is included </w:t>
      </w:r>
      <w:r w:rsidR="007B71F3">
        <w:rPr>
          <w:bCs/>
          <w:iCs/>
          <w:sz w:val="20"/>
          <w:szCs w:val="20"/>
        </w:rPr>
        <w:t>with</w:t>
      </w:r>
      <w:r w:rsidRPr="00C53D85">
        <w:rPr>
          <w:bCs/>
          <w:iCs/>
          <w:sz w:val="20"/>
          <w:szCs w:val="20"/>
        </w:rPr>
        <w:t xml:space="preserve">in </w:t>
      </w:r>
      <w:r w:rsidR="00BC6FDE">
        <w:rPr>
          <w:bCs/>
          <w:iCs/>
          <w:sz w:val="20"/>
          <w:szCs w:val="20"/>
        </w:rPr>
        <w:t>i</w:t>
      </w:r>
      <w:r w:rsidR="0073564B">
        <w:rPr>
          <w:bCs/>
          <w:iCs/>
          <w:sz w:val="20"/>
          <w:szCs w:val="20"/>
        </w:rPr>
        <w:t xml:space="preserve">ntangibles assets, net </w:t>
      </w:r>
      <w:r w:rsidRPr="00C53D85">
        <w:rPr>
          <w:bCs/>
          <w:iCs/>
          <w:sz w:val="20"/>
          <w:szCs w:val="20"/>
        </w:rPr>
        <w:t xml:space="preserve">on the accompanying Consolidated Balance Sheet and amortized over the term of the acquired intangible asset. </w:t>
      </w:r>
    </w:p>
    <w:p w14:paraId="168C37B7" w14:textId="77777777" w:rsidR="00C16B87" w:rsidRPr="00C53D85" w:rsidRDefault="00C16B87" w:rsidP="0070691A">
      <w:pPr>
        <w:jc w:val="both"/>
        <w:rPr>
          <w:sz w:val="20"/>
          <w:szCs w:val="20"/>
        </w:rPr>
      </w:pPr>
    </w:p>
    <w:p w14:paraId="18504558" w14:textId="77777777" w:rsidR="00A00925" w:rsidRPr="00C53D85" w:rsidRDefault="00A00925" w:rsidP="00A00925">
      <w:pPr>
        <w:keepNext/>
        <w:jc w:val="both"/>
        <w:rPr>
          <w:bCs/>
          <w:iCs/>
          <w:sz w:val="20"/>
          <w:szCs w:val="20"/>
        </w:rPr>
      </w:pPr>
      <w:r w:rsidRPr="00C53D85">
        <w:rPr>
          <w:bCs/>
          <w:iCs/>
          <w:sz w:val="20"/>
          <w:szCs w:val="20"/>
        </w:rPr>
        <w:t xml:space="preserve">The Company values land based on a market approach, looking to recent sales of similar properties, adjusting for differences due to location, the state of entitlement as well as the shape and size of the parcel. Improvements to land are valued using a replacement cost approach and consider the structures and amenities included for the communities and is reduced by estimated depreciation. </w:t>
      </w:r>
    </w:p>
    <w:p w14:paraId="5A8104A1" w14:textId="77777777" w:rsidR="00A00925" w:rsidRPr="00C53D85" w:rsidRDefault="00A00925" w:rsidP="00A00925">
      <w:pPr>
        <w:keepNext/>
        <w:jc w:val="both"/>
        <w:rPr>
          <w:bCs/>
          <w:iCs/>
          <w:sz w:val="20"/>
          <w:szCs w:val="20"/>
        </w:rPr>
      </w:pPr>
    </w:p>
    <w:p w14:paraId="229B6F27" w14:textId="77777777" w:rsidR="00A00925" w:rsidRPr="00C53D85" w:rsidRDefault="00A00925" w:rsidP="00A00925">
      <w:pPr>
        <w:keepNext/>
        <w:jc w:val="both"/>
        <w:rPr>
          <w:bCs/>
          <w:iCs/>
          <w:sz w:val="20"/>
          <w:szCs w:val="20"/>
        </w:rPr>
      </w:pPr>
      <w:r w:rsidRPr="00C53D85">
        <w:rPr>
          <w:bCs/>
          <w:iCs/>
          <w:sz w:val="20"/>
          <w:szCs w:val="20"/>
        </w:rPr>
        <w:t xml:space="preserve">The value for furniture, fixtures and equipment is also determined based on a replacement cost approach, considering costs for both items in the apartment homes as well as common areas and is adjusted for estimated depreciation. </w:t>
      </w:r>
    </w:p>
    <w:p w14:paraId="4003FCC4" w14:textId="77777777" w:rsidR="00A00925" w:rsidRPr="00C53D85" w:rsidRDefault="00A00925" w:rsidP="00A00925">
      <w:pPr>
        <w:keepNext/>
        <w:jc w:val="both"/>
        <w:rPr>
          <w:bCs/>
          <w:iCs/>
          <w:sz w:val="20"/>
          <w:szCs w:val="20"/>
        </w:rPr>
      </w:pPr>
    </w:p>
    <w:p w14:paraId="7404BD9F" w14:textId="77777777" w:rsidR="00A00925" w:rsidRPr="00C53D85" w:rsidRDefault="00A00925" w:rsidP="00A00925">
      <w:pPr>
        <w:keepNext/>
        <w:jc w:val="both"/>
        <w:rPr>
          <w:bCs/>
          <w:iCs/>
          <w:sz w:val="20"/>
          <w:szCs w:val="20"/>
        </w:rPr>
      </w:pPr>
      <w:r w:rsidRPr="00C53D85">
        <w:rPr>
          <w:bCs/>
          <w:iCs/>
          <w:sz w:val="20"/>
          <w:szCs w:val="20"/>
        </w:rPr>
        <w:t xml:space="preserve">The fair value of buildings is estimated using the replacement cost approach, assuming the buildings were vacant at acquisition. The replacement cost approach considers the composition of structures acquired, adjusted for depreciation which considers industry standard information and estimated useful life of the acquired property. </w:t>
      </w:r>
    </w:p>
    <w:p w14:paraId="74EB7578" w14:textId="77777777" w:rsidR="00A00925" w:rsidRPr="00C53D85" w:rsidRDefault="00A00925" w:rsidP="00A00925">
      <w:pPr>
        <w:keepNext/>
        <w:jc w:val="both"/>
        <w:rPr>
          <w:sz w:val="20"/>
          <w:szCs w:val="20"/>
        </w:rPr>
      </w:pPr>
    </w:p>
    <w:p w14:paraId="08066E6A" w14:textId="384939A4" w:rsidR="00A00925" w:rsidRPr="00C53D85" w:rsidRDefault="00A00925" w:rsidP="00A00925">
      <w:pPr>
        <w:keepNext/>
        <w:jc w:val="both"/>
        <w:rPr>
          <w:sz w:val="20"/>
          <w:szCs w:val="20"/>
        </w:rPr>
      </w:pPr>
      <w:r w:rsidRPr="00C53D85">
        <w:rPr>
          <w:bCs/>
          <w:iCs/>
          <w:sz w:val="20"/>
          <w:szCs w:val="20"/>
        </w:rPr>
        <w:t xml:space="preserve">The value of the leasehold-related intangibles considers the estimated cost of leasing the apartment homes as if the acquired building(s) were vacant, as well as the value of the current leases relative to market-rate leases. </w:t>
      </w:r>
      <w:r w:rsidRPr="00C53D85">
        <w:rPr>
          <w:sz w:val="20"/>
          <w:szCs w:val="20"/>
        </w:rPr>
        <w:t>The estimated fair value of acquired in-place leases include</w:t>
      </w:r>
      <w:r w:rsidR="00C4494E">
        <w:rPr>
          <w:sz w:val="20"/>
          <w:szCs w:val="20"/>
        </w:rPr>
        <w:t>s</w:t>
      </w:r>
      <w:r w:rsidRPr="00C53D85">
        <w:rPr>
          <w:sz w:val="20"/>
          <w:szCs w:val="20"/>
        </w:rPr>
        <w:t xml:space="preserve"> the costs the Company would have incurred to lease the properties to their occupancy levels at the date of acquisition. Such estimates include the fair value of leasing commissions, legal costs and other direct costs that would be incurred to lease the properties to such occupancy levels. The Company evaluates avoided costs over the time period over which occupancy levels at the date of acquisition would be achieved had the property been acquired vacant. Such evaluation includes an estimate of the net market-based rental revenue</w:t>
      </w:r>
      <w:r w:rsidR="00A66881">
        <w:rPr>
          <w:sz w:val="20"/>
          <w:szCs w:val="20"/>
        </w:rPr>
        <w:t>s</w:t>
      </w:r>
      <w:r w:rsidRPr="00C53D85">
        <w:rPr>
          <w:sz w:val="20"/>
          <w:szCs w:val="20"/>
        </w:rPr>
        <w:t xml:space="preserve"> and net operating costs (primarily consisting of real estate taxes, insurance and utilities) that would be incurred during the lease-up period. Acquired in-place leases are amortized over the remaining lease terms as a component of </w:t>
      </w:r>
      <w:r w:rsidR="00F5241A">
        <w:rPr>
          <w:sz w:val="20"/>
          <w:szCs w:val="20"/>
        </w:rPr>
        <w:t>D</w:t>
      </w:r>
      <w:r w:rsidRPr="00C53D85">
        <w:rPr>
          <w:sz w:val="20"/>
          <w:szCs w:val="20"/>
        </w:rPr>
        <w:t>epreciation and amortization expense.</w:t>
      </w:r>
    </w:p>
    <w:p w14:paraId="79C688AF" w14:textId="77777777" w:rsidR="00A00925" w:rsidRPr="00C53D85" w:rsidRDefault="00A00925" w:rsidP="00A00925">
      <w:pPr>
        <w:keepNext/>
        <w:jc w:val="both"/>
        <w:rPr>
          <w:sz w:val="20"/>
          <w:szCs w:val="20"/>
        </w:rPr>
      </w:pPr>
    </w:p>
    <w:p w14:paraId="507699E9" w14:textId="00C41587" w:rsidR="00A00925" w:rsidRPr="00C53D85" w:rsidRDefault="00A00925" w:rsidP="00F20A19">
      <w:pPr>
        <w:keepNext/>
        <w:jc w:val="both"/>
        <w:rPr>
          <w:sz w:val="20"/>
          <w:szCs w:val="20"/>
        </w:rPr>
      </w:pPr>
      <w:r w:rsidRPr="00C53D85">
        <w:rPr>
          <w:sz w:val="20"/>
          <w:szCs w:val="20"/>
        </w:rPr>
        <w:t xml:space="preserve">For acquired in-place leases, above- and below-market lease values are recorded based on the present value (using an interest rate that reflects the risks associated with the lease acquired) of the difference between the contractual amounts to be paid pursuant to the in-place leases and </w:t>
      </w:r>
      <w:r w:rsidR="00160EE1" w:rsidRPr="00C53D85">
        <w:rPr>
          <w:sz w:val="20"/>
          <w:szCs w:val="20"/>
        </w:rPr>
        <w:t>the Company’s</w:t>
      </w:r>
      <w:r w:rsidRPr="00C53D85">
        <w:rPr>
          <w:sz w:val="20"/>
          <w:szCs w:val="20"/>
        </w:rPr>
        <w:t xml:space="preserve"> estimate of fair market value lease rates for the corresponding in-place leases. </w:t>
      </w:r>
      <w:r w:rsidR="00F20A19" w:rsidRPr="00F20A19">
        <w:rPr>
          <w:sz w:val="20"/>
          <w:szCs w:val="20"/>
        </w:rPr>
        <w:t xml:space="preserve">The values of acquired above- and below-market leases are amortized over the terms of the related leases and recognized as either increases (for below-market leases) or decreases (for above-market leases) to </w:t>
      </w:r>
      <w:r w:rsidR="00D1097B">
        <w:rPr>
          <w:sz w:val="20"/>
          <w:szCs w:val="20"/>
        </w:rPr>
        <w:t>r</w:t>
      </w:r>
      <w:r w:rsidR="004A78A0">
        <w:rPr>
          <w:sz w:val="20"/>
          <w:szCs w:val="20"/>
        </w:rPr>
        <w:t>e</w:t>
      </w:r>
      <w:r w:rsidR="00F20A19" w:rsidRPr="00F20A19">
        <w:rPr>
          <w:sz w:val="20"/>
          <w:szCs w:val="20"/>
        </w:rPr>
        <w:t>ntal revenue</w:t>
      </w:r>
      <w:r w:rsidR="00A66881">
        <w:rPr>
          <w:sz w:val="20"/>
          <w:szCs w:val="20"/>
        </w:rPr>
        <w:t xml:space="preserve"> within the Consolidated Statement of Operations</w:t>
      </w:r>
      <w:r w:rsidR="00F20A19" w:rsidRPr="00F20A19">
        <w:rPr>
          <w:sz w:val="20"/>
          <w:szCs w:val="20"/>
        </w:rPr>
        <w:t xml:space="preserve">. Should a tenant </w:t>
      </w:r>
      <w:r w:rsidR="00F20A19" w:rsidRPr="00F20A19">
        <w:rPr>
          <w:sz w:val="20"/>
          <w:szCs w:val="20"/>
        </w:rPr>
        <w:lastRenderedPageBreak/>
        <w:t xml:space="preserve">terminate its lease, the unamortized portion of the in-place lease value is charged to amortization expense and the unamortized portion of the above- or below-market lease value is charged to </w:t>
      </w:r>
      <w:r w:rsidR="00D1097B">
        <w:rPr>
          <w:sz w:val="20"/>
          <w:szCs w:val="20"/>
        </w:rPr>
        <w:t>r</w:t>
      </w:r>
      <w:r w:rsidR="00F20A19" w:rsidRPr="00F20A19">
        <w:rPr>
          <w:sz w:val="20"/>
          <w:szCs w:val="20"/>
        </w:rPr>
        <w:t>ental</w:t>
      </w:r>
      <w:r w:rsidR="004A78A0">
        <w:rPr>
          <w:sz w:val="20"/>
          <w:szCs w:val="20"/>
        </w:rPr>
        <w:t xml:space="preserve"> r</w:t>
      </w:r>
      <w:r w:rsidR="00F20A19" w:rsidRPr="00F20A19">
        <w:rPr>
          <w:sz w:val="20"/>
          <w:szCs w:val="20"/>
        </w:rPr>
        <w:t>evenue</w:t>
      </w:r>
      <w:r w:rsidR="00A66881">
        <w:rPr>
          <w:sz w:val="20"/>
          <w:szCs w:val="20"/>
        </w:rPr>
        <w:t xml:space="preserve"> within the Consolidated Statement of Operations</w:t>
      </w:r>
      <w:r w:rsidR="00F20A19" w:rsidRPr="00F20A19">
        <w:rPr>
          <w:sz w:val="20"/>
          <w:szCs w:val="20"/>
        </w:rPr>
        <w:t>.</w:t>
      </w:r>
    </w:p>
    <w:p w14:paraId="70FB4EB1" w14:textId="77777777" w:rsidR="00A00925" w:rsidRPr="00C53D85" w:rsidRDefault="00A00925" w:rsidP="00A00925">
      <w:pPr>
        <w:keepNext/>
        <w:jc w:val="both"/>
        <w:rPr>
          <w:sz w:val="20"/>
          <w:szCs w:val="20"/>
        </w:rPr>
      </w:pPr>
    </w:p>
    <w:p w14:paraId="7406CE57" w14:textId="4FD3B82B" w:rsidR="00A00925" w:rsidRPr="00C53D85" w:rsidRDefault="00A00925" w:rsidP="00A00925">
      <w:pPr>
        <w:keepNext/>
        <w:jc w:val="both"/>
        <w:rPr>
          <w:bCs/>
          <w:iCs/>
          <w:sz w:val="20"/>
          <w:szCs w:val="20"/>
        </w:rPr>
      </w:pPr>
      <w:r w:rsidRPr="00C53D85">
        <w:rPr>
          <w:bCs/>
          <w:iCs/>
          <w:sz w:val="20"/>
          <w:szCs w:val="20"/>
        </w:rPr>
        <w:t>Consideration for acquisitions is typically in the form of cash unless otherwise disclosed.</w:t>
      </w:r>
    </w:p>
    <w:p w14:paraId="1D3AF797" w14:textId="77777777" w:rsidR="00AA0EEF" w:rsidRPr="00C53D85" w:rsidRDefault="00AA0EEF" w:rsidP="00334520">
      <w:pPr>
        <w:keepNext/>
        <w:jc w:val="both"/>
        <w:rPr>
          <w:sz w:val="20"/>
          <w:szCs w:val="20"/>
        </w:rPr>
      </w:pPr>
    </w:p>
    <w:p w14:paraId="06C56A85" w14:textId="5EEAF39C" w:rsidR="008F714D" w:rsidRPr="00C53D85" w:rsidRDefault="00B16778" w:rsidP="00B16778">
      <w:pPr>
        <w:keepNext/>
        <w:jc w:val="both"/>
        <w:outlineLvl w:val="3"/>
        <w:rPr>
          <w:bCs/>
          <w:i/>
          <w:sz w:val="20"/>
          <w:szCs w:val="20"/>
          <w:u w:val="single"/>
        </w:rPr>
      </w:pPr>
      <w:r w:rsidRPr="00C53D85">
        <w:rPr>
          <w:bCs/>
          <w:i/>
          <w:sz w:val="20"/>
          <w:szCs w:val="20"/>
          <w:u w:val="single"/>
        </w:rPr>
        <w:t>Property Developments</w:t>
      </w:r>
    </w:p>
    <w:p w14:paraId="71E38ECC" w14:textId="77777777" w:rsidR="008F714D" w:rsidRPr="00C53D85" w:rsidRDefault="008F714D" w:rsidP="00334520">
      <w:pPr>
        <w:keepNext/>
        <w:jc w:val="both"/>
        <w:rPr>
          <w:bCs/>
          <w:iCs/>
          <w:sz w:val="20"/>
          <w:szCs w:val="20"/>
        </w:rPr>
      </w:pPr>
    </w:p>
    <w:p w14:paraId="3DF616DA" w14:textId="78527907" w:rsidR="009D6F71" w:rsidRPr="00C53D85" w:rsidRDefault="00334520" w:rsidP="00334520">
      <w:pPr>
        <w:keepNext/>
        <w:jc w:val="both"/>
        <w:rPr>
          <w:bCs/>
          <w:iCs/>
          <w:sz w:val="20"/>
          <w:szCs w:val="20"/>
        </w:rPr>
      </w:pPr>
      <w:r w:rsidRPr="00C53D85">
        <w:rPr>
          <w:bCs/>
          <w:iCs/>
          <w:sz w:val="20"/>
          <w:szCs w:val="20"/>
        </w:rPr>
        <w:t>Project costs related to the development, construction and re</w:t>
      </w:r>
      <w:ins w:id="53" w:author="Kyle Condon" w:date="2026-02-25T11:44:00Z" w16du:dateUtc="2026-02-25T18:44:00Z">
        <w:r w:rsidR="004E2B20">
          <w:rPr>
            <w:bCs/>
            <w:iCs/>
            <w:sz w:val="20"/>
            <w:szCs w:val="20"/>
          </w:rPr>
          <w:t>-</w:t>
        </w:r>
      </w:ins>
      <w:r w:rsidRPr="00C53D85">
        <w:rPr>
          <w:bCs/>
          <w:iCs/>
          <w:sz w:val="20"/>
          <w:szCs w:val="20"/>
        </w:rPr>
        <w:t>development of real estate projects (including interest and related loan fees, property taxes and other direct costs) are capitalized as a cost of the project. Indirect project costs that relate to several projects are capitalized and allocated to the projects to which they relate. Indirect costs not clearly related to development, construction and re</w:t>
      </w:r>
      <w:ins w:id="54" w:author="Kyle Condon" w:date="2026-02-25T11:44:00Z" w16du:dateUtc="2026-02-25T18:44:00Z">
        <w:r w:rsidR="004E2B20">
          <w:rPr>
            <w:bCs/>
            <w:iCs/>
            <w:sz w:val="20"/>
            <w:szCs w:val="20"/>
          </w:rPr>
          <w:t>-</w:t>
        </w:r>
      </w:ins>
      <w:r w:rsidRPr="00C53D85">
        <w:rPr>
          <w:bCs/>
          <w:iCs/>
          <w:sz w:val="20"/>
          <w:szCs w:val="20"/>
        </w:rPr>
        <w:t>development activity are expensed as incurred. For development, capitalization (i) begins when the Company has determined that development of the future asset is probable, (ii) can be suspended if there is no current development activity underway, but future development is still probable and (iii) ends when the asset, or a portion of an asset, is</w:t>
      </w:r>
      <w:r w:rsidR="000549C3">
        <w:rPr>
          <w:bCs/>
          <w:iCs/>
          <w:sz w:val="20"/>
          <w:szCs w:val="20"/>
        </w:rPr>
        <w:t xml:space="preserve"> substantially complete and</w:t>
      </w:r>
      <w:r w:rsidRPr="00C53D85">
        <w:rPr>
          <w:bCs/>
          <w:iCs/>
          <w:sz w:val="20"/>
          <w:szCs w:val="20"/>
        </w:rPr>
        <w:t xml:space="preserve"> ready for its intended use, or the Company's intended use changes such that capitalization is no longer appropriate.</w:t>
      </w:r>
      <w:r w:rsidR="009D6F71" w:rsidRPr="00C53D85">
        <w:rPr>
          <w:bCs/>
          <w:iCs/>
          <w:sz w:val="20"/>
          <w:szCs w:val="20"/>
        </w:rPr>
        <w:t xml:space="preserve"> </w:t>
      </w:r>
    </w:p>
    <w:p w14:paraId="7BB5076F" w14:textId="77777777" w:rsidR="009D6F71" w:rsidRPr="00C53D85" w:rsidRDefault="009D6F71" w:rsidP="00334520">
      <w:pPr>
        <w:keepNext/>
        <w:jc w:val="both"/>
        <w:rPr>
          <w:bCs/>
          <w:iCs/>
          <w:sz w:val="20"/>
          <w:szCs w:val="20"/>
        </w:rPr>
      </w:pPr>
    </w:p>
    <w:p w14:paraId="6029A2B3" w14:textId="6A5EF5A8" w:rsidR="00334520" w:rsidRPr="00C53D85" w:rsidRDefault="009D6F71" w:rsidP="00334520">
      <w:pPr>
        <w:keepNext/>
        <w:jc w:val="both"/>
        <w:rPr>
          <w:bCs/>
          <w:iCs/>
          <w:sz w:val="20"/>
          <w:szCs w:val="20"/>
        </w:rPr>
      </w:pPr>
      <w:r w:rsidRPr="00C53D85">
        <w:rPr>
          <w:bCs/>
          <w:iCs/>
          <w:sz w:val="20"/>
          <w:szCs w:val="20"/>
        </w:rPr>
        <w:t>All previously capitalized pre</w:t>
      </w:r>
      <w:ins w:id="55" w:author="Kyle Condon" w:date="2026-02-25T11:44:00Z" w16du:dateUtc="2026-02-25T18:44:00Z">
        <w:r w:rsidR="004E2B20">
          <w:rPr>
            <w:bCs/>
            <w:iCs/>
            <w:sz w:val="20"/>
            <w:szCs w:val="20"/>
          </w:rPr>
          <w:t>-</w:t>
        </w:r>
      </w:ins>
      <w:r w:rsidRPr="00C53D85">
        <w:rPr>
          <w:bCs/>
          <w:iCs/>
          <w:sz w:val="20"/>
          <w:szCs w:val="20"/>
        </w:rPr>
        <w:t>development costs are expensed when it is no longer probable that the project will be completed. Ordinary repairs and maintenance are expensed as incurred. Major replacements and improvements are capitalized and depreciated over their estimated useful lives</w:t>
      </w:r>
      <w:r w:rsidR="00806B35">
        <w:rPr>
          <w:bCs/>
          <w:iCs/>
          <w:sz w:val="20"/>
          <w:szCs w:val="20"/>
        </w:rPr>
        <w:t>.</w:t>
      </w:r>
    </w:p>
    <w:p w14:paraId="38539F98" w14:textId="77777777" w:rsidR="00334520" w:rsidRPr="00C53D85" w:rsidRDefault="00334520" w:rsidP="00334520">
      <w:pPr>
        <w:keepNext/>
        <w:jc w:val="both"/>
        <w:rPr>
          <w:bCs/>
          <w:iCs/>
          <w:sz w:val="20"/>
          <w:szCs w:val="20"/>
        </w:rPr>
      </w:pPr>
    </w:p>
    <w:p w14:paraId="7B1E59A4" w14:textId="732E4CFC" w:rsidR="00334520" w:rsidRPr="00C53D85" w:rsidRDefault="00334520" w:rsidP="00334520">
      <w:pPr>
        <w:keepNext/>
        <w:jc w:val="both"/>
        <w:rPr>
          <w:bCs/>
          <w:iCs/>
          <w:sz w:val="20"/>
          <w:szCs w:val="20"/>
        </w:rPr>
      </w:pPr>
      <w:r w:rsidRPr="00C53D85">
        <w:rPr>
          <w:bCs/>
          <w:iCs/>
          <w:sz w:val="20"/>
          <w:szCs w:val="20"/>
        </w:rPr>
        <w:t>For land parcels acquired for development improved with operating real estate, the Company generally manages the improvements until all tenant obligations have been satisfied or eliminated through negotiation, and construction of new apartment communities is ready to begin.</w:t>
      </w:r>
    </w:p>
    <w:p w14:paraId="0AA2B809" w14:textId="77777777" w:rsidR="004B6693" w:rsidRPr="00C53D85" w:rsidRDefault="004B6693" w:rsidP="005F7A36">
      <w:pPr>
        <w:jc w:val="both"/>
        <w:rPr>
          <w:sz w:val="20"/>
          <w:szCs w:val="20"/>
        </w:rPr>
      </w:pPr>
    </w:p>
    <w:p w14:paraId="56CA4786" w14:textId="77777777" w:rsidR="00DA7EC5" w:rsidRPr="00C53D85" w:rsidRDefault="00DA7EC5" w:rsidP="00DA7EC5">
      <w:pPr>
        <w:keepNext/>
        <w:jc w:val="both"/>
        <w:outlineLvl w:val="2"/>
        <w:rPr>
          <w:sz w:val="20"/>
          <w:szCs w:val="20"/>
        </w:rPr>
      </w:pPr>
      <w:r w:rsidRPr="00C53D85">
        <w:rPr>
          <w:b/>
          <w:i/>
          <w:sz w:val="20"/>
          <w:szCs w:val="20"/>
        </w:rPr>
        <w:t xml:space="preserve">Goodwill and Other Intangible Assets </w:t>
      </w:r>
    </w:p>
    <w:p w14:paraId="2926B207" w14:textId="77777777" w:rsidR="00DA7EC5" w:rsidRPr="00C53D85" w:rsidRDefault="00DA7EC5" w:rsidP="00DA7EC5">
      <w:pPr>
        <w:jc w:val="both"/>
        <w:rPr>
          <w:sz w:val="20"/>
          <w:szCs w:val="20"/>
        </w:rPr>
      </w:pPr>
    </w:p>
    <w:p w14:paraId="4C8881EC" w14:textId="7AFC27A4" w:rsidR="00DA7EC5" w:rsidRPr="00C53D85" w:rsidRDefault="00DA7EC5" w:rsidP="00DA7EC5">
      <w:pPr>
        <w:jc w:val="both"/>
        <w:rPr>
          <w:sz w:val="20"/>
          <w:szCs w:val="20"/>
        </w:rPr>
      </w:pPr>
      <w:r w:rsidRPr="00C53D85">
        <w:rPr>
          <w:sz w:val="20"/>
          <w:szCs w:val="20"/>
        </w:rPr>
        <w:t xml:space="preserve">Goodwill represents the excess of the purchase price over the estimated fair value of identifiable net assets acquired in business combinations. </w:t>
      </w:r>
      <w:r w:rsidR="00A31C4F">
        <w:rPr>
          <w:sz w:val="20"/>
          <w:szCs w:val="20"/>
        </w:rPr>
        <w:t xml:space="preserve">Under </w:t>
      </w:r>
      <w:r w:rsidRPr="00C53D85">
        <w:rPr>
          <w:sz w:val="20"/>
          <w:szCs w:val="20"/>
        </w:rPr>
        <w:t xml:space="preserve">ASC 350, </w:t>
      </w:r>
      <w:r w:rsidRPr="00C53D85">
        <w:rPr>
          <w:i/>
          <w:sz w:val="20"/>
          <w:szCs w:val="20"/>
        </w:rPr>
        <w:t>Intangibles — Goodwill and Other</w:t>
      </w:r>
      <w:r w:rsidRPr="00C53D85">
        <w:rPr>
          <w:sz w:val="20"/>
          <w:szCs w:val="20"/>
        </w:rPr>
        <w:t>, goodwill acquired in a business combination and determined to have an indefinite</w:t>
      </w:r>
      <w:ins w:id="56" w:author="Kyle Condon" w:date="2026-02-25T11:25:00Z" w16du:dateUtc="2026-02-25T18:25:00Z">
        <w:r w:rsidR="0073758D">
          <w:rPr>
            <w:sz w:val="20"/>
            <w:szCs w:val="20"/>
          </w:rPr>
          <w:t>-lived</w:t>
        </w:r>
      </w:ins>
      <w:r w:rsidRPr="00C53D85">
        <w:rPr>
          <w:sz w:val="20"/>
          <w:szCs w:val="20"/>
        </w:rPr>
        <w:t xml:space="preserve"> useful life </w:t>
      </w:r>
      <w:r w:rsidR="00CA352A">
        <w:rPr>
          <w:sz w:val="20"/>
          <w:szCs w:val="20"/>
        </w:rPr>
        <w:t xml:space="preserve">is </w:t>
      </w:r>
      <w:r w:rsidRPr="00C53D85">
        <w:rPr>
          <w:sz w:val="20"/>
          <w:szCs w:val="20"/>
        </w:rPr>
        <w:t xml:space="preserve">not amortized but </w:t>
      </w:r>
      <w:r w:rsidR="00CA352A">
        <w:rPr>
          <w:sz w:val="20"/>
          <w:szCs w:val="20"/>
        </w:rPr>
        <w:t xml:space="preserve">rather is </w:t>
      </w:r>
      <w:r w:rsidRPr="00C53D85">
        <w:rPr>
          <w:sz w:val="20"/>
          <w:szCs w:val="20"/>
        </w:rPr>
        <w:t xml:space="preserve">subject to annual impairment tests. The Company </w:t>
      </w:r>
      <w:r w:rsidR="00F753D0" w:rsidRPr="00C53D85">
        <w:rPr>
          <w:sz w:val="20"/>
          <w:szCs w:val="20"/>
        </w:rPr>
        <w:t>tests</w:t>
      </w:r>
      <w:r w:rsidRPr="00C53D85">
        <w:rPr>
          <w:sz w:val="20"/>
          <w:szCs w:val="20"/>
        </w:rPr>
        <w:t xml:space="preserve"> goodwill impairment at the reporting unit level and </w:t>
      </w:r>
      <w:commentRangeStart w:id="57"/>
      <w:commentRangeStart w:id="58"/>
      <w:commentRangeStart w:id="59"/>
      <w:commentRangeStart w:id="60"/>
      <w:commentRangeStart w:id="61"/>
      <w:r w:rsidRPr="00C53D85">
        <w:rPr>
          <w:sz w:val="20"/>
          <w:szCs w:val="20"/>
        </w:rPr>
        <w:t xml:space="preserve">has determined that it has one reporting unit for purposes of the assessment of goodwill impairment. </w:t>
      </w:r>
      <w:commentRangeEnd w:id="57"/>
      <w:r w:rsidR="002F2750" w:rsidRPr="00C53D85">
        <w:rPr>
          <w:rStyle w:val="CommentReference"/>
          <w:sz w:val="20"/>
          <w:szCs w:val="20"/>
        </w:rPr>
        <w:commentReference w:id="57"/>
      </w:r>
      <w:commentRangeEnd w:id="58"/>
      <w:r w:rsidRPr="00C53D85">
        <w:rPr>
          <w:rStyle w:val="CommentReference"/>
          <w:sz w:val="20"/>
          <w:szCs w:val="20"/>
        </w:rPr>
        <w:commentReference w:id="58"/>
      </w:r>
      <w:commentRangeEnd w:id="59"/>
      <w:r w:rsidRPr="00C53D85">
        <w:rPr>
          <w:rStyle w:val="CommentReference"/>
          <w:sz w:val="20"/>
          <w:szCs w:val="20"/>
        </w:rPr>
        <w:commentReference w:id="59"/>
      </w:r>
      <w:commentRangeEnd w:id="60"/>
      <w:r w:rsidRPr="00C53D85">
        <w:rPr>
          <w:rStyle w:val="CommentReference"/>
          <w:sz w:val="20"/>
          <w:szCs w:val="20"/>
        </w:rPr>
        <w:commentReference w:id="60"/>
      </w:r>
      <w:commentRangeEnd w:id="61"/>
      <w:r w:rsidRPr="00C53D85">
        <w:rPr>
          <w:rStyle w:val="CommentReference"/>
          <w:sz w:val="20"/>
          <w:szCs w:val="20"/>
        </w:rPr>
        <w:commentReference w:id="61"/>
      </w:r>
    </w:p>
    <w:p w14:paraId="2BED0A3C" w14:textId="77777777" w:rsidR="00DA7EC5" w:rsidRPr="00C53D85" w:rsidRDefault="00DA7EC5" w:rsidP="00DA7EC5">
      <w:pPr>
        <w:jc w:val="both"/>
        <w:rPr>
          <w:sz w:val="20"/>
          <w:szCs w:val="20"/>
        </w:rPr>
      </w:pPr>
    </w:p>
    <w:p w14:paraId="3FAE6EEC" w14:textId="6689624E" w:rsidR="00DA7EC5" w:rsidRPr="00C53D85" w:rsidRDefault="00DA7EC5" w:rsidP="00DA7EC5">
      <w:pPr>
        <w:jc w:val="both"/>
        <w:rPr>
          <w:sz w:val="20"/>
          <w:szCs w:val="20"/>
        </w:rPr>
      </w:pPr>
      <w:r w:rsidRPr="00C53D85">
        <w:rPr>
          <w:sz w:val="20"/>
          <w:szCs w:val="20"/>
        </w:rPr>
        <w:t xml:space="preserve">In addition to an annual impairment test, the Company evaluates goodwill for impairment whenever circumstances indicate a possible impairment may exist. </w:t>
      </w:r>
      <w:r w:rsidR="00A31C4F">
        <w:rPr>
          <w:sz w:val="20"/>
          <w:szCs w:val="20"/>
        </w:rPr>
        <w:t>T</w:t>
      </w:r>
      <w:r w:rsidRPr="00C53D85">
        <w:rPr>
          <w:sz w:val="20"/>
          <w:szCs w:val="20"/>
        </w:rPr>
        <w:t>he Company first assesses qualitative factors to determine whether it is more likely than not (that is, a likelihood of more than 50%) that the fair value of a reporting unit is less than its carrying amount, including goodwill. If, after assessing qualitative factors, the Company determines that it is more likely than not that the fair value of a reporting unit is less than its carrying amount, a quantitative impairment test is performed to identify potential goodwill impairment and measure the amount of goodwill impairment loss to be recognized, if any.</w:t>
      </w:r>
    </w:p>
    <w:p w14:paraId="21E22662" w14:textId="77777777" w:rsidR="00DA7EC5" w:rsidRPr="00C53D85" w:rsidRDefault="00DA7EC5" w:rsidP="00DA7EC5">
      <w:pPr>
        <w:jc w:val="both"/>
        <w:rPr>
          <w:sz w:val="20"/>
          <w:szCs w:val="20"/>
        </w:rPr>
      </w:pPr>
    </w:p>
    <w:p w14:paraId="1FD2740A" w14:textId="3964E87C" w:rsidR="00346474" w:rsidRPr="00C53D85" w:rsidRDefault="00DA7EC5" w:rsidP="00DA7EC5">
      <w:pPr>
        <w:jc w:val="both"/>
        <w:rPr>
          <w:sz w:val="20"/>
          <w:szCs w:val="20"/>
        </w:rPr>
      </w:pPr>
      <w:r w:rsidRPr="00C53D85">
        <w:rPr>
          <w:sz w:val="20"/>
          <w:szCs w:val="20"/>
        </w:rPr>
        <w:t xml:space="preserve">The Company completed its most recent qualitative goodwill impairment assessment as of </w:t>
      </w:r>
      <w:r w:rsidR="00346474" w:rsidRPr="00C53D85">
        <w:rPr>
          <w:sz w:val="20"/>
          <w:szCs w:val="20"/>
        </w:rPr>
        <w:t>December 31, 2024</w:t>
      </w:r>
      <w:r w:rsidRPr="00C53D85">
        <w:rPr>
          <w:sz w:val="20"/>
          <w:szCs w:val="20"/>
        </w:rPr>
        <w:t>. After evaluating the results, events and circumstances of the Company, the Company concluded that sufficient evidence existed to assert qualitatively that it was more likely than not that the estimated fair value of the reporting unit remained in excess of its carrying value. Therefore, a quantitative impairment assessment was not necessary. There w</w:t>
      </w:r>
      <w:r w:rsidR="007443C2">
        <w:rPr>
          <w:sz w:val="20"/>
          <w:szCs w:val="20"/>
        </w:rPr>
        <w:t>as</w:t>
      </w:r>
      <w:r w:rsidRPr="00C53D85">
        <w:rPr>
          <w:sz w:val="20"/>
          <w:szCs w:val="20"/>
        </w:rPr>
        <w:t xml:space="preserve"> no goodwill </w:t>
      </w:r>
      <w:r w:rsidR="000549C3">
        <w:rPr>
          <w:sz w:val="20"/>
          <w:szCs w:val="20"/>
        </w:rPr>
        <w:t xml:space="preserve">impairment recognized </w:t>
      </w:r>
      <w:r w:rsidR="00346474" w:rsidRPr="00C53D85">
        <w:rPr>
          <w:sz w:val="20"/>
          <w:szCs w:val="20"/>
        </w:rPr>
        <w:t xml:space="preserve">during the fiscal year ended December 31, </w:t>
      </w:r>
      <w:r w:rsidRPr="00C53D85">
        <w:rPr>
          <w:color w:val="000000"/>
          <w:sz w:val="20"/>
          <w:szCs w:val="20"/>
        </w:rPr>
        <w:t>202</w:t>
      </w:r>
      <w:r w:rsidR="00346474" w:rsidRPr="00C53D85">
        <w:rPr>
          <w:color w:val="000000"/>
          <w:sz w:val="20"/>
          <w:szCs w:val="20"/>
        </w:rPr>
        <w:t>4</w:t>
      </w:r>
      <w:r w:rsidR="00346474" w:rsidRPr="00C53D85">
        <w:rPr>
          <w:sz w:val="20"/>
          <w:szCs w:val="20"/>
        </w:rPr>
        <w:t>.</w:t>
      </w:r>
      <w:r w:rsidRPr="00C53D85">
        <w:rPr>
          <w:sz w:val="20"/>
          <w:szCs w:val="20"/>
        </w:rPr>
        <w:t xml:space="preserve"> </w:t>
      </w:r>
    </w:p>
    <w:p w14:paraId="74D765E2" w14:textId="77777777" w:rsidR="00346474" w:rsidRPr="00C53D85" w:rsidRDefault="00346474" w:rsidP="00DA7EC5">
      <w:pPr>
        <w:jc w:val="both"/>
        <w:rPr>
          <w:sz w:val="20"/>
          <w:szCs w:val="20"/>
        </w:rPr>
      </w:pPr>
    </w:p>
    <w:p w14:paraId="7BE73E7C" w14:textId="0FA4B54B" w:rsidR="00DA7EC5" w:rsidRDefault="00346474" w:rsidP="00DA7EC5">
      <w:pPr>
        <w:jc w:val="both"/>
        <w:rPr>
          <w:sz w:val="20"/>
          <w:szCs w:val="20"/>
        </w:rPr>
      </w:pPr>
      <w:r w:rsidRPr="00C53D85">
        <w:rPr>
          <w:sz w:val="20"/>
          <w:szCs w:val="20"/>
        </w:rPr>
        <w:t xml:space="preserve">The </w:t>
      </w:r>
      <w:r w:rsidR="00DA7EC5" w:rsidRPr="00C53D85">
        <w:rPr>
          <w:sz w:val="20"/>
          <w:szCs w:val="20"/>
        </w:rPr>
        <w:t>Company bases its estimates of fair value of a reporting unit on various assumptions on a qualitative and, when necessary, quantitative basis that are believed to be reasonable under the circumstances. Such assumptions include estimates using the income approach, which estimates fair value based on discounted cash flows</w:t>
      </w:r>
      <w:r w:rsidR="00FF0F36">
        <w:rPr>
          <w:sz w:val="20"/>
          <w:szCs w:val="20"/>
        </w:rPr>
        <w:t xml:space="preserve"> and </w:t>
      </w:r>
      <w:r w:rsidR="00DA7EC5" w:rsidRPr="00C53D85">
        <w:rPr>
          <w:sz w:val="20"/>
          <w:szCs w:val="20"/>
        </w:rPr>
        <w:t>the market approach, which estimates fair value based on comparable market prices</w:t>
      </w:r>
      <w:r w:rsidR="00FF0F36">
        <w:rPr>
          <w:sz w:val="20"/>
          <w:szCs w:val="20"/>
        </w:rPr>
        <w:t xml:space="preserve">. </w:t>
      </w:r>
      <w:r w:rsidR="00DA7EC5" w:rsidRPr="00C53D85">
        <w:rPr>
          <w:sz w:val="20"/>
          <w:szCs w:val="20"/>
        </w:rPr>
        <w:t xml:space="preserve">Actual results may differ from the estimates used in the Company’s assumptions, which may require a future impairment charge that could have a material adverse impact on the Company’s financial position and results of operations. </w:t>
      </w:r>
    </w:p>
    <w:p w14:paraId="125725FA" w14:textId="77777777" w:rsidR="00DD0554" w:rsidRPr="00C53D85" w:rsidRDefault="00DD0554" w:rsidP="00DA7EC5">
      <w:pPr>
        <w:jc w:val="both"/>
        <w:rPr>
          <w:sz w:val="20"/>
          <w:szCs w:val="20"/>
        </w:rPr>
      </w:pPr>
    </w:p>
    <w:p w14:paraId="59FE10AE" w14:textId="37CB3E5A" w:rsidR="00DD0554" w:rsidRDefault="00DD0554" w:rsidP="00DD0554">
      <w:pPr>
        <w:keepNext/>
        <w:jc w:val="both"/>
        <w:outlineLvl w:val="2"/>
        <w:rPr>
          <w:b/>
          <w:i/>
          <w:sz w:val="20"/>
          <w:szCs w:val="20"/>
        </w:rPr>
      </w:pPr>
      <w:r w:rsidRPr="00C53D85">
        <w:rPr>
          <w:b/>
          <w:i/>
          <w:sz w:val="20"/>
          <w:szCs w:val="20"/>
        </w:rPr>
        <w:t xml:space="preserve">Intangible Assets </w:t>
      </w:r>
    </w:p>
    <w:p w14:paraId="59620B84" w14:textId="77777777" w:rsidR="00007482" w:rsidRPr="00C53D85" w:rsidRDefault="00007482" w:rsidP="0005659C">
      <w:pPr>
        <w:keepNext/>
        <w:jc w:val="both"/>
        <w:rPr>
          <w:sz w:val="20"/>
          <w:szCs w:val="20"/>
        </w:rPr>
      </w:pPr>
    </w:p>
    <w:p w14:paraId="2490B34A" w14:textId="3CCBA609" w:rsidR="00007482" w:rsidRPr="0005659C" w:rsidRDefault="00007482" w:rsidP="00007482">
      <w:pPr>
        <w:jc w:val="both"/>
        <w:rPr>
          <w:sz w:val="20"/>
          <w:szCs w:val="20"/>
        </w:rPr>
      </w:pPr>
      <w:r w:rsidRPr="0005659C">
        <w:rPr>
          <w:sz w:val="20"/>
          <w:szCs w:val="20"/>
        </w:rPr>
        <w:t xml:space="preserve">Intangible assets acquired in a business combination are recognized separately from goodwill and are initially recognized at their fair value at the acquisition date. </w:t>
      </w:r>
      <w:r w:rsidR="00F53A05">
        <w:rPr>
          <w:sz w:val="20"/>
          <w:szCs w:val="20"/>
        </w:rPr>
        <w:t xml:space="preserve">Intangible assets acquired in an asset acquisition are separately recognized based on an allocation approach, whereby the Company allocates the total purchase price to the assets acquired and liabilities assumed, based on their relative fair values. </w:t>
      </w:r>
      <w:r w:rsidR="009C28C9">
        <w:rPr>
          <w:sz w:val="20"/>
          <w:szCs w:val="20"/>
        </w:rPr>
        <w:t xml:space="preserve">Intangible </w:t>
      </w:r>
      <w:r w:rsidRPr="0005659C">
        <w:rPr>
          <w:sz w:val="20"/>
          <w:szCs w:val="20"/>
        </w:rPr>
        <w:t xml:space="preserve">assets are amortized over the estimated useful life of the asset on a basis that approximates the pattern of economic benefit. </w:t>
      </w:r>
    </w:p>
    <w:p w14:paraId="715526C9" w14:textId="77777777" w:rsidR="00DA7EC5" w:rsidRPr="00C53D85" w:rsidRDefault="00DA7EC5" w:rsidP="00DA7EC5">
      <w:pPr>
        <w:jc w:val="both"/>
        <w:rPr>
          <w:sz w:val="20"/>
          <w:szCs w:val="20"/>
        </w:rPr>
      </w:pPr>
    </w:p>
    <w:p w14:paraId="711892F2" w14:textId="7717252E" w:rsidR="005B53FC" w:rsidRDefault="00DA7EC5" w:rsidP="00F71687">
      <w:pPr>
        <w:jc w:val="both"/>
        <w:rPr>
          <w:sz w:val="20"/>
          <w:szCs w:val="20"/>
        </w:rPr>
      </w:pPr>
      <w:r w:rsidRPr="00C53D85">
        <w:rPr>
          <w:sz w:val="20"/>
          <w:szCs w:val="20"/>
        </w:rPr>
        <w:t xml:space="preserve">Intangible assets consist primarily of trade names, </w:t>
      </w:r>
      <w:r w:rsidR="008F7151" w:rsidRPr="00C53D85">
        <w:rPr>
          <w:sz w:val="20"/>
          <w:szCs w:val="20"/>
        </w:rPr>
        <w:t>developed technology, customer relationships, and</w:t>
      </w:r>
      <w:r w:rsidR="00F814B0" w:rsidRPr="00C53D85">
        <w:rPr>
          <w:sz w:val="20"/>
          <w:szCs w:val="20"/>
        </w:rPr>
        <w:t xml:space="preserve"> in-place leased assets</w:t>
      </w:r>
      <w:r w:rsidR="008F7151" w:rsidRPr="00C53D85">
        <w:rPr>
          <w:sz w:val="20"/>
          <w:szCs w:val="20"/>
        </w:rPr>
        <w:t xml:space="preserve"> </w:t>
      </w:r>
      <w:r w:rsidRPr="00C53D85">
        <w:rPr>
          <w:sz w:val="20"/>
          <w:szCs w:val="20"/>
        </w:rPr>
        <w:t xml:space="preserve">all of </w:t>
      </w:r>
      <w:r w:rsidR="00FF0F36">
        <w:rPr>
          <w:sz w:val="20"/>
          <w:szCs w:val="20"/>
        </w:rPr>
        <w:t>which have finite useful lives</w:t>
      </w:r>
      <w:r w:rsidR="004F7012">
        <w:rPr>
          <w:sz w:val="20"/>
          <w:szCs w:val="20"/>
        </w:rPr>
        <w:t xml:space="preserve">, see Note 10 – </w:t>
      </w:r>
      <w:r w:rsidR="004F7012" w:rsidRPr="0005659C">
        <w:rPr>
          <w:i/>
          <w:sz w:val="20"/>
          <w:szCs w:val="20"/>
        </w:rPr>
        <w:t xml:space="preserve">Goodwill and </w:t>
      </w:r>
      <w:r w:rsidR="0029186B">
        <w:rPr>
          <w:i/>
          <w:iCs/>
          <w:sz w:val="20"/>
          <w:szCs w:val="20"/>
        </w:rPr>
        <w:t xml:space="preserve">Other </w:t>
      </w:r>
      <w:r w:rsidR="004F7012" w:rsidRPr="0005659C">
        <w:rPr>
          <w:i/>
          <w:sz w:val="20"/>
          <w:szCs w:val="20"/>
        </w:rPr>
        <w:t>Intangible Assets</w:t>
      </w:r>
      <w:r w:rsidR="004F7012">
        <w:rPr>
          <w:sz w:val="20"/>
          <w:szCs w:val="20"/>
        </w:rPr>
        <w:t xml:space="preserve"> for further information surrounding the useful lives of identified intangible assets.</w:t>
      </w:r>
    </w:p>
    <w:p w14:paraId="669320CA" w14:textId="77777777" w:rsidR="006A4CE4" w:rsidRPr="006A4CE4" w:rsidRDefault="006A4CE4" w:rsidP="00F71687">
      <w:pPr>
        <w:jc w:val="both"/>
        <w:rPr>
          <w:sz w:val="20"/>
          <w:szCs w:val="20"/>
        </w:rPr>
      </w:pPr>
    </w:p>
    <w:p w14:paraId="14E47512" w14:textId="5191C507" w:rsidR="006A4CE4" w:rsidRDefault="00A31C4F" w:rsidP="00F71687">
      <w:pPr>
        <w:jc w:val="both"/>
        <w:rPr>
          <w:kern w:val="0"/>
          <w:sz w:val="20"/>
          <w:szCs w:val="20"/>
        </w:rPr>
      </w:pPr>
      <w:r>
        <w:rPr>
          <w:kern w:val="0"/>
          <w:sz w:val="20"/>
          <w:szCs w:val="20"/>
        </w:rPr>
        <w:t>I</w:t>
      </w:r>
      <w:r w:rsidR="006A4CE4" w:rsidRPr="0005659C">
        <w:rPr>
          <w:kern w:val="0"/>
          <w:sz w:val="20"/>
          <w:szCs w:val="20"/>
        </w:rPr>
        <w:t xml:space="preserve">f the Company identifies a change in the circumstances related to its intangible assets (other than goodwill) that indicates the carrying value of any such asset may not be recoverable, the Company will perform an impairment analysis. Intangible assets (other than </w:t>
      </w:r>
      <w:r w:rsidR="006A4CE4" w:rsidRPr="0005659C">
        <w:rPr>
          <w:kern w:val="0"/>
          <w:sz w:val="20"/>
          <w:szCs w:val="20"/>
        </w:rPr>
        <w:lastRenderedPageBreak/>
        <w:t xml:space="preserve">goodwill) are not recoverable when the undiscounted cash flows expected to be generated by the asset (or asset group) are less than the asset’s carrying amount. Any required impairment loss would be measured as the amount by which the asset’s carrying value exceeds its fair value and would be recorded as a reduction in the carrying value of the related asset and a charge to operating expense. There was no indication of impairment of intangible assets </w:t>
      </w:r>
      <w:r w:rsidR="008651F0">
        <w:rPr>
          <w:kern w:val="0"/>
          <w:sz w:val="20"/>
          <w:szCs w:val="20"/>
        </w:rPr>
        <w:t>during the year ended December 31, 2024</w:t>
      </w:r>
      <w:r w:rsidR="006A4CE4" w:rsidRPr="0005659C">
        <w:rPr>
          <w:kern w:val="0"/>
          <w:sz w:val="20"/>
          <w:szCs w:val="20"/>
        </w:rPr>
        <w:t>.</w:t>
      </w:r>
    </w:p>
    <w:p w14:paraId="2D80557A" w14:textId="77777777" w:rsidR="00794815" w:rsidRDefault="00794815" w:rsidP="002F617C">
      <w:pPr>
        <w:keepNext/>
        <w:jc w:val="both"/>
        <w:rPr>
          <w:b/>
          <w:i/>
          <w:sz w:val="20"/>
          <w:szCs w:val="20"/>
        </w:rPr>
      </w:pPr>
    </w:p>
    <w:p w14:paraId="5201F421" w14:textId="18C1781E" w:rsidR="00794815" w:rsidRPr="00C53D85" w:rsidRDefault="00794815" w:rsidP="00794815">
      <w:pPr>
        <w:keepNext/>
        <w:jc w:val="both"/>
        <w:outlineLvl w:val="2"/>
        <w:rPr>
          <w:sz w:val="20"/>
          <w:szCs w:val="20"/>
        </w:rPr>
      </w:pPr>
      <w:r w:rsidRPr="00C53D85">
        <w:rPr>
          <w:b/>
          <w:i/>
          <w:sz w:val="20"/>
          <w:szCs w:val="20"/>
        </w:rPr>
        <w:t>Property and Equipment</w:t>
      </w:r>
    </w:p>
    <w:p w14:paraId="2FFF8003" w14:textId="77777777" w:rsidR="00794815" w:rsidRPr="00C53D85" w:rsidRDefault="00794815" w:rsidP="00794815">
      <w:pPr>
        <w:jc w:val="both"/>
        <w:rPr>
          <w:sz w:val="20"/>
          <w:szCs w:val="20"/>
        </w:rPr>
      </w:pPr>
    </w:p>
    <w:p w14:paraId="77DECDC0" w14:textId="7C5DA025" w:rsidR="00794815" w:rsidRDefault="00794815" w:rsidP="00794815">
      <w:pPr>
        <w:jc w:val="both"/>
        <w:rPr>
          <w:sz w:val="20"/>
          <w:szCs w:val="20"/>
        </w:rPr>
      </w:pPr>
      <w:r w:rsidRPr="00C53D85">
        <w:rPr>
          <w:sz w:val="20"/>
          <w:szCs w:val="20"/>
        </w:rPr>
        <w:t xml:space="preserve">Property and equipment are recorded at cost, net of accumulated depreciation. Costs include expenditures that are directly attributable to the acquisition of the asset and costs incurred to prepare the asset for its intended use. </w:t>
      </w:r>
      <w:r>
        <w:rPr>
          <w:sz w:val="20"/>
          <w:szCs w:val="20"/>
        </w:rPr>
        <w:t>Expenditures for r</w:t>
      </w:r>
      <w:r w:rsidRPr="00C53D85">
        <w:rPr>
          <w:sz w:val="20"/>
          <w:szCs w:val="20"/>
        </w:rPr>
        <w:t>epair and maintenance costs are expensed as incurred.</w:t>
      </w:r>
    </w:p>
    <w:p w14:paraId="398836B6" w14:textId="77777777" w:rsidR="00794815" w:rsidRDefault="00794815" w:rsidP="00794815">
      <w:pPr>
        <w:jc w:val="both"/>
        <w:rPr>
          <w:sz w:val="20"/>
          <w:szCs w:val="20"/>
        </w:rPr>
      </w:pPr>
    </w:p>
    <w:p w14:paraId="39A7B69D" w14:textId="77777777" w:rsidR="00794815" w:rsidRPr="00C53D85" w:rsidRDefault="00794815" w:rsidP="00794815">
      <w:pPr>
        <w:keepNext/>
        <w:jc w:val="both"/>
        <w:rPr>
          <w:bCs/>
          <w:iCs/>
          <w:sz w:val="20"/>
          <w:szCs w:val="20"/>
        </w:rPr>
      </w:pPr>
      <w:r w:rsidRPr="00C53D85">
        <w:rPr>
          <w:sz w:val="20"/>
          <w:szCs w:val="20"/>
        </w:rPr>
        <w:t xml:space="preserve">The cost of buildings and improvements includes the purchase price of the Company’s properties and any acquisition-related costs, along with any subsequent improvements to such properties. </w:t>
      </w:r>
      <w:r w:rsidRPr="00C53D85">
        <w:rPr>
          <w:bCs/>
          <w:iCs/>
          <w:sz w:val="20"/>
          <w:szCs w:val="20"/>
        </w:rPr>
        <w:t xml:space="preserve">Significant expenditures which improve or extend the life of an existing asset and that will benefit the Company for periods greater than a year, are capitalized. </w:t>
      </w:r>
    </w:p>
    <w:p w14:paraId="72157E59" w14:textId="77777777" w:rsidR="00794815" w:rsidRPr="00C53D85" w:rsidRDefault="00794815" w:rsidP="00794815">
      <w:pPr>
        <w:jc w:val="both"/>
        <w:rPr>
          <w:sz w:val="20"/>
          <w:szCs w:val="20"/>
        </w:rPr>
      </w:pPr>
    </w:p>
    <w:p w14:paraId="3D9D09F4" w14:textId="57575CFB" w:rsidR="00794815" w:rsidRDefault="00794815" w:rsidP="00794815">
      <w:pPr>
        <w:jc w:val="both"/>
        <w:rPr>
          <w:sz w:val="20"/>
          <w:szCs w:val="20"/>
        </w:rPr>
      </w:pPr>
      <w:r w:rsidRPr="00C53D85">
        <w:rPr>
          <w:sz w:val="20"/>
          <w:szCs w:val="20"/>
        </w:rPr>
        <w:t xml:space="preserve">Depreciation of property and equipment is computed on a straight-line basis over the asset’s estimated useful life. </w:t>
      </w:r>
      <w:r>
        <w:rPr>
          <w:sz w:val="20"/>
          <w:szCs w:val="20"/>
        </w:rPr>
        <w:t xml:space="preserve">See FN 9 </w:t>
      </w:r>
      <w:r w:rsidRPr="00CD0365">
        <w:rPr>
          <w:i/>
          <w:sz w:val="20"/>
          <w:szCs w:val="20"/>
        </w:rPr>
        <w:t xml:space="preserve">- Property and Equipment, net </w:t>
      </w:r>
      <w:r>
        <w:rPr>
          <w:sz w:val="20"/>
          <w:szCs w:val="20"/>
        </w:rPr>
        <w:t xml:space="preserve">for further information regarding the useful lives utilized for each asset type. </w:t>
      </w:r>
      <w:r w:rsidRPr="00C53D85">
        <w:rPr>
          <w:sz w:val="20"/>
          <w:szCs w:val="20"/>
        </w:rPr>
        <w:t>Assets held under finance leases are depreciated over the shorter of the lease term or their useful lives unless it is reasonably certain that the Company will obtain ownership by the end of the lease term. The Company evaluates the reasonableness of the useful lives of property and equipment at least annually.</w:t>
      </w:r>
    </w:p>
    <w:p w14:paraId="33C59856" w14:textId="77777777" w:rsidR="002113E4" w:rsidRDefault="002113E4" w:rsidP="00794815">
      <w:pPr>
        <w:jc w:val="both"/>
        <w:rPr>
          <w:sz w:val="20"/>
          <w:szCs w:val="20"/>
        </w:rPr>
      </w:pPr>
    </w:p>
    <w:p w14:paraId="7C15901B" w14:textId="77777777" w:rsidR="002113E4" w:rsidRDefault="002113E4" w:rsidP="002113E4">
      <w:pPr>
        <w:keepNext/>
        <w:jc w:val="both"/>
        <w:rPr>
          <w:sz w:val="20"/>
          <w:szCs w:val="20"/>
        </w:rPr>
      </w:pPr>
      <w:r w:rsidRPr="00C53D85">
        <w:rPr>
          <w:sz w:val="20"/>
          <w:szCs w:val="20"/>
        </w:rPr>
        <w:t>When assets are sold or retired, their costs and related accumulated depreciation are removed from the accounts with the resulting gains or losses reflected in net income or loss for the period.</w:t>
      </w:r>
    </w:p>
    <w:p w14:paraId="445F074E" w14:textId="77777777" w:rsidR="00497E4D" w:rsidRDefault="00497E4D" w:rsidP="002113E4">
      <w:pPr>
        <w:keepNext/>
        <w:jc w:val="both"/>
        <w:rPr>
          <w:sz w:val="20"/>
          <w:szCs w:val="20"/>
        </w:rPr>
      </w:pPr>
    </w:p>
    <w:p w14:paraId="2FCDCB9B" w14:textId="77777777" w:rsidR="00F53A05" w:rsidRDefault="00F53A05" w:rsidP="00F53A05">
      <w:pPr>
        <w:keepNext/>
        <w:jc w:val="both"/>
        <w:outlineLvl w:val="2"/>
        <w:rPr>
          <w:b/>
          <w:i/>
          <w:sz w:val="20"/>
          <w:szCs w:val="20"/>
        </w:rPr>
      </w:pPr>
      <w:r w:rsidRPr="00C53D85">
        <w:rPr>
          <w:b/>
          <w:i/>
          <w:sz w:val="20"/>
          <w:szCs w:val="20"/>
        </w:rPr>
        <w:t>Capitalized Software</w:t>
      </w:r>
    </w:p>
    <w:p w14:paraId="31CF3A68" w14:textId="77777777" w:rsidR="0063548C" w:rsidRPr="00C53D85" w:rsidRDefault="0063548C" w:rsidP="00D6074D">
      <w:pPr>
        <w:keepNext/>
        <w:jc w:val="both"/>
        <w:rPr>
          <w:sz w:val="20"/>
          <w:szCs w:val="20"/>
        </w:rPr>
      </w:pPr>
    </w:p>
    <w:p w14:paraId="313A8A1A" w14:textId="3C9BEC0E" w:rsidR="00F53A05" w:rsidRDefault="00F3682D" w:rsidP="00794815">
      <w:pPr>
        <w:jc w:val="both"/>
        <w:rPr>
          <w:sz w:val="20"/>
          <w:szCs w:val="20"/>
        </w:rPr>
      </w:pPr>
      <w:r>
        <w:rPr>
          <w:sz w:val="20"/>
          <w:szCs w:val="20"/>
        </w:rPr>
        <w:t>Capitalized software includes d</w:t>
      </w:r>
      <w:r w:rsidRPr="00C53D85">
        <w:rPr>
          <w:sz w:val="20"/>
          <w:szCs w:val="20"/>
        </w:rPr>
        <w:t>irect costs for internally developed software are capitalized during the application development stage. The costs capitalized include consulting, licensing and direct labor costs</w:t>
      </w:r>
      <w:r w:rsidR="00133FB4">
        <w:rPr>
          <w:sz w:val="20"/>
          <w:szCs w:val="20"/>
        </w:rPr>
        <w:t xml:space="preserve"> </w:t>
      </w:r>
      <w:r w:rsidRPr="00C53D85">
        <w:rPr>
          <w:sz w:val="20"/>
          <w:szCs w:val="20"/>
        </w:rPr>
        <w:t>are amortized upon implementation of the software in production over the useful life of the software.</w:t>
      </w:r>
    </w:p>
    <w:p w14:paraId="38C1DA2C" w14:textId="77777777" w:rsidR="006B5E78" w:rsidRDefault="006B5E78" w:rsidP="00794815">
      <w:pPr>
        <w:jc w:val="both"/>
        <w:rPr>
          <w:sz w:val="20"/>
          <w:szCs w:val="20"/>
        </w:rPr>
      </w:pPr>
    </w:p>
    <w:p w14:paraId="04ABB8BB" w14:textId="49EB044E" w:rsidR="006B5E78" w:rsidRDefault="006B5E78" w:rsidP="00794815">
      <w:pPr>
        <w:jc w:val="both"/>
        <w:rPr>
          <w:rFonts w:eastAsia="Arial"/>
          <w:color w:val="000000"/>
          <w:sz w:val="20"/>
          <w:szCs w:val="20"/>
        </w:rPr>
      </w:pPr>
      <w:r w:rsidRPr="00D6074D">
        <w:rPr>
          <w:rFonts w:eastAsia="Arial"/>
          <w:color w:val="000000"/>
          <w:sz w:val="20"/>
          <w:szCs w:val="20"/>
        </w:rPr>
        <w:t>Unamortized capitalized software costs in excess of estimated future net realizable values are written down to the respective estimated net realizable value. Software development costs incurred during the preliminary project and post-implementation stages are expensed as incurred. Software development costs incurred during the application development phase are capitalized and amortized over the software’s estimated useful life</w:t>
      </w:r>
      <w:r w:rsidR="0063548C">
        <w:rPr>
          <w:rFonts w:eastAsia="Arial"/>
          <w:color w:val="000000"/>
          <w:sz w:val="20"/>
          <w:szCs w:val="20"/>
        </w:rPr>
        <w:t>.</w:t>
      </w:r>
    </w:p>
    <w:p w14:paraId="34954F04" w14:textId="27990F3A" w:rsidR="0063548C" w:rsidRPr="00D6074D" w:rsidRDefault="00D97929" w:rsidP="0063548C">
      <w:pPr>
        <w:pBdr>
          <w:top w:val="nil"/>
          <w:left w:val="nil"/>
          <w:bottom w:val="nil"/>
          <w:right w:val="nil"/>
          <w:between w:val="nil"/>
        </w:pBdr>
        <w:jc w:val="both"/>
        <w:rPr>
          <w:rFonts w:eastAsia="Arial"/>
          <w:color w:val="000000"/>
          <w:sz w:val="20"/>
          <w:szCs w:val="20"/>
        </w:rPr>
      </w:pPr>
      <w:sdt>
        <w:sdtPr>
          <w:rPr>
            <w:sz w:val="20"/>
            <w:szCs w:val="20"/>
          </w:rPr>
          <w:tag w:val="goog_rdk_33"/>
          <w:id w:val="1497143137"/>
        </w:sdtPr>
        <w:sdtEndPr/>
        <w:sdtContent>
          <w:sdt>
            <w:sdtPr>
              <w:rPr>
                <w:sz w:val="20"/>
                <w:szCs w:val="20"/>
              </w:rPr>
              <w:tag w:val="goog_rdk_34"/>
              <w:id w:val="-727923569"/>
              <w:showingPlcHdr/>
            </w:sdtPr>
            <w:sdtEndPr/>
            <w:sdtContent>
              <w:r w:rsidR="0063548C" w:rsidRPr="00D6074D">
                <w:rPr>
                  <w:sz w:val="20"/>
                  <w:szCs w:val="20"/>
                </w:rPr>
                <w:t xml:space="preserve">     </w:t>
              </w:r>
            </w:sdtContent>
          </w:sdt>
        </w:sdtContent>
      </w:sdt>
    </w:p>
    <w:p w14:paraId="0329E333" w14:textId="77777777" w:rsidR="00192A69" w:rsidRDefault="00192A69" w:rsidP="00192A69">
      <w:pPr>
        <w:jc w:val="both"/>
        <w:rPr>
          <w:sz w:val="20"/>
          <w:szCs w:val="20"/>
        </w:rPr>
      </w:pPr>
      <w:r>
        <w:rPr>
          <w:sz w:val="20"/>
          <w:szCs w:val="20"/>
        </w:rPr>
        <w:t xml:space="preserve">The Company </w:t>
      </w:r>
      <w:r w:rsidRPr="008F3763">
        <w:rPr>
          <w:sz w:val="20"/>
          <w:szCs w:val="20"/>
        </w:rPr>
        <w:t>capitalizes certain expenditures for software </w:t>
      </w:r>
      <w:r>
        <w:rPr>
          <w:sz w:val="20"/>
          <w:szCs w:val="20"/>
        </w:rPr>
        <w:t xml:space="preserve">that is </w:t>
      </w:r>
      <w:r w:rsidRPr="008F3763">
        <w:rPr>
          <w:sz w:val="20"/>
          <w:szCs w:val="20"/>
        </w:rPr>
        <w:t xml:space="preserve">internally developed for use in business. </w:t>
      </w:r>
      <w:r>
        <w:rPr>
          <w:sz w:val="20"/>
          <w:szCs w:val="20"/>
        </w:rPr>
        <w:t xml:space="preserve">The Company notes that for the year ended December 31, 2024, the Company capitalized approximately $7.5 million of software-related costs, inclusive of both internally tracked payroll and other costs and vendor costs. </w:t>
      </w:r>
      <w:r w:rsidRPr="00037948">
        <w:rPr>
          <w:sz w:val="20"/>
          <w:szCs w:val="20"/>
        </w:rPr>
        <w:t>Amortization of internal use software begins when the software is ready for service and continues on the straight-line method over the estimated useful lif</w:t>
      </w:r>
      <w:r>
        <w:rPr>
          <w:sz w:val="20"/>
          <w:szCs w:val="20"/>
        </w:rPr>
        <w:t>e</w:t>
      </w:r>
      <w:r w:rsidRPr="00037948">
        <w:rPr>
          <w:sz w:val="20"/>
          <w:szCs w:val="20"/>
        </w:rPr>
        <w:t xml:space="preserve">. </w:t>
      </w:r>
      <w:r>
        <w:rPr>
          <w:sz w:val="20"/>
          <w:szCs w:val="20"/>
        </w:rPr>
        <w:t>As of December 31, 2024, all capitalized costs were related to an internally developed project that was not ready for its intended use, and thus, there was no</w:t>
      </w:r>
      <w:r w:rsidRPr="00037948">
        <w:rPr>
          <w:sz w:val="20"/>
          <w:szCs w:val="20"/>
        </w:rPr>
        <w:t xml:space="preserve"> amortization </w:t>
      </w:r>
      <w:r>
        <w:rPr>
          <w:sz w:val="20"/>
          <w:szCs w:val="20"/>
        </w:rPr>
        <w:t xml:space="preserve">expense recognized </w:t>
      </w:r>
      <w:r w:rsidRPr="00037948">
        <w:rPr>
          <w:sz w:val="20"/>
          <w:szCs w:val="20"/>
        </w:rPr>
        <w:t>related to internal use software</w:t>
      </w:r>
      <w:r>
        <w:rPr>
          <w:sz w:val="20"/>
          <w:szCs w:val="20"/>
        </w:rPr>
        <w:t xml:space="preserve"> during the period</w:t>
      </w:r>
      <w:r w:rsidRPr="00037948">
        <w:rPr>
          <w:sz w:val="20"/>
          <w:szCs w:val="20"/>
        </w:rPr>
        <w:t xml:space="preserve">. </w:t>
      </w:r>
    </w:p>
    <w:p w14:paraId="7F45F5AD" w14:textId="77777777" w:rsidR="00192A69" w:rsidRPr="00C53D85" w:rsidRDefault="00192A69" w:rsidP="00192A69">
      <w:pPr>
        <w:jc w:val="both"/>
        <w:rPr>
          <w:sz w:val="20"/>
          <w:szCs w:val="20"/>
        </w:rPr>
      </w:pPr>
    </w:p>
    <w:p w14:paraId="26699E2C" w14:textId="2C9EAD54" w:rsidR="00794815" w:rsidRPr="00C53D85" w:rsidRDefault="00794815" w:rsidP="00794815">
      <w:pPr>
        <w:jc w:val="both"/>
        <w:outlineLvl w:val="2"/>
        <w:rPr>
          <w:b/>
          <w:bCs/>
          <w:i/>
          <w:iCs/>
          <w:sz w:val="20"/>
          <w:szCs w:val="20"/>
        </w:rPr>
      </w:pPr>
      <w:r w:rsidRPr="00C53D85">
        <w:rPr>
          <w:b/>
          <w:bCs/>
          <w:i/>
          <w:iCs/>
          <w:sz w:val="20"/>
          <w:szCs w:val="20"/>
        </w:rPr>
        <w:t>Impairment of Long-Lived Assets</w:t>
      </w:r>
    </w:p>
    <w:p w14:paraId="3F2758DA" w14:textId="77777777" w:rsidR="00794815" w:rsidRPr="00C53D85" w:rsidRDefault="00794815" w:rsidP="00794815">
      <w:pPr>
        <w:keepNext/>
        <w:jc w:val="both"/>
        <w:rPr>
          <w:sz w:val="20"/>
          <w:szCs w:val="20"/>
        </w:rPr>
      </w:pPr>
    </w:p>
    <w:p w14:paraId="62BC1DD9" w14:textId="7A7B6926" w:rsidR="00F93332" w:rsidRDefault="00F77B14" w:rsidP="00F93332">
      <w:pPr>
        <w:keepNext/>
        <w:jc w:val="both"/>
        <w:rPr>
          <w:sz w:val="20"/>
          <w:szCs w:val="20"/>
        </w:rPr>
      </w:pPr>
      <w:r w:rsidRPr="00E627D8">
        <w:rPr>
          <w:sz w:val="20"/>
          <w:szCs w:val="20"/>
        </w:rPr>
        <w:t>Long-lived assets consist primarily of property</w:t>
      </w:r>
      <w:r>
        <w:rPr>
          <w:sz w:val="20"/>
          <w:szCs w:val="20"/>
        </w:rPr>
        <w:t xml:space="preserve"> and </w:t>
      </w:r>
      <w:r w:rsidRPr="00E627D8">
        <w:rPr>
          <w:sz w:val="20"/>
          <w:szCs w:val="20"/>
        </w:rPr>
        <w:t>equipment</w:t>
      </w:r>
      <w:r>
        <w:rPr>
          <w:sz w:val="20"/>
          <w:szCs w:val="20"/>
        </w:rPr>
        <w:t>, capitalized software, right-of-use assets</w:t>
      </w:r>
      <w:r w:rsidRPr="00E627D8">
        <w:rPr>
          <w:sz w:val="20"/>
          <w:szCs w:val="20"/>
        </w:rPr>
        <w:t xml:space="preserve"> </w:t>
      </w:r>
      <w:r w:rsidR="003F6E2F">
        <w:rPr>
          <w:sz w:val="20"/>
          <w:szCs w:val="20"/>
        </w:rPr>
        <w:t xml:space="preserve">(“ROU assets”) </w:t>
      </w:r>
      <w:r w:rsidRPr="00E627D8">
        <w:rPr>
          <w:sz w:val="20"/>
          <w:szCs w:val="20"/>
        </w:rPr>
        <w:t>and definite-lived intangible assets</w:t>
      </w:r>
      <w:r w:rsidRPr="00F77B14" w:rsidDel="00037A82">
        <w:rPr>
          <w:b/>
          <w:bCs/>
          <w:sz w:val="20"/>
          <w:szCs w:val="20"/>
        </w:rPr>
        <w:t xml:space="preserve"> </w:t>
      </w:r>
      <w:r w:rsidR="00794815" w:rsidRPr="002816E3">
        <w:rPr>
          <w:sz w:val="20"/>
          <w:szCs w:val="20"/>
        </w:rPr>
        <w:t>The Company</w:t>
      </w:r>
      <w:r w:rsidR="00794815" w:rsidRPr="002816E3" w:rsidDel="00811633">
        <w:rPr>
          <w:sz w:val="20"/>
          <w:szCs w:val="20"/>
        </w:rPr>
        <w:t xml:space="preserve"> </w:t>
      </w:r>
      <w:r w:rsidR="00794815" w:rsidRPr="002816E3">
        <w:rPr>
          <w:sz w:val="20"/>
          <w:szCs w:val="20"/>
        </w:rPr>
        <w:t xml:space="preserve">reviews its </w:t>
      </w:r>
      <w:r w:rsidR="00265B98">
        <w:rPr>
          <w:sz w:val="20"/>
          <w:szCs w:val="20"/>
        </w:rPr>
        <w:t xml:space="preserve">long-lived asset groups </w:t>
      </w:r>
      <w:r w:rsidR="00794815" w:rsidRPr="002816E3">
        <w:rPr>
          <w:sz w:val="20"/>
          <w:szCs w:val="20"/>
        </w:rPr>
        <w:t>for impairment when there is an event or change in circumstances that indicates</w:t>
      </w:r>
      <w:r w:rsidR="00037A82" w:rsidRPr="002816E3">
        <w:rPr>
          <w:sz w:val="20"/>
          <w:szCs w:val="20"/>
        </w:rPr>
        <w:t xml:space="preserve"> that the carrying amount of an asset may not be recoverable</w:t>
      </w:r>
      <w:r w:rsidR="00265B98">
        <w:rPr>
          <w:sz w:val="20"/>
          <w:szCs w:val="20"/>
        </w:rPr>
        <w:t>.</w:t>
      </w:r>
      <w:r w:rsidR="00794815" w:rsidRPr="002816E3">
        <w:rPr>
          <w:sz w:val="20"/>
          <w:szCs w:val="20"/>
        </w:rPr>
        <w:t xml:space="preserve"> </w:t>
      </w:r>
      <w:r w:rsidR="00F93332" w:rsidRPr="00E627D8">
        <w:rPr>
          <w:sz w:val="20"/>
          <w:szCs w:val="20"/>
        </w:rPr>
        <w:t>Impairment indicators include a significant decrease in the market price, a significant adverse change in the manner in which an asset or asset group is being used, a significant adverse change in legal factors or in the business climate, an accumulation of costs in excess of the amount originally expected for the acquisition or development of an asset or asset group, a current period operating or cash flow loss combined with a history of operating or cash flow losses or a projection or forecast that demonstrates continuing losses associated with the use of an asset or asset group, and/or a current expectation that, more likely than not, an asset will be sold or otherwise disposed of significantly before the end of its previously estimated useful life.</w:t>
      </w:r>
    </w:p>
    <w:p w14:paraId="1754DCB3" w14:textId="77777777" w:rsidR="00F93332" w:rsidRPr="00C53D85" w:rsidRDefault="00F93332" w:rsidP="000C2F30">
      <w:pPr>
        <w:keepNext/>
        <w:jc w:val="both"/>
        <w:rPr>
          <w:sz w:val="20"/>
          <w:szCs w:val="20"/>
        </w:rPr>
      </w:pPr>
    </w:p>
    <w:p w14:paraId="52079656" w14:textId="2B5EB744" w:rsidR="000C2F30" w:rsidRDefault="006C2CCB" w:rsidP="00794815">
      <w:pPr>
        <w:keepNext/>
        <w:jc w:val="both"/>
        <w:rPr>
          <w:sz w:val="20"/>
          <w:szCs w:val="20"/>
        </w:rPr>
      </w:pPr>
      <w:r w:rsidRPr="00E627D8">
        <w:rPr>
          <w:sz w:val="20"/>
          <w:szCs w:val="20"/>
        </w:rPr>
        <w:t xml:space="preserve">If </w:t>
      </w:r>
      <w:r>
        <w:rPr>
          <w:sz w:val="20"/>
          <w:szCs w:val="20"/>
        </w:rPr>
        <w:t>events or circumstance indicated that the carrying amount of an asset may not be recoverable</w:t>
      </w:r>
      <w:r w:rsidRPr="00E627D8">
        <w:rPr>
          <w:sz w:val="20"/>
          <w:szCs w:val="20"/>
        </w:rPr>
        <w:t>, the Company will perform a recoverability test by comparing the sum of the estimated undiscounted future cash flows attributable to the asset or asset group in question to the carrying amount.</w:t>
      </w:r>
      <w:r>
        <w:rPr>
          <w:sz w:val="20"/>
          <w:szCs w:val="20"/>
        </w:rPr>
        <w:t xml:space="preserve"> </w:t>
      </w:r>
      <w:r w:rsidR="00FE30C2" w:rsidRPr="00E627D8">
        <w:rPr>
          <w:sz w:val="20"/>
          <w:szCs w:val="20"/>
        </w:rPr>
        <w:t>If the undiscounted cash flows used in the test for recoverability are less than the asset or asset group’s carrying amount, the Company will determine the fair value of the asset or asset group and recognize an impairment loss if the carrying amount exceeds its fair value.</w:t>
      </w:r>
      <w:r w:rsidR="00794815" w:rsidRPr="00C53D85">
        <w:rPr>
          <w:sz w:val="20"/>
          <w:szCs w:val="20"/>
        </w:rPr>
        <w:t xml:space="preserve"> </w:t>
      </w:r>
      <w:r w:rsidR="0055603B" w:rsidRPr="002816E3">
        <w:rPr>
          <w:sz w:val="20"/>
          <w:szCs w:val="20"/>
        </w:rPr>
        <w:t xml:space="preserve">The evaluation of anticipated future cash flows is highly subjective and is based in part on assumptions </w:t>
      </w:r>
      <w:r w:rsidR="0055603B" w:rsidRPr="002816E3">
        <w:rPr>
          <w:sz w:val="20"/>
          <w:szCs w:val="20"/>
        </w:rPr>
        <w:lastRenderedPageBreak/>
        <w:t>regarding future occupancy, rental rates and capital requirements that could differ materially from actual results</w:t>
      </w:r>
      <w:r w:rsidR="0055603B" w:rsidRPr="0087743F">
        <w:rPr>
          <w:sz w:val="20"/>
          <w:szCs w:val="20"/>
        </w:rPr>
        <w:t>.</w:t>
      </w:r>
      <w:r w:rsidR="0055603B">
        <w:rPr>
          <w:sz w:val="20"/>
          <w:szCs w:val="20"/>
        </w:rPr>
        <w:t xml:space="preserve"> </w:t>
      </w:r>
      <w:r w:rsidR="00220BF9">
        <w:rPr>
          <w:sz w:val="20"/>
          <w:szCs w:val="20"/>
        </w:rPr>
        <w:t>For the year ended December 31, 2024, t</w:t>
      </w:r>
      <w:r w:rsidR="0055603B" w:rsidRPr="000076F6">
        <w:rPr>
          <w:sz w:val="20"/>
          <w:szCs w:val="20"/>
        </w:rPr>
        <w:t>he Company did not record any additional impairments on its long-lived asset</w:t>
      </w:r>
      <w:r w:rsidR="00220BF9">
        <w:rPr>
          <w:sz w:val="20"/>
          <w:szCs w:val="20"/>
        </w:rPr>
        <w:t>s.</w:t>
      </w:r>
    </w:p>
    <w:p w14:paraId="1816801D" w14:textId="77777777" w:rsidR="00794815" w:rsidRPr="00C53D85" w:rsidRDefault="00794815" w:rsidP="00794815">
      <w:pPr>
        <w:keepNext/>
        <w:jc w:val="both"/>
        <w:rPr>
          <w:sz w:val="20"/>
          <w:szCs w:val="20"/>
        </w:rPr>
      </w:pPr>
    </w:p>
    <w:p w14:paraId="4EAE8269" w14:textId="77777777" w:rsidR="001C1946" w:rsidRPr="00C53D85" w:rsidRDefault="001C1946" w:rsidP="001C1946">
      <w:pPr>
        <w:keepNext/>
        <w:jc w:val="both"/>
        <w:outlineLvl w:val="2"/>
        <w:rPr>
          <w:b/>
          <w:i/>
          <w:sz w:val="20"/>
          <w:szCs w:val="20"/>
        </w:rPr>
      </w:pPr>
      <w:r w:rsidRPr="00C53D85">
        <w:rPr>
          <w:b/>
          <w:i/>
          <w:sz w:val="20"/>
          <w:szCs w:val="20"/>
        </w:rPr>
        <w:t xml:space="preserve">Cash and Cash Equivalents </w:t>
      </w:r>
    </w:p>
    <w:p w14:paraId="17CDE365" w14:textId="77777777" w:rsidR="001C1946" w:rsidRPr="00C53D85" w:rsidRDefault="001C1946" w:rsidP="001C1946">
      <w:pPr>
        <w:keepNext/>
        <w:jc w:val="both"/>
        <w:rPr>
          <w:sz w:val="20"/>
          <w:szCs w:val="20"/>
        </w:rPr>
      </w:pPr>
    </w:p>
    <w:p w14:paraId="50995DBA" w14:textId="6E2F73CC" w:rsidR="001C1946" w:rsidRDefault="001C1946" w:rsidP="001C1946">
      <w:pPr>
        <w:keepNext/>
        <w:jc w:val="both"/>
        <w:rPr>
          <w:sz w:val="20"/>
          <w:szCs w:val="20"/>
        </w:rPr>
      </w:pPr>
      <w:r w:rsidRPr="00C53D85">
        <w:rPr>
          <w:sz w:val="20"/>
          <w:szCs w:val="20"/>
        </w:rPr>
        <w:t>Cash and cash equivalents represent cash held in banks, cash on hand</w:t>
      </w:r>
      <w:r w:rsidR="002E216F">
        <w:rPr>
          <w:sz w:val="20"/>
          <w:szCs w:val="20"/>
        </w:rPr>
        <w:t xml:space="preserve"> and</w:t>
      </w:r>
      <w:r w:rsidRPr="00C53D85">
        <w:rPr>
          <w:sz w:val="20"/>
          <w:szCs w:val="20"/>
        </w:rPr>
        <w:t xml:space="preserve"> </w:t>
      </w:r>
      <w:r>
        <w:rPr>
          <w:sz w:val="20"/>
          <w:szCs w:val="20"/>
        </w:rPr>
        <w:t>money market funds, which are stated at cost, which approximates fair value. The Company consider</w:t>
      </w:r>
      <w:ins w:id="62" w:author="Kyle Condon" w:date="2026-02-25T12:00:00Z" w16du:dateUtc="2026-02-25T19:00:00Z">
        <w:r w:rsidR="004C3AE7">
          <w:rPr>
            <w:sz w:val="20"/>
            <w:szCs w:val="20"/>
          </w:rPr>
          <w:t>s</w:t>
        </w:r>
      </w:ins>
      <w:r>
        <w:rPr>
          <w:sz w:val="20"/>
          <w:szCs w:val="20"/>
        </w:rPr>
        <w:t xml:space="preserve"> investments with original maturities of 90 days or less to be cash equivalents. </w:t>
      </w:r>
      <w:r w:rsidRPr="00C53D85">
        <w:rPr>
          <w:sz w:val="20"/>
          <w:szCs w:val="20"/>
        </w:rPr>
        <w:t>The Company may have bank balances in excess of federally insured amounts; however, the Company deposits its cash and cash equivalents with high credit</w:t>
      </w:r>
      <w:ins w:id="63" w:author="Kyle Condon" w:date="2026-02-25T11:28:00Z" w16du:dateUtc="2026-02-25T18:28:00Z">
        <w:r w:rsidR="0073758D">
          <w:rPr>
            <w:sz w:val="20"/>
            <w:szCs w:val="20"/>
          </w:rPr>
          <w:t xml:space="preserve"> </w:t>
        </w:r>
      </w:ins>
      <w:del w:id="64" w:author="Kyle Condon" w:date="2026-02-25T11:28:00Z" w16du:dateUtc="2026-02-25T18:28:00Z">
        <w:r w:rsidRPr="00C53D85" w:rsidDel="0073758D">
          <w:rPr>
            <w:sz w:val="20"/>
            <w:szCs w:val="20"/>
          </w:rPr>
          <w:delText>-</w:delText>
        </w:r>
      </w:del>
      <w:r w:rsidRPr="00C53D85">
        <w:rPr>
          <w:sz w:val="20"/>
          <w:szCs w:val="20"/>
        </w:rPr>
        <w:t xml:space="preserve">quality institutions to minimize credit risk exposure. </w:t>
      </w:r>
    </w:p>
    <w:p w14:paraId="26AD7FB7" w14:textId="77777777" w:rsidR="001C1946" w:rsidRPr="00C53D85" w:rsidRDefault="001C1946" w:rsidP="001C1946">
      <w:pPr>
        <w:keepNext/>
        <w:jc w:val="both"/>
        <w:rPr>
          <w:sz w:val="20"/>
          <w:szCs w:val="20"/>
        </w:rPr>
      </w:pPr>
    </w:p>
    <w:p w14:paraId="69094C78" w14:textId="02DE4661" w:rsidR="001C1946" w:rsidRDefault="001C1946" w:rsidP="001C1946">
      <w:pPr>
        <w:keepNext/>
        <w:jc w:val="both"/>
        <w:rPr>
          <w:sz w:val="20"/>
          <w:szCs w:val="20"/>
        </w:rPr>
      </w:pPr>
      <w:r>
        <w:rPr>
          <w:sz w:val="20"/>
          <w:szCs w:val="20"/>
        </w:rPr>
        <w:t>The Company’s cash and cash equivalents balance as of December 31, 2024 included approximately $</w:t>
      </w:r>
      <w:r w:rsidR="00E2618C">
        <w:rPr>
          <w:sz w:val="20"/>
          <w:szCs w:val="20"/>
        </w:rPr>
        <w:t>34.8</w:t>
      </w:r>
      <w:r>
        <w:rPr>
          <w:sz w:val="20"/>
          <w:szCs w:val="20"/>
        </w:rPr>
        <w:t xml:space="preserve"> million in money market </w:t>
      </w:r>
      <w:r w:rsidR="00C64487">
        <w:rPr>
          <w:sz w:val="20"/>
          <w:szCs w:val="20"/>
        </w:rPr>
        <w:t>fund investments</w:t>
      </w:r>
      <w:r>
        <w:rPr>
          <w:sz w:val="20"/>
          <w:szCs w:val="20"/>
        </w:rPr>
        <w:t xml:space="preserve">. These cash balances earn interest rates above normal term deposit rates otherwise available and are held at high </w:t>
      </w:r>
      <w:r w:rsidR="00C64487">
        <w:rPr>
          <w:sz w:val="20"/>
          <w:szCs w:val="20"/>
        </w:rPr>
        <w:t>c</w:t>
      </w:r>
      <w:r>
        <w:rPr>
          <w:sz w:val="20"/>
          <w:szCs w:val="20"/>
        </w:rPr>
        <w:t>r</w:t>
      </w:r>
      <w:r w:rsidR="00C64487">
        <w:rPr>
          <w:sz w:val="20"/>
          <w:szCs w:val="20"/>
        </w:rPr>
        <w:t>edi</w:t>
      </w:r>
      <w:r>
        <w:rPr>
          <w:sz w:val="20"/>
          <w:szCs w:val="20"/>
        </w:rPr>
        <w:t>t</w:t>
      </w:r>
      <w:r w:rsidR="00014D80">
        <w:rPr>
          <w:sz w:val="20"/>
          <w:szCs w:val="20"/>
        </w:rPr>
        <w:t>-quality</w:t>
      </w:r>
      <w:r>
        <w:rPr>
          <w:sz w:val="20"/>
          <w:szCs w:val="20"/>
        </w:rPr>
        <w:t xml:space="preserve"> financial institutions. The Company recognized interest </w:t>
      </w:r>
      <w:r w:rsidR="00E22FA5">
        <w:rPr>
          <w:sz w:val="20"/>
          <w:szCs w:val="20"/>
        </w:rPr>
        <w:t xml:space="preserve">and dividend </w:t>
      </w:r>
      <w:r>
        <w:rPr>
          <w:sz w:val="20"/>
          <w:szCs w:val="20"/>
        </w:rPr>
        <w:t>income of approximately $</w:t>
      </w:r>
      <w:r w:rsidR="00E22FA5">
        <w:rPr>
          <w:sz w:val="20"/>
          <w:szCs w:val="20"/>
        </w:rPr>
        <w:t>2.8</w:t>
      </w:r>
      <w:r>
        <w:rPr>
          <w:sz w:val="20"/>
          <w:szCs w:val="20"/>
        </w:rPr>
        <w:t xml:space="preserve"> million, included within </w:t>
      </w:r>
      <w:r w:rsidR="00BC6FDE">
        <w:rPr>
          <w:sz w:val="20"/>
          <w:szCs w:val="20"/>
        </w:rPr>
        <w:t>i</w:t>
      </w:r>
      <w:r>
        <w:rPr>
          <w:sz w:val="20"/>
          <w:szCs w:val="20"/>
        </w:rPr>
        <w:t xml:space="preserve">nterest </w:t>
      </w:r>
      <w:r w:rsidR="002A1439">
        <w:rPr>
          <w:sz w:val="20"/>
          <w:szCs w:val="20"/>
        </w:rPr>
        <w:t>income</w:t>
      </w:r>
      <w:r>
        <w:rPr>
          <w:sz w:val="20"/>
          <w:szCs w:val="20"/>
        </w:rPr>
        <w:t xml:space="preserve"> within the Consolidated Statement of Operations. </w:t>
      </w:r>
    </w:p>
    <w:p w14:paraId="24C79241" w14:textId="475D5010" w:rsidR="001C1946" w:rsidRDefault="001C1946" w:rsidP="001C1946">
      <w:pPr>
        <w:keepNext/>
        <w:jc w:val="both"/>
        <w:rPr>
          <w:sz w:val="20"/>
          <w:szCs w:val="20"/>
        </w:rPr>
      </w:pPr>
    </w:p>
    <w:p w14:paraId="3BEE31DF" w14:textId="6CC6BE28" w:rsidR="007E6C5B" w:rsidRDefault="007E6C5B" w:rsidP="001C1946">
      <w:pPr>
        <w:keepNext/>
        <w:jc w:val="both"/>
        <w:rPr>
          <w:sz w:val="20"/>
          <w:szCs w:val="20"/>
        </w:rPr>
      </w:pPr>
      <w:r>
        <w:rPr>
          <w:b/>
          <w:i/>
          <w:sz w:val="20"/>
          <w:szCs w:val="20"/>
        </w:rPr>
        <w:t xml:space="preserve">Restricted </w:t>
      </w:r>
      <w:r w:rsidRPr="00C53D85">
        <w:rPr>
          <w:b/>
          <w:i/>
          <w:sz w:val="20"/>
          <w:szCs w:val="20"/>
        </w:rPr>
        <w:t>Cash</w:t>
      </w:r>
    </w:p>
    <w:p w14:paraId="11B8AD6F" w14:textId="77777777" w:rsidR="001C1946" w:rsidRPr="00C53D85" w:rsidRDefault="001C1946" w:rsidP="009243A1">
      <w:pPr>
        <w:jc w:val="both"/>
        <w:rPr>
          <w:sz w:val="20"/>
          <w:szCs w:val="20"/>
        </w:rPr>
      </w:pPr>
    </w:p>
    <w:p w14:paraId="344FA836" w14:textId="2EA7CAAE" w:rsidR="00AB7DA1" w:rsidRDefault="00AB7DA1" w:rsidP="00956390">
      <w:pPr>
        <w:keepNext/>
        <w:jc w:val="both"/>
        <w:rPr>
          <w:sz w:val="20"/>
          <w:szCs w:val="20"/>
        </w:rPr>
      </w:pPr>
      <w:r w:rsidRPr="00AB7DA1">
        <w:rPr>
          <w:sz w:val="20"/>
          <w:szCs w:val="20"/>
        </w:rPr>
        <w:t>The Company requires tenants to provide security deposits in accordance with their lease agreements. Security deposits that are refundable to tenants are recorded as “</w:t>
      </w:r>
      <w:r>
        <w:rPr>
          <w:sz w:val="20"/>
          <w:szCs w:val="20"/>
        </w:rPr>
        <w:t>t</w:t>
      </w:r>
      <w:r w:rsidRPr="00AB7DA1">
        <w:rPr>
          <w:sz w:val="20"/>
          <w:szCs w:val="20"/>
        </w:rPr>
        <w:t xml:space="preserve">enant security deposits” </w:t>
      </w:r>
      <w:r>
        <w:rPr>
          <w:sz w:val="20"/>
          <w:szCs w:val="20"/>
        </w:rPr>
        <w:t xml:space="preserve">included </w:t>
      </w:r>
      <w:r w:rsidRPr="00AB7DA1">
        <w:rPr>
          <w:sz w:val="20"/>
          <w:szCs w:val="20"/>
        </w:rPr>
        <w:t xml:space="preserve">within </w:t>
      </w:r>
      <w:r w:rsidR="00BC6FDE">
        <w:rPr>
          <w:sz w:val="20"/>
          <w:szCs w:val="20"/>
        </w:rPr>
        <w:t>a</w:t>
      </w:r>
      <w:r w:rsidR="00F92421">
        <w:rPr>
          <w:sz w:val="20"/>
          <w:szCs w:val="20"/>
        </w:rPr>
        <w:t xml:space="preserve">ccrued </w:t>
      </w:r>
      <w:r w:rsidRPr="00AB7DA1">
        <w:rPr>
          <w:sz w:val="20"/>
          <w:szCs w:val="20"/>
        </w:rPr>
        <w:t>liabilities</w:t>
      </w:r>
      <w:r w:rsidR="00F92421">
        <w:rPr>
          <w:sz w:val="20"/>
          <w:szCs w:val="20"/>
        </w:rPr>
        <w:t xml:space="preserve"> on the Consolidated Balance Sheet</w:t>
      </w:r>
      <w:r w:rsidRPr="00AB7DA1">
        <w:rPr>
          <w:sz w:val="20"/>
          <w:szCs w:val="20"/>
        </w:rPr>
        <w:t xml:space="preserve">. Restricted cash primarily consists of tenant security deposits and reserves held in escrow related to real estate taxes, capital expenditures and insurance in connection with mortgages </w:t>
      </w:r>
      <w:r w:rsidR="00F92421">
        <w:rPr>
          <w:sz w:val="20"/>
          <w:szCs w:val="20"/>
        </w:rPr>
        <w:t xml:space="preserve">loans </w:t>
      </w:r>
      <w:r w:rsidRPr="00AB7DA1">
        <w:rPr>
          <w:sz w:val="20"/>
          <w:szCs w:val="20"/>
        </w:rPr>
        <w:t>at certain of the Company’s properties.</w:t>
      </w:r>
    </w:p>
    <w:p w14:paraId="60CE8B07" w14:textId="77777777" w:rsidR="00F85A37" w:rsidRDefault="00F85A37" w:rsidP="00956390">
      <w:pPr>
        <w:keepNext/>
        <w:jc w:val="both"/>
        <w:rPr>
          <w:sz w:val="20"/>
          <w:szCs w:val="20"/>
        </w:rPr>
      </w:pPr>
    </w:p>
    <w:p w14:paraId="78D39396" w14:textId="6895E132" w:rsidR="00B346C1" w:rsidRDefault="00B346C1" w:rsidP="00B346C1">
      <w:pPr>
        <w:keepNext/>
        <w:jc w:val="both"/>
        <w:rPr>
          <w:b/>
          <w:i/>
          <w:sz w:val="20"/>
          <w:szCs w:val="20"/>
        </w:rPr>
      </w:pPr>
      <w:r>
        <w:rPr>
          <w:b/>
          <w:i/>
          <w:sz w:val="20"/>
          <w:szCs w:val="20"/>
        </w:rPr>
        <w:t>Marketable Securities</w:t>
      </w:r>
    </w:p>
    <w:p w14:paraId="68285375" w14:textId="77777777" w:rsidR="00B346C1" w:rsidRDefault="00B346C1" w:rsidP="00B346C1">
      <w:pPr>
        <w:keepNext/>
        <w:jc w:val="both"/>
        <w:rPr>
          <w:sz w:val="20"/>
          <w:szCs w:val="20"/>
        </w:rPr>
      </w:pPr>
    </w:p>
    <w:p w14:paraId="3650526E" w14:textId="4B08154D" w:rsidR="00564122" w:rsidRDefault="00B346C1" w:rsidP="00564122">
      <w:pPr>
        <w:keepNext/>
        <w:jc w:val="both"/>
        <w:rPr>
          <w:sz w:val="20"/>
          <w:szCs w:val="20"/>
        </w:rPr>
      </w:pPr>
      <w:r w:rsidRPr="00B346C1">
        <w:rPr>
          <w:sz w:val="20"/>
          <w:szCs w:val="20"/>
        </w:rPr>
        <w:t xml:space="preserve">Marketable securities consist primarily of U.S. </w:t>
      </w:r>
      <w:r w:rsidR="001B1C98">
        <w:rPr>
          <w:sz w:val="20"/>
          <w:szCs w:val="20"/>
        </w:rPr>
        <w:t>g</w:t>
      </w:r>
      <w:r w:rsidRPr="00B346C1">
        <w:rPr>
          <w:sz w:val="20"/>
          <w:szCs w:val="20"/>
        </w:rPr>
        <w:t xml:space="preserve">overnment and agency-backed </w:t>
      </w:r>
      <w:r w:rsidR="00E2618C">
        <w:rPr>
          <w:sz w:val="20"/>
          <w:szCs w:val="20"/>
        </w:rPr>
        <w:t xml:space="preserve">treasury </w:t>
      </w:r>
      <w:r w:rsidRPr="00B346C1">
        <w:rPr>
          <w:sz w:val="20"/>
          <w:szCs w:val="20"/>
        </w:rPr>
        <w:t xml:space="preserve">securities. </w:t>
      </w:r>
      <w:r w:rsidR="00564122">
        <w:rPr>
          <w:sz w:val="20"/>
          <w:szCs w:val="20"/>
        </w:rPr>
        <w:t xml:space="preserve">Currently, the Company’s </w:t>
      </w:r>
      <w:r w:rsidR="00564122" w:rsidRPr="00564122">
        <w:rPr>
          <w:sz w:val="20"/>
          <w:szCs w:val="20"/>
        </w:rPr>
        <w:t xml:space="preserve">investment policy only permits investments in the debt securities of issuers that meet stringent credit quality ratings on the date of the investment. The investment policy also places restrictions on the length of </w:t>
      </w:r>
      <w:r w:rsidR="00217D87" w:rsidRPr="00564122">
        <w:rPr>
          <w:sz w:val="20"/>
          <w:szCs w:val="20"/>
        </w:rPr>
        <w:t>maturity</w:t>
      </w:r>
      <w:r w:rsidR="00564122" w:rsidRPr="00564122">
        <w:rPr>
          <w:sz w:val="20"/>
          <w:szCs w:val="20"/>
        </w:rPr>
        <w:t xml:space="preserve"> and concentration by type and issuer. The Company classifies investments in marketable debt securities that mature in less than one year as short-term assets. </w:t>
      </w:r>
      <w:r w:rsidR="00373235">
        <w:rPr>
          <w:sz w:val="20"/>
          <w:szCs w:val="20"/>
        </w:rPr>
        <w:t xml:space="preserve">As of December 31, 2024, the Company </w:t>
      </w:r>
      <w:r w:rsidR="001448DD">
        <w:rPr>
          <w:sz w:val="20"/>
          <w:szCs w:val="20"/>
        </w:rPr>
        <w:t xml:space="preserve">did not own any </w:t>
      </w:r>
      <w:r w:rsidR="00373235">
        <w:rPr>
          <w:sz w:val="20"/>
          <w:szCs w:val="20"/>
        </w:rPr>
        <w:t xml:space="preserve">marketable securities. </w:t>
      </w:r>
    </w:p>
    <w:p w14:paraId="427728CB" w14:textId="77777777" w:rsidR="00564122" w:rsidRDefault="00564122" w:rsidP="00564122">
      <w:pPr>
        <w:keepNext/>
        <w:jc w:val="both"/>
        <w:rPr>
          <w:sz w:val="20"/>
          <w:szCs w:val="20"/>
        </w:rPr>
      </w:pPr>
    </w:p>
    <w:p w14:paraId="7C302F27" w14:textId="4CD8BC5D" w:rsidR="00B025A0" w:rsidRDefault="7E1CEEE1" w:rsidP="00B025A0">
      <w:pPr>
        <w:keepNext/>
        <w:jc w:val="both"/>
        <w:rPr>
          <w:sz w:val="20"/>
          <w:szCs w:val="20"/>
        </w:rPr>
      </w:pPr>
      <w:r w:rsidRPr="00B025A0">
        <w:rPr>
          <w:sz w:val="20"/>
          <w:szCs w:val="20"/>
        </w:rPr>
        <w:t xml:space="preserve">The Company classifies its </w:t>
      </w:r>
      <w:r>
        <w:rPr>
          <w:sz w:val="20"/>
          <w:szCs w:val="20"/>
        </w:rPr>
        <w:t>marketable securities</w:t>
      </w:r>
      <w:r w:rsidRPr="00B025A0">
        <w:rPr>
          <w:sz w:val="20"/>
          <w:szCs w:val="20"/>
        </w:rPr>
        <w:t xml:space="preserve"> </w:t>
      </w:r>
      <w:r>
        <w:rPr>
          <w:sz w:val="20"/>
          <w:szCs w:val="20"/>
        </w:rPr>
        <w:t xml:space="preserve">as </w:t>
      </w:r>
      <w:r w:rsidRPr="00B025A0">
        <w:rPr>
          <w:sz w:val="20"/>
          <w:szCs w:val="20"/>
        </w:rPr>
        <w:t xml:space="preserve">held-to-maturity. Held-to-maturity securities are those securities which the Company has the ability and intent to hold until maturity. Held-to-maturity treasury securities are recorded at amortized cost on the accompanying </w:t>
      </w:r>
      <w:r>
        <w:rPr>
          <w:sz w:val="20"/>
          <w:szCs w:val="20"/>
        </w:rPr>
        <w:t>Consolidated B</w:t>
      </w:r>
      <w:r w:rsidRPr="00B025A0">
        <w:rPr>
          <w:sz w:val="20"/>
          <w:szCs w:val="20"/>
        </w:rPr>
        <w:t xml:space="preserve">alance </w:t>
      </w:r>
      <w:r>
        <w:rPr>
          <w:sz w:val="20"/>
          <w:szCs w:val="20"/>
        </w:rPr>
        <w:t xml:space="preserve">Sheet </w:t>
      </w:r>
      <w:r w:rsidRPr="00B025A0">
        <w:rPr>
          <w:sz w:val="20"/>
          <w:szCs w:val="20"/>
        </w:rPr>
        <w:t xml:space="preserve">and adjusted for the amortization or accretion of premiums or discounts. </w:t>
      </w:r>
      <w:ins w:id="65" w:author="Kyle Condon" w:date="2026-02-25T12:06:00Z" w16du:dateUtc="2026-02-25T19:06:00Z">
        <w:r w:rsidR="42687799" w:rsidRPr="26DA8185">
          <w:rPr>
            <w:sz w:val="20"/>
            <w:szCs w:val="20"/>
          </w:rPr>
          <w:t xml:space="preserve">As </w:t>
        </w:r>
      </w:ins>
      <w:ins w:id="66" w:author="Kyle Condon" w:date="2026-02-25T12:07:00Z" w16du:dateUtc="2026-02-25T19:07:00Z">
        <w:r w:rsidR="42687799" w:rsidRPr="26DA8185">
          <w:rPr>
            <w:sz w:val="20"/>
            <w:szCs w:val="20"/>
          </w:rPr>
          <w:t>h</w:t>
        </w:r>
      </w:ins>
      <w:ins w:id="67" w:author="Kyle Condon" w:date="2026-02-25T12:06:00Z" w16du:dateUtc="2026-02-25T19:06:00Z">
        <w:r w:rsidR="42687799" w:rsidRPr="26DA8185">
          <w:rPr>
            <w:sz w:val="20"/>
            <w:szCs w:val="20"/>
          </w:rPr>
          <w:t xml:space="preserve">eld-to-maturity </w:t>
        </w:r>
      </w:ins>
      <w:ins w:id="68" w:author="Kyle Condon" w:date="2026-02-25T12:07:00Z" w16du:dateUtc="2026-02-25T19:07:00Z">
        <w:r w:rsidR="42687799" w:rsidRPr="26DA8185">
          <w:rPr>
            <w:sz w:val="20"/>
            <w:szCs w:val="20"/>
          </w:rPr>
          <w:t>securities</w:t>
        </w:r>
      </w:ins>
      <w:ins w:id="69" w:author="Kyle Condon" w:date="2026-02-25T12:06:00Z" w16du:dateUtc="2026-02-25T12:06:00Z">
        <w:r w:rsidR="42687799" w:rsidRPr="26DA8185">
          <w:rPr>
            <w:sz w:val="20"/>
            <w:szCs w:val="20"/>
          </w:rPr>
          <w:t xml:space="preserve"> are measured at amortized cost, unrealized holding gains and losses are not recognized in the Consolidated Statement of Operations. The Company evaluates HTM securities for impairment when events or changes in circumstances indicate that the carrying amount may not be recoverable. If an other-than-temporary impairment is identified, the security is written down to fair value, with the impairment recognized in earnings and the new carrying amount becoming the security’s cost basis</w:t>
        </w:r>
      </w:ins>
      <w:ins w:id="70" w:author="Justin Frenzel" w:date="2026-03-06T01:23:00Z" w16du:dateUtc="2026-03-06T01:23:14Z">
        <w:r w:rsidR="3BCA05A6" w:rsidRPr="26DA8185">
          <w:rPr>
            <w:sz w:val="20"/>
            <w:szCs w:val="20"/>
          </w:rPr>
          <w:t>. N</w:t>
        </w:r>
      </w:ins>
      <w:ins w:id="71" w:author="Kyle Condon" w:date="2026-02-25T12:08:00Z" w16du:dateUtc="2026-02-25T12:08:00Z">
        <w:del w:id="72" w:author="Justin Frenzel" w:date="2026-03-06T01:23:00Z" w16du:dateUtc="2026-03-06T01:23:13Z">
          <w:r w:rsidR="00B025A0" w:rsidRPr="26DA8185" w:rsidDel="42687799">
            <w:rPr>
              <w:sz w:val="20"/>
              <w:szCs w:val="20"/>
            </w:rPr>
            <w:delText>, n</w:delText>
          </w:r>
        </w:del>
        <w:r w:rsidR="42687799" w:rsidRPr="26DA8185">
          <w:rPr>
            <w:sz w:val="20"/>
            <w:szCs w:val="20"/>
          </w:rPr>
          <w:t>o such impairment charges were recognized during the year ended December 31, 2024.</w:t>
        </w:r>
      </w:ins>
      <w:del w:id="73" w:author="Kyle Condon" w:date="2026-02-25T12:06:00Z" w16du:dateUtc="2026-02-25T19:06:00Z">
        <w:r w:rsidR="00B025A0" w:rsidRPr="26DA8185" w:rsidDel="7E1CEEE1">
          <w:rPr>
            <w:sz w:val="20"/>
            <w:szCs w:val="20"/>
          </w:rPr>
          <w:delText xml:space="preserve">Gains and losses resulting from the change in fair value of investments held in the are included in </w:delText>
        </w:r>
        <w:r w:rsidR="00B025A0" w:rsidRPr="26DA8185" w:rsidDel="2192ED90">
          <w:rPr>
            <w:sz w:val="20"/>
            <w:szCs w:val="20"/>
          </w:rPr>
          <w:delText>u</w:delText>
        </w:r>
        <w:r w:rsidR="00B025A0" w:rsidRPr="26DA8185" w:rsidDel="7E1CEEE1">
          <w:rPr>
            <w:sz w:val="20"/>
            <w:szCs w:val="20"/>
          </w:rPr>
          <w:delText xml:space="preserve">nrealized gain on investment held at fair value in the Consolidated Statements of Operations. </w:delText>
        </w:r>
      </w:del>
    </w:p>
    <w:p w14:paraId="5C9AB17E" w14:textId="77777777" w:rsidR="00B025A0" w:rsidRDefault="00B025A0" w:rsidP="00B025A0">
      <w:pPr>
        <w:keepNext/>
        <w:jc w:val="both"/>
        <w:rPr>
          <w:sz w:val="20"/>
          <w:szCs w:val="20"/>
        </w:rPr>
      </w:pPr>
    </w:p>
    <w:p w14:paraId="3B1234BB" w14:textId="1CBD6F5B" w:rsidR="00B025A0" w:rsidRDefault="00B025A0" w:rsidP="00B025A0">
      <w:pPr>
        <w:keepNext/>
        <w:jc w:val="both"/>
        <w:rPr>
          <w:sz w:val="20"/>
          <w:szCs w:val="20"/>
        </w:rPr>
      </w:pPr>
      <w:r>
        <w:rPr>
          <w:sz w:val="20"/>
          <w:szCs w:val="20"/>
        </w:rPr>
        <w:t xml:space="preserve">For the year ended December 31, 2024, the Company recognized interest income and </w:t>
      </w:r>
      <w:r w:rsidR="00165651">
        <w:rPr>
          <w:sz w:val="20"/>
          <w:szCs w:val="20"/>
        </w:rPr>
        <w:t xml:space="preserve">realized losses on the sale of marketable securities </w:t>
      </w:r>
      <w:r>
        <w:rPr>
          <w:sz w:val="20"/>
          <w:szCs w:val="20"/>
        </w:rPr>
        <w:t>of approximately $7.7 million and $2.</w:t>
      </w:r>
      <w:r w:rsidR="00B62F52">
        <w:rPr>
          <w:sz w:val="20"/>
          <w:szCs w:val="20"/>
        </w:rPr>
        <w:t>4</w:t>
      </w:r>
      <w:r>
        <w:rPr>
          <w:sz w:val="20"/>
          <w:szCs w:val="20"/>
        </w:rPr>
        <w:t xml:space="preserve"> million, included within </w:t>
      </w:r>
      <w:r w:rsidR="00BC6FDE">
        <w:rPr>
          <w:sz w:val="20"/>
          <w:szCs w:val="20"/>
        </w:rPr>
        <w:t>i</w:t>
      </w:r>
      <w:r>
        <w:rPr>
          <w:sz w:val="20"/>
          <w:szCs w:val="20"/>
        </w:rPr>
        <w:t xml:space="preserve">nterest income and </w:t>
      </w:r>
      <w:r w:rsidR="00BC6FDE">
        <w:rPr>
          <w:sz w:val="20"/>
          <w:szCs w:val="20"/>
        </w:rPr>
        <w:t>o</w:t>
      </w:r>
      <w:r>
        <w:rPr>
          <w:sz w:val="20"/>
          <w:szCs w:val="20"/>
        </w:rPr>
        <w:t xml:space="preserve">ther </w:t>
      </w:r>
      <w:r w:rsidR="00BC6FDE">
        <w:rPr>
          <w:sz w:val="20"/>
          <w:szCs w:val="20"/>
        </w:rPr>
        <w:t>e</w:t>
      </w:r>
      <w:r>
        <w:rPr>
          <w:sz w:val="20"/>
          <w:szCs w:val="20"/>
        </w:rPr>
        <w:t>xpense</w:t>
      </w:r>
      <w:r w:rsidR="00D0527B">
        <w:rPr>
          <w:sz w:val="20"/>
          <w:szCs w:val="20"/>
        </w:rPr>
        <w:t>, respectively</w:t>
      </w:r>
      <w:r>
        <w:rPr>
          <w:sz w:val="20"/>
          <w:szCs w:val="20"/>
        </w:rPr>
        <w:t xml:space="preserve">, net within the Consolidated Statement of Operations. </w:t>
      </w:r>
    </w:p>
    <w:p w14:paraId="1AA41593" w14:textId="447DBA68" w:rsidR="00B025A0" w:rsidRDefault="00B025A0" w:rsidP="00564122">
      <w:pPr>
        <w:keepNext/>
        <w:jc w:val="both"/>
        <w:rPr>
          <w:sz w:val="20"/>
          <w:szCs w:val="20"/>
        </w:rPr>
      </w:pPr>
    </w:p>
    <w:p w14:paraId="5B92DA7C" w14:textId="6646F9E9" w:rsidR="004C4E05" w:rsidRPr="00C53D85" w:rsidRDefault="009B261B" w:rsidP="00C12BAE">
      <w:pPr>
        <w:keepNext/>
        <w:jc w:val="both"/>
        <w:outlineLvl w:val="2"/>
        <w:rPr>
          <w:sz w:val="20"/>
          <w:szCs w:val="20"/>
        </w:rPr>
      </w:pPr>
      <w:r>
        <w:rPr>
          <w:b/>
          <w:i/>
          <w:sz w:val="20"/>
          <w:szCs w:val="20"/>
        </w:rPr>
        <w:t>Accounts</w:t>
      </w:r>
      <w:r w:rsidR="005D0043" w:rsidRPr="00C53D85" w:rsidDel="0014141B">
        <w:rPr>
          <w:b/>
          <w:i/>
          <w:sz w:val="20"/>
          <w:szCs w:val="20"/>
        </w:rPr>
        <w:t xml:space="preserve"> </w:t>
      </w:r>
      <w:r w:rsidR="005D0043" w:rsidRPr="00C53D85">
        <w:rPr>
          <w:b/>
          <w:i/>
          <w:sz w:val="20"/>
          <w:szCs w:val="20"/>
        </w:rPr>
        <w:t>Receivable</w:t>
      </w:r>
      <w:r>
        <w:rPr>
          <w:b/>
          <w:i/>
          <w:sz w:val="20"/>
          <w:szCs w:val="20"/>
        </w:rPr>
        <w:t>, Net</w:t>
      </w:r>
    </w:p>
    <w:p w14:paraId="5B92DA7D" w14:textId="77777777" w:rsidR="004C4E05" w:rsidRPr="00C53D85" w:rsidRDefault="004C4E05" w:rsidP="00395859">
      <w:pPr>
        <w:jc w:val="both"/>
        <w:rPr>
          <w:sz w:val="20"/>
          <w:szCs w:val="20"/>
        </w:rPr>
      </w:pPr>
    </w:p>
    <w:p w14:paraId="5D5EA571" w14:textId="0D65189E" w:rsidR="002B467E" w:rsidRDefault="002B467E" w:rsidP="00567AFE">
      <w:pPr>
        <w:jc w:val="both"/>
        <w:rPr>
          <w:sz w:val="20"/>
          <w:szCs w:val="20"/>
        </w:rPr>
      </w:pPr>
      <w:r>
        <w:rPr>
          <w:sz w:val="20"/>
          <w:szCs w:val="20"/>
        </w:rPr>
        <w:t>The following table summarizes the components of accounts receivable as of December 31, 2024:</w:t>
      </w:r>
    </w:p>
    <w:p w14:paraId="3D9DA27F" w14:textId="77777777" w:rsidR="002B467E" w:rsidRDefault="002B467E" w:rsidP="00567AFE">
      <w:pPr>
        <w:jc w:val="both"/>
        <w:rPr>
          <w:sz w:val="20"/>
          <w:szCs w:val="20"/>
        </w:rPr>
      </w:pPr>
    </w:p>
    <w:tbl>
      <w:tblPr>
        <w:tblStyle w:val="ListTable1Light-Accent1"/>
        <w:tblW w:w="4951" w:type="pct"/>
        <w:tblLook w:val="04A0" w:firstRow="1" w:lastRow="0" w:firstColumn="1" w:lastColumn="0" w:noHBand="0" w:noVBand="1"/>
      </w:tblPr>
      <w:tblGrid>
        <w:gridCol w:w="7058"/>
        <w:gridCol w:w="518"/>
        <w:gridCol w:w="3118"/>
      </w:tblGrid>
      <w:tr w:rsidR="002B467E" w:rsidRPr="00C53D85" w14:paraId="0C75B645" w14:textId="77777777" w:rsidTr="00BB1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pct"/>
            <w:tcBorders>
              <w:bottom w:val="single" w:sz="4" w:space="0" w:color="auto"/>
            </w:tcBorders>
            <w:shd w:val="clear" w:color="auto" w:fill="C6D9F1" w:themeFill="text2" w:themeFillTint="33"/>
            <w:vAlign w:val="center"/>
          </w:tcPr>
          <w:p w14:paraId="608C0C5E" w14:textId="77777777" w:rsidR="002B467E" w:rsidRPr="00C53D85" w:rsidRDefault="002B467E" w:rsidP="00BB134F">
            <w:pPr>
              <w:keepNext/>
              <w:tabs>
                <w:tab w:val="left" w:leader="dot" w:pos="2310"/>
              </w:tabs>
              <w:spacing w:before="23" w:after="20"/>
              <w:ind w:left="-53"/>
              <w:jc w:val="center"/>
              <w:rPr>
                <w:color w:val="000000"/>
                <w:sz w:val="20"/>
                <w:szCs w:val="20"/>
              </w:rPr>
            </w:pPr>
          </w:p>
        </w:tc>
        <w:tc>
          <w:tcPr>
            <w:tcW w:w="242" w:type="pct"/>
            <w:tcBorders>
              <w:bottom w:val="single" w:sz="4" w:space="0" w:color="auto"/>
            </w:tcBorders>
            <w:shd w:val="clear" w:color="auto" w:fill="C6D9F1" w:themeFill="text2" w:themeFillTint="33"/>
          </w:tcPr>
          <w:p w14:paraId="77C35101" w14:textId="77777777" w:rsidR="002B467E" w:rsidRPr="00C53D85" w:rsidRDefault="002B467E" w:rsidP="00BB134F">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1458" w:type="pct"/>
            <w:tcBorders>
              <w:bottom w:val="single" w:sz="4" w:space="0" w:color="auto"/>
            </w:tcBorders>
            <w:shd w:val="clear" w:color="auto" w:fill="C6D9F1" w:themeFill="text2" w:themeFillTint="33"/>
            <w:vAlign w:val="center"/>
          </w:tcPr>
          <w:p w14:paraId="1B0791EB" w14:textId="77777777" w:rsidR="002B467E" w:rsidRPr="00C53D85" w:rsidRDefault="002B467E" w:rsidP="00BB134F">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December 31, 2024</w:t>
            </w:r>
          </w:p>
        </w:tc>
      </w:tr>
      <w:tr w:rsidR="002B467E" w:rsidRPr="00C53D85" w14:paraId="5F2325AB" w14:textId="77777777" w:rsidTr="00760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pct"/>
            <w:shd w:val="clear" w:color="auto" w:fill="FFFFFF" w:themeFill="background1"/>
          </w:tcPr>
          <w:p w14:paraId="1ADE3D00" w14:textId="4C992203" w:rsidR="002B467E" w:rsidRPr="00C53D85" w:rsidRDefault="002B467E" w:rsidP="00BB134F">
            <w:pPr>
              <w:keepNext/>
              <w:tabs>
                <w:tab w:val="left" w:leader="dot" w:pos="2310"/>
              </w:tabs>
              <w:spacing w:before="43" w:after="20"/>
              <w:rPr>
                <w:b w:val="0"/>
                <w:bCs w:val="0"/>
                <w:sz w:val="20"/>
                <w:szCs w:val="20"/>
              </w:rPr>
            </w:pPr>
            <w:r>
              <w:rPr>
                <w:b w:val="0"/>
                <w:bCs w:val="0"/>
                <w:sz w:val="20"/>
                <w:szCs w:val="20"/>
              </w:rPr>
              <w:t>Tenant receivables, net</w:t>
            </w:r>
          </w:p>
        </w:tc>
        <w:tc>
          <w:tcPr>
            <w:tcW w:w="242" w:type="pct"/>
            <w:shd w:val="clear" w:color="auto" w:fill="FFFFFF" w:themeFill="background1"/>
          </w:tcPr>
          <w:p w14:paraId="5AD6EADC" w14:textId="5ADD9C09" w:rsidR="002B467E" w:rsidRPr="00C53D85" w:rsidRDefault="00DE0C16" w:rsidP="00BB134F">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w:t>
            </w:r>
          </w:p>
        </w:tc>
        <w:tc>
          <w:tcPr>
            <w:tcW w:w="1458" w:type="pct"/>
            <w:shd w:val="clear" w:color="auto" w:fill="FFFFFF" w:themeFill="background1"/>
          </w:tcPr>
          <w:p w14:paraId="01FCED2A" w14:textId="0661BB46" w:rsidR="002B467E" w:rsidRPr="00C53D85" w:rsidRDefault="00C3533A" w:rsidP="00BB134F">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2,263</w:t>
            </w:r>
          </w:p>
        </w:tc>
      </w:tr>
      <w:tr w:rsidR="002B467E" w:rsidRPr="00C53D85" w14:paraId="3518BC99" w14:textId="77777777" w:rsidTr="00760ABA">
        <w:tc>
          <w:tcPr>
            <w:cnfStyle w:val="001000000000" w:firstRow="0" w:lastRow="0" w:firstColumn="1" w:lastColumn="0" w:oddVBand="0" w:evenVBand="0" w:oddHBand="0" w:evenHBand="0" w:firstRowFirstColumn="0" w:firstRowLastColumn="0" w:lastRowFirstColumn="0" w:lastRowLastColumn="0"/>
            <w:tcW w:w="3300" w:type="pct"/>
            <w:shd w:val="clear" w:color="auto" w:fill="FFFFFF" w:themeFill="background1"/>
          </w:tcPr>
          <w:p w14:paraId="74A43EF8" w14:textId="6358CE3A" w:rsidR="002B467E" w:rsidRPr="0005659C" w:rsidRDefault="002B467E" w:rsidP="00BB134F">
            <w:pPr>
              <w:keepNext/>
              <w:tabs>
                <w:tab w:val="left" w:leader="dot" w:pos="2310"/>
              </w:tabs>
              <w:spacing w:before="43" w:after="20"/>
              <w:rPr>
                <w:b w:val="0"/>
                <w:sz w:val="20"/>
                <w:szCs w:val="20"/>
              </w:rPr>
            </w:pPr>
            <w:r>
              <w:rPr>
                <w:b w:val="0"/>
                <w:bCs w:val="0"/>
                <w:sz w:val="20"/>
                <w:szCs w:val="20"/>
              </w:rPr>
              <w:t>Accounts receivable, net</w:t>
            </w:r>
          </w:p>
        </w:tc>
        <w:tc>
          <w:tcPr>
            <w:tcW w:w="242" w:type="pct"/>
            <w:shd w:val="clear" w:color="auto" w:fill="FFFFFF" w:themeFill="background1"/>
          </w:tcPr>
          <w:p w14:paraId="5C10A535" w14:textId="77777777" w:rsidR="002B467E" w:rsidRPr="00C53D85" w:rsidRDefault="002B467E" w:rsidP="00BB134F">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1458" w:type="pct"/>
            <w:shd w:val="clear" w:color="auto" w:fill="FFFFFF" w:themeFill="background1"/>
          </w:tcPr>
          <w:p w14:paraId="059EB880" w14:textId="102616DF" w:rsidR="002B467E" w:rsidRPr="00C53D85" w:rsidRDefault="00843A82" w:rsidP="00BB134F">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846</w:t>
            </w:r>
          </w:p>
        </w:tc>
      </w:tr>
      <w:tr w:rsidR="0012243F" w:rsidRPr="00C53D85" w14:paraId="2D69C7F6" w14:textId="77777777" w:rsidTr="00760ABA">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300" w:type="pct"/>
            <w:shd w:val="clear" w:color="auto" w:fill="FFFFFF" w:themeFill="background1"/>
          </w:tcPr>
          <w:p w14:paraId="01DACBBD" w14:textId="6581D9CD" w:rsidR="0012243F" w:rsidRPr="00760ABA" w:rsidRDefault="0012243F" w:rsidP="00BB134F">
            <w:pPr>
              <w:tabs>
                <w:tab w:val="left" w:pos="2240"/>
                <w:tab w:val="left" w:leader="dot" w:pos="2310"/>
              </w:tabs>
              <w:spacing w:before="23" w:after="20"/>
              <w:rPr>
                <w:b w:val="0"/>
                <w:bCs w:val="0"/>
                <w:color w:val="000000"/>
                <w:sz w:val="20"/>
                <w:szCs w:val="20"/>
              </w:rPr>
            </w:pPr>
            <w:r w:rsidRPr="00760ABA">
              <w:rPr>
                <w:b w:val="0"/>
                <w:bCs w:val="0"/>
                <w:color w:val="000000"/>
                <w:sz w:val="20"/>
                <w:szCs w:val="20"/>
              </w:rPr>
              <w:t>Other receivables</w:t>
            </w:r>
          </w:p>
        </w:tc>
        <w:tc>
          <w:tcPr>
            <w:tcW w:w="242" w:type="pct"/>
            <w:tcBorders>
              <w:bottom w:val="single" w:sz="4" w:space="0" w:color="auto"/>
            </w:tcBorders>
            <w:shd w:val="clear" w:color="auto" w:fill="FFFFFF" w:themeFill="background1"/>
          </w:tcPr>
          <w:p w14:paraId="41C6D52C" w14:textId="77777777" w:rsidR="0012243F" w:rsidRPr="00BF2D0B" w:rsidRDefault="0012243F" w:rsidP="00BB134F">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458" w:type="pct"/>
            <w:tcBorders>
              <w:bottom w:val="single" w:sz="4" w:space="0" w:color="auto"/>
            </w:tcBorders>
            <w:shd w:val="clear" w:color="auto" w:fill="FFFFFF" w:themeFill="background1"/>
          </w:tcPr>
          <w:p w14:paraId="03ECC5B8" w14:textId="29F17AEA" w:rsidR="0012243F" w:rsidRDefault="0012243F" w:rsidP="00BB134F">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240</w:t>
            </w:r>
          </w:p>
        </w:tc>
      </w:tr>
      <w:tr w:rsidR="002B467E" w:rsidRPr="00C53D85" w14:paraId="5EB50DC3" w14:textId="77777777" w:rsidTr="00760ABA">
        <w:trPr>
          <w:trHeight w:val="215"/>
        </w:trPr>
        <w:tc>
          <w:tcPr>
            <w:cnfStyle w:val="001000000000" w:firstRow="0" w:lastRow="0" w:firstColumn="1" w:lastColumn="0" w:oddVBand="0" w:evenVBand="0" w:oddHBand="0" w:evenHBand="0" w:firstRowFirstColumn="0" w:firstRowLastColumn="0" w:lastRowFirstColumn="0" w:lastRowLastColumn="0"/>
            <w:tcW w:w="3300" w:type="pct"/>
            <w:shd w:val="clear" w:color="auto" w:fill="FFFFFF" w:themeFill="background1"/>
          </w:tcPr>
          <w:p w14:paraId="28457C68" w14:textId="4702F6A9" w:rsidR="002B467E" w:rsidRPr="00BF2D0B" w:rsidRDefault="002B467E" w:rsidP="00BB134F">
            <w:pPr>
              <w:tabs>
                <w:tab w:val="left" w:pos="2240"/>
                <w:tab w:val="left" w:leader="dot" w:pos="2310"/>
              </w:tabs>
              <w:spacing w:before="23" w:after="20"/>
              <w:rPr>
                <w:b w:val="0"/>
                <w:bCs w:val="0"/>
                <w:color w:val="000000"/>
                <w:sz w:val="20"/>
                <w:szCs w:val="20"/>
              </w:rPr>
            </w:pPr>
            <w:r>
              <w:rPr>
                <w:b w:val="0"/>
                <w:bCs w:val="0"/>
                <w:color w:val="000000"/>
                <w:sz w:val="20"/>
                <w:szCs w:val="20"/>
              </w:rPr>
              <w:t>Total accounts receivable, net</w:t>
            </w:r>
          </w:p>
        </w:tc>
        <w:tc>
          <w:tcPr>
            <w:tcW w:w="242" w:type="pct"/>
            <w:tcBorders>
              <w:top w:val="single" w:sz="4" w:space="0" w:color="auto"/>
              <w:bottom w:val="double" w:sz="4" w:space="0" w:color="auto"/>
            </w:tcBorders>
            <w:shd w:val="clear" w:color="auto" w:fill="FFFFFF" w:themeFill="background1"/>
          </w:tcPr>
          <w:p w14:paraId="0CC2618C" w14:textId="77777777" w:rsidR="002B467E" w:rsidRPr="00BF2D0B" w:rsidRDefault="002B467E" w:rsidP="00BB134F">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F2D0B">
              <w:rPr>
                <w:color w:val="000000"/>
                <w:sz w:val="20"/>
                <w:szCs w:val="20"/>
              </w:rPr>
              <w:t>$</w:t>
            </w:r>
          </w:p>
        </w:tc>
        <w:tc>
          <w:tcPr>
            <w:tcW w:w="1458" w:type="pct"/>
            <w:tcBorders>
              <w:top w:val="single" w:sz="4" w:space="0" w:color="auto"/>
              <w:bottom w:val="double" w:sz="4" w:space="0" w:color="auto"/>
            </w:tcBorders>
            <w:shd w:val="clear" w:color="auto" w:fill="FFFFFF" w:themeFill="background1"/>
          </w:tcPr>
          <w:p w14:paraId="18250171" w14:textId="20483212" w:rsidR="002B467E" w:rsidRPr="00BF2D0B" w:rsidRDefault="00B65BD7" w:rsidP="00BB134F">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3,349</w:t>
            </w:r>
          </w:p>
        </w:tc>
      </w:tr>
    </w:tbl>
    <w:p w14:paraId="734153B0" w14:textId="77777777" w:rsidR="004816F8" w:rsidRDefault="004816F8" w:rsidP="00567AFE">
      <w:pPr>
        <w:jc w:val="both"/>
        <w:rPr>
          <w:sz w:val="20"/>
          <w:szCs w:val="20"/>
        </w:rPr>
      </w:pPr>
    </w:p>
    <w:p w14:paraId="3311E5F1" w14:textId="77777777" w:rsidR="00FB02BD" w:rsidRDefault="00B11949" w:rsidP="002973C4">
      <w:pPr>
        <w:jc w:val="both"/>
        <w:rPr>
          <w:sz w:val="20"/>
          <w:szCs w:val="20"/>
        </w:rPr>
      </w:pPr>
      <w:r>
        <w:rPr>
          <w:sz w:val="20"/>
          <w:szCs w:val="20"/>
        </w:rPr>
        <w:t>Tenant</w:t>
      </w:r>
      <w:r w:rsidR="00567AFE" w:rsidRPr="00C53D85" w:rsidDel="002B467E">
        <w:rPr>
          <w:sz w:val="20"/>
          <w:szCs w:val="20"/>
        </w:rPr>
        <w:t xml:space="preserve"> </w:t>
      </w:r>
      <w:r w:rsidR="00567AFE" w:rsidRPr="00C53D85">
        <w:rPr>
          <w:sz w:val="20"/>
          <w:szCs w:val="20"/>
        </w:rPr>
        <w:t>receivable</w:t>
      </w:r>
      <w:r w:rsidR="002B467E">
        <w:rPr>
          <w:sz w:val="20"/>
          <w:szCs w:val="20"/>
        </w:rPr>
        <w:t>s</w:t>
      </w:r>
      <w:r w:rsidR="007D66E5" w:rsidRPr="00C53D85">
        <w:rPr>
          <w:sz w:val="20"/>
          <w:szCs w:val="20"/>
        </w:rPr>
        <w:t>, net</w:t>
      </w:r>
      <w:r w:rsidR="00567AFE" w:rsidRPr="00C53D85">
        <w:rPr>
          <w:sz w:val="20"/>
          <w:szCs w:val="20"/>
        </w:rPr>
        <w:t xml:space="preserve"> include</w:t>
      </w:r>
      <w:r w:rsidR="007D66E5" w:rsidRPr="00C53D85">
        <w:rPr>
          <w:sz w:val="20"/>
          <w:szCs w:val="20"/>
        </w:rPr>
        <w:t>s</w:t>
      </w:r>
      <w:r w:rsidR="00567AFE" w:rsidRPr="00C53D85">
        <w:rPr>
          <w:sz w:val="20"/>
          <w:szCs w:val="20"/>
        </w:rPr>
        <w:t xml:space="preserve"> amounts due from </w:t>
      </w:r>
      <w:r w:rsidR="00E7535A">
        <w:rPr>
          <w:sz w:val="20"/>
          <w:szCs w:val="20"/>
        </w:rPr>
        <w:t>tenants</w:t>
      </w:r>
      <w:r w:rsidR="00567AFE" w:rsidRPr="00C53D85">
        <w:rPr>
          <w:sz w:val="20"/>
          <w:szCs w:val="20"/>
        </w:rPr>
        <w:t xml:space="preserve"> whereby the Company extends credit, generally without requiring collateral, based on its evaluation of the </w:t>
      </w:r>
      <w:r w:rsidR="00E7535A">
        <w:rPr>
          <w:sz w:val="20"/>
          <w:szCs w:val="20"/>
        </w:rPr>
        <w:t>tenant’s</w:t>
      </w:r>
      <w:r w:rsidR="00567AFE" w:rsidRPr="00C53D85">
        <w:rPr>
          <w:sz w:val="20"/>
          <w:szCs w:val="20"/>
        </w:rPr>
        <w:t xml:space="preserve"> financial condition. </w:t>
      </w:r>
      <w:r w:rsidR="00FB02BD" w:rsidRPr="00FB02BD">
        <w:rPr>
          <w:sz w:val="20"/>
          <w:szCs w:val="20"/>
        </w:rPr>
        <w:t>Accounts receivable, net arise primarily from fees for the Company’s subscription service and are generally collected via an automated clearing house transfer in the subsequent month</w:t>
      </w:r>
      <w:r w:rsidR="00FB02BD">
        <w:rPr>
          <w:sz w:val="20"/>
          <w:szCs w:val="20"/>
        </w:rPr>
        <w:t xml:space="preserve">. </w:t>
      </w:r>
    </w:p>
    <w:p w14:paraId="211E5C76" w14:textId="77777777" w:rsidR="00FB02BD" w:rsidRDefault="00FB02BD" w:rsidP="002973C4">
      <w:pPr>
        <w:jc w:val="both"/>
        <w:rPr>
          <w:sz w:val="20"/>
          <w:szCs w:val="20"/>
        </w:rPr>
      </w:pPr>
    </w:p>
    <w:p w14:paraId="1C3EAFC7" w14:textId="761A2EEC" w:rsidR="00404138" w:rsidRDefault="00FB02BD" w:rsidP="002973C4">
      <w:pPr>
        <w:jc w:val="both"/>
        <w:rPr>
          <w:sz w:val="20"/>
          <w:szCs w:val="20"/>
        </w:rPr>
      </w:pPr>
      <w:r>
        <w:rPr>
          <w:sz w:val="20"/>
          <w:szCs w:val="20"/>
        </w:rPr>
        <w:t xml:space="preserve">The Company is required </w:t>
      </w:r>
      <w:r w:rsidR="00612734" w:rsidRPr="002F617C">
        <w:rPr>
          <w:sz w:val="20"/>
          <w:szCs w:val="20"/>
        </w:rPr>
        <w:t xml:space="preserve">to maintain an allowance for credit losses </w:t>
      </w:r>
      <w:r w:rsidRPr="00FB02BD">
        <w:rPr>
          <w:sz w:val="20"/>
          <w:szCs w:val="20"/>
        </w:rPr>
        <w:t xml:space="preserve">for accounts receivables </w:t>
      </w:r>
      <w:r w:rsidR="00612734" w:rsidRPr="002F617C">
        <w:rPr>
          <w:sz w:val="20"/>
          <w:szCs w:val="20"/>
        </w:rPr>
        <w:t>under the current and expected credit loss (“CECL”) model</w:t>
      </w:r>
      <w:r w:rsidR="00612734" w:rsidRPr="00FB02BD">
        <w:rPr>
          <w:sz w:val="20"/>
          <w:szCs w:val="20"/>
        </w:rPr>
        <w:t xml:space="preserve">. </w:t>
      </w:r>
      <w:r w:rsidR="002D7FB2">
        <w:rPr>
          <w:sz w:val="20"/>
          <w:szCs w:val="20"/>
        </w:rPr>
        <w:t>A</w:t>
      </w:r>
      <w:r>
        <w:rPr>
          <w:sz w:val="20"/>
          <w:szCs w:val="20"/>
        </w:rPr>
        <w:t xml:space="preserve">ccounts receivables </w:t>
      </w:r>
      <w:r w:rsidRPr="002F617C">
        <w:rPr>
          <w:sz w:val="20"/>
          <w:szCs w:val="20"/>
        </w:rPr>
        <w:t>are carried at amortized</w:t>
      </w:r>
      <w:r w:rsidRPr="002F617C" w:rsidDel="001165EA">
        <w:rPr>
          <w:sz w:val="20"/>
          <w:szCs w:val="20"/>
        </w:rPr>
        <w:t xml:space="preserve"> </w:t>
      </w:r>
      <w:r w:rsidRPr="002F617C">
        <w:rPr>
          <w:sz w:val="20"/>
          <w:szCs w:val="20"/>
        </w:rPr>
        <w:t>cost less any write-offs and the allowance for credit losses</w:t>
      </w:r>
      <w:r w:rsidR="005408A8">
        <w:rPr>
          <w:sz w:val="20"/>
          <w:szCs w:val="20"/>
        </w:rPr>
        <w:t xml:space="preserve">. </w:t>
      </w:r>
      <w:r w:rsidR="002D7FB2">
        <w:rPr>
          <w:sz w:val="20"/>
          <w:szCs w:val="20"/>
        </w:rPr>
        <w:t>The</w:t>
      </w:r>
      <w:r w:rsidR="00567AFE" w:rsidRPr="00C53D85">
        <w:rPr>
          <w:sz w:val="20"/>
          <w:szCs w:val="20"/>
        </w:rPr>
        <w:t xml:space="preserve"> allowance for </w:t>
      </w:r>
      <w:r w:rsidR="00404138">
        <w:rPr>
          <w:sz w:val="20"/>
          <w:szCs w:val="20"/>
        </w:rPr>
        <w:t xml:space="preserve">credit </w:t>
      </w:r>
      <w:r>
        <w:rPr>
          <w:sz w:val="20"/>
          <w:szCs w:val="20"/>
        </w:rPr>
        <w:t>losses</w:t>
      </w:r>
      <w:r w:rsidR="00404138">
        <w:rPr>
          <w:sz w:val="20"/>
          <w:szCs w:val="20"/>
        </w:rPr>
        <w:t xml:space="preserve"> </w:t>
      </w:r>
      <w:r w:rsidR="00567AFE" w:rsidRPr="00C53D85">
        <w:rPr>
          <w:sz w:val="20"/>
          <w:szCs w:val="20"/>
        </w:rPr>
        <w:t>includes management’s estimate of the amounts expected to be uncollectible</w:t>
      </w:r>
      <w:r>
        <w:rPr>
          <w:sz w:val="20"/>
          <w:szCs w:val="20"/>
        </w:rPr>
        <w:t xml:space="preserve">, </w:t>
      </w:r>
      <w:r w:rsidR="00567AFE" w:rsidRPr="00C53D85">
        <w:rPr>
          <w:sz w:val="20"/>
          <w:szCs w:val="20"/>
        </w:rPr>
        <w:t xml:space="preserve">taking into account the creditworthiness of the counterparty, the aging of the outstanding balance, </w:t>
      </w:r>
      <w:r>
        <w:rPr>
          <w:sz w:val="20"/>
          <w:szCs w:val="20"/>
        </w:rPr>
        <w:t xml:space="preserve">the financial condition of the tenant/customer, current </w:t>
      </w:r>
      <w:r>
        <w:rPr>
          <w:sz w:val="20"/>
          <w:szCs w:val="20"/>
        </w:rPr>
        <w:lastRenderedPageBreak/>
        <w:t xml:space="preserve">economic trends, </w:t>
      </w:r>
      <w:r w:rsidR="00567AFE" w:rsidRPr="00C53D85">
        <w:rPr>
          <w:sz w:val="20"/>
          <w:szCs w:val="20"/>
        </w:rPr>
        <w:t>and historical recoverability patterns.</w:t>
      </w:r>
      <w:r w:rsidR="002973C4" w:rsidRPr="00C53D85">
        <w:rPr>
          <w:sz w:val="20"/>
          <w:szCs w:val="20"/>
        </w:rPr>
        <w:t xml:space="preserve"> </w:t>
      </w:r>
      <w:r w:rsidR="00404138">
        <w:rPr>
          <w:sz w:val="20"/>
          <w:szCs w:val="20"/>
        </w:rPr>
        <w:t xml:space="preserve">The allowance for credit losses and associated </w:t>
      </w:r>
      <w:r w:rsidR="004B5672">
        <w:rPr>
          <w:sz w:val="20"/>
          <w:szCs w:val="20"/>
        </w:rPr>
        <w:t>credit losses</w:t>
      </w:r>
      <w:r w:rsidR="00404138">
        <w:rPr>
          <w:sz w:val="20"/>
          <w:szCs w:val="20"/>
        </w:rPr>
        <w:t xml:space="preserve"> </w:t>
      </w:r>
      <w:ins w:id="74" w:author="Kyle Condon" w:date="2026-02-25T12:11:00Z" w16du:dateUtc="2026-02-25T19:11:00Z">
        <w:r w:rsidR="00BD1BAA">
          <w:rPr>
            <w:sz w:val="20"/>
            <w:szCs w:val="20"/>
          </w:rPr>
          <w:t xml:space="preserve">was less than $0.1 million </w:t>
        </w:r>
      </w:ins>
      <w:del w:id="75" w:author="Kyle Condon" w:date="2026-02-25T12:11:00Z" w16du:dateUtc="2026-02-25T19:11:00Z">
        <w:r w:rsidR="00404138" w:rsidDel="00BD1BAA">
          <w:rPr>
            <w:sz w:val="20"/>
            <w:szCs w:val="20"/>
          </w:rPr>
          <w:delText xml:space="preserve">were not material </w:delText>
        </w:r>
      </w:del>
      <w:r w:rsidR="00404138">
        <w:rPr>
          <w:sz w:val="20"/>
          <w:szCs w:val="20"/>
        </w:rPr>
        <w:t xml:space="preserve">as of and for the year ended December 31, 2024. </w:t>
      </w:r>
    </w:p>
    <w:p w14:paraId="4562D99F" w14:textId="77777777" w:rsidR="008B7866" w:rsidRDefault="008B7866" w:rsidP="002973C4">
      <w:pPr>
        <w:jc w:val="both"/>
        <w:rPr>
          <w:sz w:val="20"/>
          <w:szCs w:val="20"/>
        </w:rPr>
      </w:pPr>
    </w:p>
    <w:p w14:paraId="428A96DF" w14:textId="6947AAC4" w:rsidR="00A03638" w:rsidRPr="00A03638" w:rsidRDefault="00A03638" w:rsidP="00D6074D">
      <w:pPr>
        <w:jc w:val="both"/>
        <w:rPr>
          <w:sz w:val="20"/>
          <w:szCs w:val="20"/>
        </w:rPr>
      </w:pPr>
      <w:r w:rsidRPr="00A03638">
        <w:rPr>
          <w:sz w:val="20"/>
          <w:szCs w:val="20"/>
        </w:rPr>
        <w:t>Tenant receivables are monitored continuously to assess the likelihood of collection. Revenue from tenants for whom collection is uncertain is recognized on a cash basis, with accrual</w:t>
      </w:r>
      <w:ins w:id="76" w:author="Kyle Condon" w:date="2026-02-25T11:29:00Z" w16du:dateUtc="2026-02-25T18:29:00Z">
        <w:r w:rsidR="004D5FF8">
          <w:rPr>
            <w:sz w:val="20"/>
            <w:szCs w:val="20"/>
          </w:rPr>
          <w:t xml:space="preserve"> </w:t>
        </w:r>
      </w:ins>
      <w:del w:id="77" w:author="Kyle Condon" w:date="2026-02-25T11:29:00Z" w16du:dateUtc="2026-02-25T18:29:00Z">
        <w:r w:rsidRPr="00A03638" w:rsidDel="004D5FF8">
          <w:rPr>
            <w:sz w:val="20"/>
            <w:szCs w:val="20"/>
          </w:rPr>
          <w:delText>-</w:delText>
        </w:r>
      </w:del>
      <w:r w:rsidRPr="00A03638">
        <w:rPr>
          <w:sz w:val="20"/>
          <w:szCs w:val="20"/>
        </w:rPr>
        <w:t>based recognition resuming once collection is considered probable.</w:t>
      </w:r>
      <w:r w:rsidR="00706F66">
        <w:rPr>
          <w:sz w:val="20"/>
          <w:szCs w:val="20"/>
        </w:rPr>
        <w:t xml:space="preserve"> </w:t>
      </w:r>
      <w:r w:rsidRPr="00A03638">
        <w:rPr>
          <w:sz w:val="20"/>
          <w:szCs w:val="20"/>
        </w:rPr>
        <w:t>A</w:t>
      </w:r>
      <w:r w:rsidR="00706F66">
        <w:rPr>
          <w:sz w:val="20"/>
          <w:szCs w:val="20"/>
        </w:rPr>
        <w:t>dditionally, the Company establishes a</w:t>
      </w:r>
      <w:r w:rsidRPr="00A03638">
        <w:rPr>
          <w:sz w:val="20"/>
          <w:szCs w:val="20"/>
        </w:rPr>
        <w:t xml:space="preserve"> general reserve </w:t>
      </w:r>
      <w:r w:rsidR="00706F66">
        <w:rPr>
          <w:sz w:val="20"/>
          <w:szCs w:val="20"/>
        </w:rPr>
        <w:t xml:space="preserve">on tenant receivables to </w:t>
      </w:r>
      <w:r w:rsidRPr="00A03638">
        <w:rPr>
          <w:sz w:val="20"/>
          <w:szCs w:val="20"/>
        </w:rPr>
        <w:t xml:space="preserve">reflect anticipated uncollectible amounts. Adjustments and reserves are recorded as reductions to </w:t>
      </w:r>
      <w:r w:rsidR="00D1097B">
        <w:rPr>
          <w:sz w:val="20"/>
          <w:szCs w:val="20"/>
        </w:rPr>
        <w:t>r</w:t>
      </w:r>
      <w:r w:rsidRPr="00A03638">
        <w:rPr>
          <w:sz w:val="20"/>
          <w:szCs w:val="20"/>
        </w:rPr>
        <w:t xml:space="preserve">ental </w:t>
      </w:r>
      <w:r w:rsidR="00DB4021">
        <w:rPr>
          <w:sz w:val="20"/>
          <w:szCs w:val="20"/>
        </w:rPr>
        <w:t>r</w:t>
      </w:r>
      <w:r w:rsidR="00706F66">
        <w:rPr>
          <w:sz w:val="20"/>
          <w:szCs w:val="20"/>
        </w:rPr>
        <w:t xml:space="preserve">evenue within the Consolidated </w:t>
      </w:r>
      <w:r w:rsidR="005509B6">
        <w:rPr>
          <w:sz w:val="20"/>
          <w:szCs w:val="20"/>
        </w:rPr>
        <w:t>Statement of Operations</w:t>
      </w:r>
      <w:r w:rsidRPr="00A03638">
        <w:rPr>
          <w:sz w:val="20"/>
          <w:szCs w:val="20"/>
        </w:rPr>
        <w:t xml:space="preserve">. </w:t>
      </w:r>
      <w:r w:rsidR="00D04396">
        <w:rPr>
          <w:sz w:val="20"/>
          <w:szCs w:val="20"/>
        </w:rPr>
        <w:t xml:space="preserve">For the year ended December 31, 2024, the Company recognized approximately $1.1 million recorded as a reduction of revenue. </w:t>
      </w:r>
      <w:r w:rsidRPr="00A03638">
        <w:rPr>
          <w:sz w:val="20"/>
          <w:szCs w:val="20"/>
        </w:rPr>
        <w:t>Estimates are based on historical experience, prevailing economic conditions, and tenant</w:t>
      </w:r>
      <w:ins w:id="78" w:author="Kyle Condon" w:date="2026-02-25T11:29:00Z" w16du:dateUtc="2026-02-25T18:29:00Z">
        <w:r w:rsidR="004D5FF8">
          <w:rPr>
            <w:sz w:val="20"/>
            <w:szCs w:val="20"/>
          </w:rPr>
          <w:t xml:space="preserve"> </w:t>
        </w:r>
      </w:ins>
      <w:del w:id="79" w:author="Kyle Condon" w:date="2026-02-25T11:29:00Z" w16du:dateUtc="2026-02-25T18:29:00Z">
        <w:r w:rsidRPr="00A03638" w:rsidDel="004D5FF8">
          <w:rPr>
            <w:sz w:val="20"/>
            <w:szCs w:val="20"/>
          </w:rPr>
          <w:delText>-</w:delText>
        </w:r>
      </w:del>
      <w:r w:rsidRPr="00A03638">
        <w:rPr>
          <w:sz w:val="20"/>
          <w:szCs w:val="20"/>
        </w:rPr>
        <w:t>specific considerations, and actual results may differ from expectations.</w:t>
      </w:r>
      <w:r w:rsidR="005509B6">
        <w:rPr>
          <w:sz w:val="20"/>
          <w:szCs w:val="20"/>
        </w:rPr>
        <w:t xml:space="preserve"> </w:t>
      </w:r>
    </w:p>
    <w:p w14:paraId="7AA1AD3F" w14:textId="77777777" w:rsidR="00404138" w:rsidRDefault="00404138" w:rsidP="002973C4">
      <w:pPr>
        <w:jc w:val="both"/>
        <w:rPr>
          <w:sz w:val="20"/>
          <w:szCs w:val="20"/>
        </w:rPr>
      </w:pPr>
    </w:p>
    <w:p w14:paraId="4A0437A1" w14:textId="6662DE6A" w:rsidR="00D32C41" w:rsidRDefault="00D32C41" w:rsidP="00E86CD1">
      <w:pPr>
        <w:jc w:val="both"/>
        <w:rPr>
          <w:sz w:val="20"/>
          <w:szCs w:val="20"/>
        </w:rPr>
      </w:pPr>
      <w:r w:rsidRPr="00C53D85">
        <w:rPr>
          <w:sz w:val="20"/>
          <w:szCs w:val="20"/>
        </w:rPr>
        <w:t xml:space="preserve">While the Company has a concentration of credit risk in relation to certain customers, this risk is mitigated by payments on account and credit checks on customers. Typically, </w:t>
      </w:r>
      <w:r w:rsidR="00E8791F">
        <w:rPr>
          <w:sz w:val="20"/>
          <w:szCs w:val="20"/>
        </w:rPr>
        <w:t xml:space="preserve">both tenant and </w:t>
      </w:r>
      <w:r w:rsidRPr="00C53D85">
        <w:rPr>
          <w:sz w:val="20"/>
          <w:szCs w:val="20"/>
        </w:rPr>
        <w:t xml:space="preserve">accounts receivable have terms ranging from 30-60 days and do not bear interest. As of December 31, </w:t>
      </w:r>
      <w:r w:rsidRPr="0034440C">
        <w:rPr>
          <w:sz w:val="20"/>
          <w:szCs w:val="20"/>
        </w:rPr>
        <w:t xml:space="preserve">2024 there were </w:t>
      </w:r>
      <w:r w:rsidRPr="0005659C">
        <w:rPr>
          <w:sz w:val="20"/>
          <w:szCs w:val="20"/>
        </w:rPr>
        <w:t>no customers</w:t>
      </w:r>
      <w:r w:rsidRPr="0034440C">
        <w:rPr>
          <w:sz w:val="20"/>
          <w:szCs w:val="20"/>
        </w:rPr>
        <w:t xml:space="preserve"> which individually accounted for more than 10% of </w:t>
      </w:r>
      <w:r w:rsidR="002137AA">
        <w:rPr>
          <w:sz w:val="20"/>
          <w:szCs w:val="20"/>
        </w:rPr>
        <w:t xml:space="preserve">total accounts </w:t>
      </w:r>
      <w:r w:rsidRPr="0034440C">
        <w:rPr>
          <w:sz w:val="20"/>
          <w:szCs w:val="20"/>
        </w:rPr>
        <w:t>receivable</w:t>
      </w:r>
      <w:r w:rsidR="002137AA">
        <w:rPr>
          <w:sz w:val="20"/>
          <w:szCs w:val="20"/>
        </w:rPr>
        <w:t xml:space="preserve"> and </w:t>
      </w:r>
      <w:r w:rsidRPr="0034440C">
        <w:rPr>
          <w:sz w:val="20"/>
          <w:szCs w:val="20"/>
        </w:rPr>
        <w:t xml:space="preserve">no customers which individually accounted for </w:t>
      </w:r>
      <w:r w:rsidRPr="0005659C">
        <w:rPr>
          <w:sz w:val="20"/>
          <w:szCs w:val="20"/>
        </w:rPr>
        <w:t>more than 10% of revenue</w:t>
      </w:r>
      <w:r w:rsidRPr="0034440C">
        <w:rPr>
          <w:sz w:val="20"/>
          <w:szCs w:val="20"/>
        </w:rPr>
        <w:t xml:space="preserve"> </w:t>
      </w:r>
      <w:r w:rsidR="00906D80">
        <w:rPr>
          <w:sz w:val="20"/>
          <w:szCs w:val="20"/>
        </w:rPr>
        <w:t>for the year ended December 31, 2024</w:t>
      </w:r>
      <w:r w:rsidRPr="0034440C">
        <w:rPr>
          <w:sz w:val="20"/>
          <w:szCs w:val="20"/>
        </w:rPr>
        <w:t>.</w:t>
      </w:r>
    </w:p>
    <w:p w14:paraId="590C4AAD" w14:textId="77777777" w:rsidR="00E86CD1" w:rsidRPr="00BA27EE" w:rsidRDefault="00E86CD1" w:rsidP="00CD0365">
      <w:pPr>
        <w:jc w:val="both"/>
        <w:rPr>
          <w:szCs w:val="20"/>
        </w:rPr>
      </w:pPr>
    </w:p>
    <w:p w14:paraId="746A2FD5" w14:textId="58D873E6" w:rsidR="00D32C41" w:rsidRDefault="00D32C41" w:rsidP="00D32C41">
      <w:pPr>
        <w:keepNext/>
        <w:jc w:val="both"/>
        <w:outlineLvl w:val="2"/>
        <w:rPr>
          <w:b/>
          <w:i/>
          <w:sz w:val="20"/>
          <w:szCs w:val="20"/>
        </w:rPr>
      </w:pPr>
      <w:r>
        <w:rPr>
          <w:b/>
          <w:i/>
          <w:sz w:val="20"/>
          <w:szCs w:val="20"/>
        </w:rPr>
        <w:t xml:space="preserve">Loans Receivable from </w:t>
      </w:r>
      <w:r w:rsidR="00380B04">
        <w:rPr>
          <w:b/>
          <w:i/>
          <w:sz w:val="20"/>
          <w:szCs w:val="20"/>
        </w:rPr>
        <w:t>E</w:t>
      </w:r>
      <w:r>
        <w:rPr>
          <w:b/>
          <w:i/>
          <w:sz w:val="20"/>
          <w:szCs w:val="20"/>
        </w:rPr>
        <w:t xml:space="preserve">quity </w:t>
      </w:r>
      <w:r w:rsidR="00380B04">
        <w:rPr>
          <w:b/>
          <w:i/>
          <w:sz w:val="20"/>
          <w:szCs w:val="20"/>
        </w:rPr>
        <w:t>M</w:t>
      </w:r>
      <w:r>
        <w:rPr>
          <w:b/>
          <w:i/>
          <w:sz w:val="20"/>
          <w:szCs w:val="20"/>
        </w:rPr>
        <w:t xml:space="preserve">ethod </w:t>
      </w:r>
      <w:r w:rsidR="00380B04">
        <w:rPr>
          <w:b/>
          <w:i/>
          <w:sz w:val="20"/>
          <w:szCs w:val="20"/>
        </w:rPr>
        <w:t>I</w:t>
      </w:r>
      <w:r>
        <w:rPr>
          <w:b/>
          <w:i/>
          <w:sz w:val="20"/>
          <w:szCs w:val="20"/>
        </w:rPr>
        <w:t>nvestees</w:t>
      </w:r>
    </w:p>
    <w:p w14:paraId="236F59C9" w14:textId="112BC09D" w:rsidR="00477CBB" w:rsidRDefault="00477CBB" w:rsidP="00CD0365">
      <w:pPr>
        <w:keepNext/>
        <w:jc w:val="both"/>
        <w:rPr>
          <w:b/>
          <w:i/>
          <w:sz w:val="20"/>
          <w:szCs w:val="20"/>
        </w:rPr>
      </w:pPr>
    </w:p>
    <w:p w14:paraId="35B92B2C" w14:textId="18BFABA0" w:rsidR="00477CBB" w:rsidRDefault="002D4846" w:rsidP="007B07EC">
      <w:pPr>
        <w:jc w:val="both"/>
        <w:rPr>
          <w:color w:val="000000"/>
          <w:sz w:val="20"/>
          <w:szCs w:val="20"/>
        </w:rPr>
      </w:pPr>
      <w:r>
        <w:rPr>
          <w:bCs/>
          <w:iCs/>
          <w:sz w:val="20"/>
          <w:szCs w:val="20"/>
        </w:rPr>
        <w:t>L</w:t>
      </w:r>
      <w:r w:rsidRPr="002D4846">
        <w:rPr>
          <w:bCs/>
          <w:iCs/>
          <w:sz w:val="20"/>
          <w:szCs w:val="20"/>
        </w:rPr>
        <w:t>oans made to equity method investees, including member notes, are initially recorded as notes receivable and are excluded from the carrying amount of the equity method investment unless deemed, in</w:t>
      </w:r>
      <w:ins w:id="80" w:author="Kyle Condon" w:date="2026-02-25T11:21:00Z" w16du:dateUtc="2026-02-25T18:21:00Z">
        <w:r w:rsidR="001A080D">
          <w:rPr>
            <w:bCs/>
            <w:iCs/>
            <w:sz w:val="20"/>
            <w:szCs w:val="20"/>
          </w:rPr>
          <w:t>-</w:t>
        </w:r>
      </w:ins>
      <w:del w:id="81" w:author="Kyle Condon" w:date="2026-02-25T11:21:00Z" w16du:dateUtc="2026-02-25T18:21:00Z">
        <w:r w:rsidRPr="002D4846" w:rsidDel="001A080D">
          <w:rPr>
            <w:bCs/>
            <w:iCs/>
            <w:sz w:val="20"/>
            <w:szCs w:val="20"/>
          </w:rPr>
          <w:delText xml:space="preserve"> </w:delText>
        </w:r>
      </w:del>
      <w:r w:rsidRPr="002D4846">
        <w:rPr>
          <w:bCs/>
          <w:iCs/>
          <w:sz w:val="20"/>
          <w:szCs w:val="20"/>
        </w:rPr>
        <w:t>substance, part of the net investment</w:t>
      </w:r>
      <w:r>
        <w:rPr>
          <w:bCs/>
          <w:iCs/>
          <w:sz w:val="20"/>
          <w:szCs w:val="20"/>
        </w:rPr>
        <w:t xml:space="preserve"> </w:t>
      </w:r>
      <w:r w:rsidRPr="002D4846">
        <w:rPr>
          <w:bCs/>
          <w:iCs/>
          <w:sz w:val="20"/>
          <w:szCs w:val="20"/>
        </w:rPr>
        <w:t>—</w:t>
      </w:r>
      <w:r>
        <w:rPr>
          <w:bCs/>
          <w:iCs/>
          <w:sz w:val="20"/>
          <w:szCs w:val="20"/>
        </w:rPr>
        <w:t xml:space="preserve"> </w:t>
      </w:r>
      <w:r w:rsidRPr="002D4846">
        <w:rPr>
          <w:bCs/>
          <w:iCs/>
          <w:sz w:val="20"/>
          <w:szCs w:val="20"/>
        </w:rPr>
        <w:t xml:space="preserve">such as when settlement is not expected in the foreseeable future or is contingent upon the investee’s operational performance. Interest income is recognized </w:t>
      </w:r>
      <w:r w:rsidR="00A31C4F">
        <w:rPr>
          <w:bCs/>
          <w:iCs/>
          <w:sz w:val="20"/>
          <w:szCs w:val="20"/>
        </w:rPr>
        <w:t>based on</w:t>
      </w:r>
      <w:r w:rsidRPr="002D4846">
        <w:rPr>
          <w:bCs/>
          <w:iCs/>
          <w:sz w:val="20"/>
          <w:szCs w:val="20"/>
        </w:rPr>
        <w:t xml:space="preserve"> the contractual terms unless collectability is not reasonably assured</w:t>
      </w:r>
      <w:r>
        <w:rPr>
          <w:bCs/>
          <w:iCs/>
          <w:sz w:val="20"/>
          <w:szCs w:val="20"/>
        </w:rPr>
        <w:t xml:space="preserve">, recognized within </w:t>
      </w:r>
      <w:r w:rsidR="00D1097B">
        <w:rPr>
          <w:bCs/>
          <w:iCs/>
          <w:sz w:val="20"/>
          <w:szCs w:val="20"/>
        </w:rPr>
        <w:t>i</w:t>
      </w:r>
      <w:r w:rsidR="007175F8">
        <w:rPr>
          <w:bCs/>
          <w:iCs/>
          <w:sz w:val="20"/>
          <w:szCs w:val="20"/>
        </w:rPr>
        <w:t xml:space="preserve">nterest income </w:t>
      </w:r>
      <w:r w:rsidR="007B07EC" w:rsidRPr="00C53D85">
        <w:rPr>
          <w:sz w:val="20"/>
          <w:szCs w:val="20"/>
        </w:rPr>
        <w:t>on the Consolidated</w:t>
      </w:r>
      <w:r w:rsidR="007B07EC" w:rsidRPr="00C53D85" w:rsidDel="009043C2">
        <w:rPr>
          <w:sz w:val="20"/>
          <w:szCs w:val="20"/>
        </w:rPr>
        <w:t xml:space="preserve"> </w:t>
      </w:r>
      <w:r w:rsidR="007B07EC">
        <w:rPr>
          <w:sz w:val="20"/>
          <w:szCs w:val="20"/>
        </w:rPr>
        <w:t xml:space="preserve">Statement of Operations. </w:t>
      </w:r>
      <w:r w:rsidR="00B575F0">
        <w:rPr>
          <w:sz w:val="20"/>
          <w:szCs w:val="20"/>
        </w:rPr>
        <w:t>With the exception of one promissory note noted below, g</w:t>
      </w:r>
      <w:r w:rsidR="007B07EC" w:rsidRPr="00C53D85">
        <w:rPr>
          <w:sz w:val="20"/>
          <w:szCs w:val="20"/>
        </w:rPr>
        <w:t>iven the lack of fixed maturity, the contractual subordination to senior debt, and the discretionary nature of repayment, the Company has classified the loans as non</w:t>
      </w:r>
      <w:ins w:id="82" w:author="Kyle Condon" w:date="2026-02-25T11:42:00Z" w16du:dateUtc="2026-02-25T18:42:00Z">
        <w:r w:rsidR="004E2B20">
          <w:rPr>
            <w:sz w:val="20"/>
            <w:szCs w:val="20"/>
          </w:rPr>
          <w:t>-</w:t>
        </w:r>
      </w:ins>
      <w:r w:rsidR="007B07EC" w:rsidRPr="00C53D85">
        <w:rPr>
          <w:sz w:val="20"/>
          <w:szCs w:val="20"/>
        </w:rPr>
        <w:t>current asset</w:t>
      </w:r>
      <w:r w:rsidR="00437304">
        <w:rPr>
          <w:sz w:val="20"/>
          <w:szCs w:val="20"/>
        </w:rPr>
        <w:t>s</w:t>
      </w:r>
      <w:r w:rsidR="007B07EC" w:rsidRPr="00C53D85">
        <w:rPr>
          <w:sz w:val="20"/>
          <w:szCs w:val="20"/>
        </w:rPr>
        <w:t xml:space="preserve"> within </w:t>
      </w:r>
      <w:r w:rsidR="00D1097B">
        <w:rPr>
          <w:sz w:val="20"/>
          <w:szCs w:val="20"/>
        </w:rPr>
        <w:t>l</w:t>
      </w:r>
      <w:r w:rsidR="007B07EC">
        <w:rPr>
          <w:sz w:val="20"/>
          <w:szCs w:val="20"/>
        </w:rPr>
        <w:t>oans receivables from equity method investees</w:t>
      </w:r>
      <w:r w:rsidR="00B575F0">
        <w:rPr>
          <w:sz w:val="20"/>
          <w:szCs w:val="20"/>
        </w:rPr>
        <w:t xml:space="preserve">, net of current portion </w:t>
      </w:r>
      <w:r w:rsidR="007B07EC" w:rsidRPr="00C53D85">
        <w:rPr>
          <w:sz w:val="20"/>
          <w:szCs w:val="20"/>
        </w:rPr>
        <w:t>in its Consolidated Balance Sheet</w:t>
      </w:r>
      <w:r w:rsidR="00A31C4F">
        <w:rPr>
          <w:sz w:val="20"/>
          <w:szCs w:val="20"/>
        </w:rPr>
        <w:t xml:space="preserve">. </w:t>
      </w:r>
      <w:r w:rsidRPr="002D4846">
        <w:rPr>
          <w:bCs/>
          <w:iCs/>
          <w:sz w:val="20"/>
          <w:szCs w:val="20"/>
        </w:rPr>
        <w:t xml:space="preserve">Cash disbursements and repayments associated with such loans are classified within investing activities in the </w:t>
      </w:r>
      <w:r w:rsidR="007B07EC">
        <w:rPr>
          <w:bCs/>
          <w:iCs/>
          <w:sz w:val="20"/>
          <w:szCs w:val="20"/>
        </w:rPr>
        <w:t>Consolidated S</w:t>
      </w:r>
      <w:r w:rsidRPr="002D4846">
        <w:rPr>
          <w:bCs/>
          <w:iCs/>
          <w:sz w:val="20"/>
          <w:szCs w:val="20"/>
        </w:rPr>
        <w:t xml:space="preserve">tatement of </w:t>
      </w:r>
      <w:r w:rsidR="007B07EC">
        <w:rPr>
          <w:bCs/>
          <w:iCs/>
          <w:sz w:val="20"/>
          <w:szCs w:val="20"/>
        </w:rPr>
        <w:t xml:space="preserve">Cash Flow </w:t>
      </w:r>
      <w:r w:rsidR="007B07EC" w:rsidRPr="007B07EC">
        <w:rPr>
          <w:bCs/>
          <w:iCs/>
          <w:sz w:val="20"/>
          <w:szCs w:val="20"/>
        </w:rPr>
        <w:t xml:space="preserve">within </w:t>
      </w:r>
      <w:r w:rsidR="00D1097B">
        <w:rPr>
          <w:color w:val="000000"/>
          <w:sz w:val="20"/>
          <w:szCs w:val="20"/>
        </w:rPr>
        <w:t>l</w:t>
      </w:r>
      <w:r w:rsidR="007B07EC" w:rsidRPr="00CD0365">
        <w:rPr>
          <w:color w:val="000000"/>
          <w:sz w:val="20"/>
          <w:szCs w:val="20"/>
        </w:rPr>
        <w:t>oans to equity method investees</w:t>
      </w:r>
      <w:r w:rsidR="007B07EC">
        <w:rPr>
          <w:color w:val="000000"/>
          <w:sz w:val="20"/>
          <w:szCs w:val="20"/>
        </w:rPr>
        <w:t>.</w:t>
      </w:r>
      <w:r w:rsidR="004E35A3">
        <w:rPr>
          <w:color w:val="000000"/>
          <w:sz w:val="20"/>
          <w:szCs w:val="20"/>
        </w:rPr>
        <w:t xml:space="preserve"> See Note 7 – </w:t>
      </w:r>
      <w:r w:rsidR="004E35A3" w:rsidRPr="00CD0365">
        <w:rPr>
          <w:i/>
          <w:color w:val="000000"/>
          <w:sz w:val="20"/>
          <w:szCs w:val="20"/>
        </w:rPr>
        <w:t>Loans Receivables from Equity Method Investees</w:t>
      </w:r>
      <w:r w:rsidR="004E35A3">
        <w:rPr>
          <w:color w:val="000000"/>
          <w:sz w:val="20"/>
          <w:szCs w:val="20"/>
        </w:rPr>
        <w:t xml:space="preserve"> for further information.</w:t>
      </w:r>
    </w:p>
    <w:p w14:paraId="28B9E5B5" w14:textId="77777777" w:rsidR="00D32C41" w:rsidRPr="00D32C41" w:rsidRDefault="00D32C41" w:rsidP="00477CBB">
      <w:pPr>
        <w:jc w:val="both"/>
        <w:rPr>
          <w:sz w:val="20"/>
          <w:szCs w:val="20"/>
        </w:rPr>
      </w:pPr>
    </w:p>
    <w:p w14:paraId="55E44D92" w14:textId="2B59547B" w:rsidR="00D32C41" w:rsidRDefault="00BA14BE" w:rsidP="00D32C41">
      <w:pPr>
        <w:jc w:val="both"/>
        <w:rPr>
          <w:sz w:val="20"/>
          <w:szCs w:val="20"/>
        </w:rPr>
      </w:pPr>
      <w:r>
        <w:rPr>
          <w:sz w:val="20"/>
          <w:szCs w:val="20"/>
        </w:rPr>
        <w:t>The c</w:t>
      </w:r>
      <w:r w:rsidR="00AA3779" w:rsidRPr="00AA3779">
        <w:rPr>
          <w:sz w:val="20"/>
          <w:szCs w:val="20"/>
        </w:rPr>
        <w:t>urrent portion of loans receivable from equity method investees</w:t>
      </w:r>
      <w:r w:rsidR="00AA3779">
        <w:rPr>
          <w:sz w:val="20"/>
          <w:szCs w:val="20"/>
        </w:rPr>
        <w:t xml:space="preserve"> </w:t>
      </w:r>
      <w:r w:rsidR="00D32C41" w:rsidRPr="002F617C">
        <w:rPr>
          <w:sz w:val="20"/>
          <w:szCs w:val="20"/>
        </w:rPr>
        <w:t xml:space="preserve">consisted of </w:t>
      </w:r>
      <w:r w:rsidR="00E65CFC" w:rsidRPr="002F617C">
        <w:rPr>
          <w:sz w:val="20"/>
          <w:szCs w:val="20"/>
        </w:rPr>
        <w:t xml:space="preserve">proceeds raised through </w:t>
      </w:r>
      <w:r w:rsidR="00880C74" w:rsidRPr="002F617C">
        <w:rPr>
          <w:sz w:val="20"/>
          <w:szCs w:val="20"/>
        </w:rPr>
        <w:t xml:space="preserve">a promissory note entered into </w:t>
      </w:r>
      <w:r w:rsidR="004478F7" w:rsidRPr="002F617C">
        <w:rPr>
          <w:sz w:val="20"/>
          <w:szCs w:val="20"/>
        </w:rPr>
        <w:t>in December 2024</w:t>
      </w:r>
      <w:r w:rsidR="00880C74" w:rsidRPr="002F617C">
        <w:rPr>
          <w:sz w:val="20"/>
          <w:szCs w:val="20"/>
        </w:rPr>
        <w:t xml:space="preserve"> </w:t>
      </w:r>
      <w:r w:rsidR="00E65CFC" w:rsidRPr="002F617C">
        <w:rPr>
          <w:sz w:val="20"/>
          <w:szCs w:val="20"/>
        </w:rPr>
        <w:t xml:space="preserve">between </w:t>
      </w:r>
      <w:r w:rsidR="00182D24" w:rsidRPr="002F617C">
        <w:rPr>
          <w:sz w:val="20"/>
          <w:szCs w:val="20"/>
        </w:rPr>
        <w:t>the C</w:t>
      </w:r>
      <w:r w:rsidR="00E65CFC" w:rsidRPr="002F617C">
        <w:rPr>
          <w:sz w:val="20"/>
          <w:szCs w:val="20"/>
        </w:rPr>
        <w:t>ompany’s and a lender, whereby gross proceeds of approximately $9.</w:t>
      </w:r>
      <w:r w:rsidR="00336191">
        <w:rPr>
          <w:sz w:val="20"/>
          <w:szCs w:val="20"/>
        </w:rPr>
        <w:t>6</w:t>
      </w:r>
      <w:r w:rsidR="00E65CFC" w:rsidRPr="002F617C">
        <w:rPr>
          <w:sz w:val="20"/>
          <w:szCs w:val="20"/>
        </w:rPr>
        <w:t xml:space="preserve"> million were raised</w:t>
      </w:r>
      <w:r w:rsidR="00880C74">
        <w:rPr>
          <w:sz w:val="20"/>
          <w:szCs w:val="20"/>
        </w:rPr>
        <w:t xml:space="preserve"> to fund the operating expenses of the Fund (defined below).</w:t>
      </w:r>
      <w:r w:rsidR="00D32C41" w:rsidRPr="00850EB8">
        <w:rPr>
          <w:sz w:val="20"/>
          <w:szCs w:val="20"/>
        </w:rPr>
        <w:t xml:space="preserve"> </w:t>
      </w:r>
      <w:r w:rsidR="004478F7">
        <w:rPr>
          <w:sz w:val="20"/>
          <w:szCs w:val="20"/>
        </w:rPr>
        <w:t xml:space="preserve">The promissory note </w:t>
      </w:r>
      <w:r w:rsidR="00FB783C">
        <w:rPr>
          <w:sz w:val="20"/>
          <w:szCs w:val="20"/>
        </w:rPr>
        <w:t>had a stated maturity date of twelve months from the issuance date, bore interest at a rate of 9.5% per annum, payable in kind, with all accrued interest due in full at maturity.</w:t>
      </w:r>
      <w:r w:rsidR="004478F7">
        <w:rPr>
          <w:sz w:val="20"/>
          <w:szCs w:val="20"/>
        </w:rPr>
        <w:t xml:space="preserve"> </w:t>
      </w:r>
      <w:r w:rsidR="00880C74">
        <w:rPr>
          <w:sz w:val="20"/>
          <w:szCs w:val="20"/>
        </w:rPr>
        <w:t>S</w:t>
      </w:r>
      <w:r w:rsidR="00D32C41" w:rsidRPr="00850EB8">
        <w:rPr>
          <w:sz w:val="20"/>
          <w:szCs w:val="20"/>
        </w:rPr>
        <w:t xml:space="preserve">ee Note 5 – </w:t>
      </w:r>
      <w:r w:rsidR="00D32C41" w:rsidRPr="00850EB8">
        <w:rPr>
          <w:i/>
          <w:sz w:val="20"/>
          <w:szCs w:val="20"/>
        </w:rPr>
        <w:t>Investments in Unconsolidated Entities</w:t>
      </w:r>
      <w:r w:rsidR="00D32C41" w:rsidRPr="00850EB8">
        <w:rPr>
          <w:sz w:val="20"/>
          <w:szCs w:val="20"/>
        </w:rPr>
        <w:t xml:space="preserve"> for further information. </w:t>
      </w:r>
    </w:p>
    <w:p w14:paraId="6C127826" w14:textId="77777777" w:rsidR="004E35A3" w:rsidRDefault="004E35A3" w:rsidP="00D32C41">
      <w:pPr>
        <w:jc w:val="both"/>
        <w:rPr>
          <w:sz w:val="20"/>
          <w:szCs w:val="20"/>
        </w:rPr>
      </w:pPr>
    </w:p>
    <w:p w14:paraId="3B074257" w14:textId="61B1683D" w:rsidR="004E35A3" w:rsidRDefault="00113451" w:rsidP="004E35A3">
      <w:pPr>
        <w:jc w:val="both"/>
        <w:rPr>
          <w:sz w:val="20"/>
          <w:szCs w:val="20"/>
        </w:rPr>
      </w:pPr>
      <w:r>
        <w:rPr>
          <w:sz w:val="20"/>
          <w:szCs w:val="20"/>
        </w:rPr>
        <w:t>After accounting for any impairment losses, t</w:t>
      </w:r>
      <w:r w:rsidR="004E35A3" w:rsidRPr="004E35A3">
        <w:rPr>
          <w:sz w:val="20"/>
          <w:szCs w:val="20"/>
        </w:rPr>
        <w:t xml:space="preserve">he Company evaluates loans to equity method investees for </w:t>
      </w:r>
      <w:r w:rsidR="00D04396">
        <w:rPr>
          <w:sz w:val="20"/>
          <w:szCs w:val="20"/>
        </w:rPr>
        <w:t xml:space="preserve">credit losses </w:t>
      </w:r>
      <w:r w:rsidR="00A31C4F">
        <w:rPr>
          <w:sz w:val="20"/>
          <w:szCs w:val="20"/>
        </w:rPr>
        <w:t xml:space="preserve">under </w:t>
      </w:r>
      <w:r w:rsidR="004E35A3">
        <w:rPr>
          <w:sz w:val="20"/>
          <w:szCs w:val="20"/>
        </w:rPr>
        <w:t>the CECL model</w:t>
      </w:r>
      <w:r w:rsidR="004E35A3" w:rsidRPr="004E35A3">
        <w:rPr>
          <w:sz w:val="20"/>
          <w:szCs w:val="20"/>
        </w:rPr>
        <w:t xml:space="preserve">. As of the reporting date, the Company assessed the collectability of outstanding member notes and other receivables from equity method investees and </w:t>
      </w:r>
      <w:r w:rsidR="004E35A3" w:rsidRPr="00A11251">
        <w:rPr>
          <w:sz w:val="20"/>
          <w:szCs w:val="20"/>
        </w:rPr>
        <w:t>concluded that no allowance for credit losses was nec</w:t>
      </w:r>
      <w:r w:rsidR="004E35A3" w:rsidRPr="00D04396">
        <w:rPr>
          <w:sz w:val="20"/>
          <w:szCs w:val="20"/>
        </w:rPr>
        <w:t>essary.</w:t>
      </w:r>
      <w:r w:rsidR="004E35A3" w:rsidRPr="00A11251">
        <w:rPr>
          <w:sz w:val="20"/>
          <w:szCs w:val="20"/>
        </w:rPr>
        <w:t xml:space="preserve"> In making this determination, management considered the financial condition and projected cash flows of the investees, the contractual terms of the notes, and </w:t>
      </w:r>
      <w:r w:rsidR="004E35A3" w:rsidRPr="009232C9">
        <w:rPr>
          <w:sz w:val="20"/>
          <w:szCs w:val="20"/>
        </w:rPr>
        <w:t>the Company's expectations regarding repayment</w:t>
      </w:r>
      <w:r w:rsidR="004E35A3" w:rsidRPr="00A11251">
        <w:rPr>
          <w:sz w:val="20"/>
          <w:szCs w:val="20"/>
        </w:rPr>
        <w:t xml:space="preserve">. Based on this analysis, no credit loss should be recorded as of </w:t>
      </w:r>
      <w:r w:rsidR="00C3109E">
        <w:rPr>
          <w:sz w:val="20"/>
          <w:szCs w:val="20"/>
        </w:rPr>
        <w:t>December 31, 2024.</w:t>
      </w:r>
    </w:p>
    <w:p w14:paraId="10E684E1" w14:textId="77777777" w:rsidR="002816E3" w:rsidRDefault="002816E3" w:rsidP="004E35A3">
      <w:pPr>
        <w:jc w:val="both"/>
        <w:rPr>
          <w:sz w:val="20"/>
          <w:szCs w:val="20"/>
        </w:rPr>
      </w:pPr>
    </w:p>
    <w:p w14:paraId="1A4E773A" w14:textId="77777777" w:rsidR="006102B8" w:rsidRPr="00C53D85" w:rsidRDefault="006102B8" w:rsidP="006102B8">
      <w:pPr>
        <w:keepNext/>
        <w:spacing w:before="1" w:after="1"/>
        <w:jc w:val="both"/>
        <w:outlineLvl w:val="2"/>
        <w:rPr>
          <w:sz w:val="20"/>
          <w:szCs w:val="20"/>
        </w:rPr>
      </w:pPr>
      <w:r w:rsidRPr="00C53D85">
        <w:rPr>
          <w:b/>
          <w:i/>
          <w:sz w:val="20"/>
          <w:szCs w:val="20"/>
        </w:rPr>
        <w:t>Leases</w:t>
      </w:r>
    </w:p>
    <w:p w14:paraId="4F40AF81" w14:textId="77777777" w:rsidR="006102B8" w:rsidRPr="00C53D85" w:rsidRDefault="006102B8" w:rsidP="006102B8">
      <w:pPr>
        <w:jc w:val="both"/>
        <w:rPr>
          <w:sz w:val="20"/>
          <w:szCs w:val="20"/>
        </w:rPr>
      </w:pPr>
    </w:p>
    <w:p w14:paraId="7F99D3FB" w14:textId="77777777" w:rsidR="006102B8" w:rsidRPr="00C53D85" w:rsidRDefault="006102B8" w:rsidP="006102B8">
      <w:pPr>
        <w:jc w:val="both"/>
        <w:rPr>
          <w:sz w:val="20"/>
          <w:szCs w:val="20"/>
        </w:rPr>
      </w:pPr>
      <w:r w:rsidRPr="00C53D85">
        <w:rPr>
          <w:sz w:val="20"/>
          <w:szCs w:val="20"/>
        </w:rPr>
        <w:t>The Company is party to leases as both a lessor and a lessee, primarily as follows:</w:t>
      </w:r>
    </w:p>
    <w:p w14:paraId="4B664882" w14:textId="77777777" w:rsidR="006102B8" w:rsidRPr="00C53D85" w:rsidRDefault="006102B8" w:rsidP="006102B8">
      <w:pPr>
        <w:jc w:val="both"/>
        <w:rPr>
          <w:sz w:val="20"/>
          <w:szCs w:val="20"/>
        </w:rPr>
      </w:pPr>
    </w:p>
    <w:p w14:paraId="2DF874AD" w14:textId="77777777" w:rsidR="006102B8" w:rsidRPr="00C53D85" w:rsidRDefault="006102B8" w:rsidP="006102B8">
      <w:pPr>
        <w:ind w:firstLine="720"/>
        <w:jc w:val="both"/>
        <w:rPr>
          <w:sz w:val="20"/>
          <w:szCs w:val="20"/>
        </w:rPr>
      </w:pPr>
      <w:r w:rsidRPr="00C53D85">
        <w:rPr>
          <w:sz w:val="20"/>
          <w:szCs w:val="20"/>
        </w:rPr>
        <w:t>• lessor of residential and commercial space within its apartment communities; and</w:t>
      </w:r>
    </w:p>
    <w:p w14:paraId="2FA0D555" w14:textId="77777777" w:rsidR="006102B8" w:rsidRPr="00C53D85" w:rsidRDefault="006102B8" w:rsidP="006102B8">
      <w:pPr>
        <w:ind w:left="720"/>
        <w:jc w:val="both"/>
        <w:rPr>
          <w:sz w:val="20"/>
          <w:szCs w:val="20"/>
        </w:rPr>
      </w:pPr>
      <w:r w:rsidRPr="00C53D85">
        <w:rPr>
          <w:sz w:val="20"/>
          <w:szCs w:val="20"/>
        </w:rPr>
        <w:t xml:space="preserve">• lessee under </w:t>
      </w:r>
      <w:r>
        <w:rPr>
          <w:sz w:val="20"/>
          <w:szCs w:val="20"/>
        </w:rPr>
        <w:t xml:space="preserve">(i) </w:t>
      </w:r>
      <w:r w:rsidRPr="00C53D85">
        <w:rPr>
          <w:sz w:val="20"/>
          <w:szCs w:val="20"/>
        </w:rPr>
        <w:t>office leases for its corporate headquarters and regional offices</w:t>
      </w:r>
      <w:r>
        <w:rPr>
          <w:sz w:val="20"/>
          <w:szCs w:val="20"/>
        </w:rPr>
        <w:t xml:space="preserve"> and (ii) equipment used in operations</w:t>
      </w:r>
    </w:p>
    <w:p w14:paraId="4824F878" w14:textId="77777777" w:rsidR="006102B8" w:rsidRPr="00C53D85" w:rsidRDefault="006102B8" w:rsidP="006102B8">
      <w:pPr>
        <w:rPr>
          <w:sz w:val="20"/>
          <w:szCs w:val="20"/>
        </w:rPr>
      </w:pPr>
    </w:p>
    <w:p w14:paraId="4D5CDE39" w14:textId="77777777" w:rsidR="006102B8" w:rsidRPr="00C53D85" w:rsidRDefault="006102B8" w:rsidP="006102B8">
      <w:pPr>
        <w:rPr>
          <w:i/>
          <w:iCs/>
          <w:sz w:val="20"/>
          <w:szCs w:val="20"/>
          <w:u w:val="single"/>
        </w:rPr>
      </w:pPr>
      <w:r w:rsidRPr="00C53D85">
        <w:rPr>
          <w:i/>
          <w:iCs/>
          <w:sz w:val="20"/>
          <w:szCs w:val="20"/>
          <w:u w:val="single"/>
        </w:rPr>
        <w:t>Lessee Considerations:</w:t>
      </w:r>
    </w:p>
    <w:p w14:paraId="7EC6073F" w14:textId="77777777" w:rsidR="006102B8" w:rsidRPr="00C53D85" w:rsidRDefault="006102B8" w:rsidP="006102B8">
      <w:pPr>
        <w:rPr>
          <w:sz w:val="20"/>
          <w:szCs w:val="20"/>
        </w:rPr>
      </w:pPr>
    </w:p>
    <w:p w14:paraId="0E10F43A" w14:textId="77777777" w:rsidR="006102B8" w:rsidRDefault="006102B8" w:rsidP="006102B8">
      <w:pPr>
        <w:jc w:val="both"/>
        <w:rPr>
          <w:rFonts w:eastAsia="Arial"/>
          <w:color w:val="000000"/>
          <w:sz w:val="20"/>
          <w:szCs w:val="20"/>
        </w:rPr>
      </w:pPr>
      <w:r w:rsidRPr="0005659C">
        <w:rPr>
          <w:rFonts w:eastAsia="Arial"/>
          <w:color w:val="000000"/>
          <w:sz w:val="20"/>
          <w:szCs w:val="20"/>
        </w:rPr>
        <w:t xml:space="preserve">At inception of a contract, the Company determines whether that contract is or contains a lease by assessing whether there is an identified asset and whether the contract conveys the right to control the use of the identified asset for a period of time in exchange for consideration. The Company has control of the asset if it has the right to direct the use of the asset and obtains substantially all of the economic benefits from the use of the asset throughout the period of use. </w:t>
      </w:r>
    </w:p>
    <w:p w14:paraId="3B75FDC2" w14:textId="77777777" w:rsidR="006102B8" w:rsidRDefault="006102B8" w:rsidP="006102B8">
      <w:pPr>
        <w:jc w:val="both"/>
        <w:rPr>
          <w:rFonts w:eastAsia="Arial"/>
          <w:color w:val="000000"/>
          <w:sz w:val="20"/>
          <w:szCs w:val="20"/>
        </w:rPr>
      </w:pPr>
    </w:p>
    <w:p w14:paraId="3894C728" w14:textId="77777777" w:rsidR="006102B8" w:rsidRDefault="006102B8" w:rsidP="006102B8">
      <w:pPr>
        <w:jc w:val="both"/>
        <w:rPr>
          <w:sz w:val="20"/>
          <w:szCs w:val="20"/>
        </w:rPr>
      </w:pPr>
      <w:r>
        <w:rPr>
          <w:sz w:val="20"/>
          <w:szCs w:val="20"/>
        </w:rPr>
        <w:t>ROU assets</w:t>
      </w:r>
      <w:r w:rsidRPr="0027641B">
        <w:rPr>
          <w:sz w:val="20"/>
          <w:szCs w:val="20"/>
        </w:rPr>
        <w:t xml:space="preserve"> represent the Company’s right to use the underlying leased assets over the lease term, while lease liabilities represent the Company’s obligation to make lease payments under the lease arrangements. Lease liabilities are recognized at the lease commencement date based on the present value of future lease payments. Corresponding ROU assets are initially measured at the amount of the lease liability, adjusted for any lease payments made at or before lease commencement, less any lease incentives received and plus any initial direct costs incurred.</w:t>
      </w:r>
      <w:r>
        <w:rPr>
          <w:sz w:val="20"/>
          <w:szCs w:val="20"/>
        </w:rPr>
        <w:t xml:space="preserve"> </w:t>
      </w:r>
    </w:p>
    <w:p w14:paraId="3EA90E8A" w14:textId="77777777" w:rsidR="006102B8" w:rsidRDefault="006102B8" w:rsidP="006102B8">
      <w:pPr>
        <w:jc w:val="both"/>
        <w:rPr>
          <w:sz w:val="20"/>
          <w:szCs w:val="20"/>
        </w:rPr>
      </w:pPr>
    </w:p>
    <w:p w14:paraId="769FA922" w14:textId="19541A90" w:rsidR="006102B8" w:rsidRDefault="006102B8" w:rsidP="006102B8">
      <w:pPr>
        <w:pBdr>
          <w:top w:val="nil"/>
          <w:left w:val="nil"/>
          <w:bottom w:val="nil"/>
          <w:right w:val="nil"/>
          <w:between w:val="nil"/>
        </w:pBdr>
        <w:jc w:val="both"/>
        <w:rPr>
          <w:color w:val="000000"/>
          <w:sz w:val="20"/>
          <w:szCs w:val="20"/>
          <w:shd w:val="clear" w:color="auto" w:fill="FFFFFF"/>
        </w:rPr>
      </w:pPr>
      <w:r w:rsidRPr="0031090E">
        <w:rPr>
          <w:color w:val="000000"/>
          <w:sz w:val="20"/>
          <w:szCs w:val="20"/>
          <w:shd w:val="clear" w:color="auto" w:fill="FFFFFF"/>
        </w:rPr>
        <w:t xml:space="preserve">The Company classifies a lease as a finance lease when it meets any of the following criteria at the lease commencement date: (1) the lease transfers ownership of the underlying asset to the Company by the end of the lease term; (2) the lease grants the Company an option to purchase the underlying asset that the Company is reasonably certain to exercise; (3) the lease term is for the major part of the </w:t>
      </w:r>
      <w:r w:rsidRPr="0031090E">
        <w:rPr>
          <w:color w:val="000000"/>
          <w:sz w:val="20"/>
          <w:szCs w:val="20"/>
          <w:shd w:val="clear" w:color="auto" w:fill="FFFFFF"/>
        </w:rPr>
        <w:lastRenderedPageBreak/>
        <w:t>remaining economic life of the underlying asset (the Company considers a major part to be 75% or more of the remaining economic life of the underlying asset); (4) the present value of the sum of the lease payments and any residual value guaranteed by the Company equals or exceeds substantially all of the fair value of the underlying asset (the Company considers substantially all the fair value to be 90% or more of the fair value of the underlying asset); or (5) the underlying asset is of such a specialized nature that it is expected to have no alternative use to the lessor at the end of the lease term. When none of the criteria above are met, the Company classifies the lease as an operating lease.</w:t>
      </w:r>
      <w:r>
        <w:rPr>
          <w:color w:val="000000"/>
          <w:sz w:val="20"/>
          <w:szCs w:val="20"/>
          <w:shd w:val="clear" w:color="auto" w:fill="FFFFFF"/>
        </w:rPr>
        <w:t xml:space="preserve"> As of December 31, 2024 </w:t>
      </w:r>
      <w:r>
        <w:rPr>
          <w:sz w:val="20"/>
          <w:szCs w:val="20"/>
        </w:rPr>
        <w:t>t</w:t>
      </w:r>
      <w:r w:rsidRPr="0027641B">
        <w:rPr>
          <w:sz w:val="20"/>
          <w:szCs w:val="20"/>
        </w:rPr>
        <w:t xml:space="preserve">he Company </w:t>
      </w:r>
      <w:r>
        <w:rPr>
          <w:sz w:val="20"/>
          <w:szCs w:val="20"/>
        </w:rPr>
        <w:t>classified one of its</w:t>
      </w:r>
      <w:r w:rsidR="00A122E7">
        <w:rPr>
          <w:sz w:val="20"/>
          <w:szCs w:val="20"/>
        </w:rPr>
        <w:t xml:space="preserve"> </w:t>
      </w:r>
      <w:r>
        <w:rPr>
          <w:sz w:val="20"/>
          <w:szCs w:val="20"/>
        </w:rPr>
        <w:t>arrangements as a financ</w:t>
      </w:r>
      <w:r w:rsidRPr="0027641B">
        <w:rPr>
          <w:sz w:val="20"/>
          <w:szCs w:val="20"/>
        </w:rPr>
        <w:t xml:space="preserve">e lease, related to leased gym equipment, which is scheduled to expire in fiscal year 2025. The ROU asset and corresponding lease liability </w:t>
      </w:r>
      <w:ins w:id="83" w:author="Kyle Condon" w:date="2026-02-25T12:16:00Z" w16du:dateUtc="2026-02-25T19:16:00Z">
        <w:r w:rsidR="00340CB4">
          <w:rPr>
            <w:sz w:val="20"/>
            <w:szCs w:val="20"/>
          </w:rPr>
          <w:t xml:space="preserve">associated with the finance lease </w:t>
        </w:r>
      </w:ins>
      <w:r w:rsidRPr="0027641B">
        <w:rPr>
          <w:sz w:val="20"/>
          <w:szCs w:val="20"/>
        </w:rPr>
        <w:t>were each less than $0.1 million</w:t>
      </w:r>
      <w:ins w:id="84" w:author="Kyle Condon" w:date="2026-02-25T12:14:00Z" w16du:dateUtc="2026-02-25T19:14:00Z">
        <w:r w:rsidR="00561A8C">
          <w:rPr>
            <w:sz w:val="20"/>
            <w:szCs w:val="20"/>
          </w:rPr>
          <w:t>.</w:t>
        </w:r>
      </w:ins>
    </w:p>
    <w:p w14:paraId="662877DB" w14:textId="77777777" w:rsidR="006102B8" w:rsidRDefault="006102B8" w:rsidP="006102B8">
      <w:pPr>
        <w:pBdr>
          <w:top w:val="nil"/>
          <w:left w:val="nil"/>
          <w:bottom w:val="nil"/>
          <w:right w:val="nil"/>
          <w:between w:val="nil"/>
        </w:pBdr>
        <w:jc w:val="both"/>
        <w:rPr>
          <w:color w:val="000000"/>
          <w:sz w:val="20"/>
          <w:szCs w:val="20"/>
          <w:shd w:val="clear" w:color="auto" w:fill="FFFFFF"/>
        </w:rPr>
      </w:pPr>
    </w:p>
    <w:p w14:paraId="398B0C2A" w14:textId="7F1CECD4" w:rsidR="006102B8" w:rsidRPr="005221F5" w:rsidRDefault="006102B8" w:rsidP="006102B8">
      <w:pPr>
        <w:jc w:val="both"/>
        <w:rPr>
          <w:sz w:val="20"/>
          <w:szCs w:val="20"/>
        </w:rPr>
      </w:pPr>
      <w:r>
        <w:rPr>
          <w:sz w:val="20"/>
          <w:szCs w:val="20"/>
        </w:rPr>
        <w:t>Both o</w:t>
      </w:r>
      <w:r w:rsidRPr="00C53D85">
        <w:rPr>
          <w:sz w:val="20"/>
          <w:szCs w:val="20"/>
        </w:rPr>
        <w:t>perating lease assets</w:t>
      </w:r>
      <w:r>
        <w:rPr>
          <w:sz w:val="20"/>
          <w:szCs w:val="20"/>
        </w:rPr>
        <w:t xml:space="preserve"> and finance lease ROU assets</w:t>
      </w:r>
      <w:r w:rsidRPr="00C53D85">
        <w:rPr>
          <w:sz w:val="20"/>
          <w:szCs w:val="20"/>
        </w:rPr>
        <w:t xml:space="preserve"> are included in</w:t>
      </w:r>
      <w:r>
        <w:rPr>
          <w:sz w:val="20"/>
          <w:szCs w:val="20"/>
        </w:rPr>
        <w:t xml:space="preserve"> </w:t>
      </w:r>
      <w:r w:rsidR="00BC6FDE">
        <w:rPr>
          <w:sz w:val="20"/>
          <w:szCs w:val="20"/>
        </w:rPr>
        <w:t>o</w:t>
      </w:r>
      <w:r>
        <w:rPr>
          <w:sz w:val="20"/>
          <w:szCs w:val="20"/>
        </w:rPr>
        <w:t>ther assets in the Consolidated Balance Sheet</w:t>
      </w:r>
      <w:r w:rsidRPr="00C53D85">
        <w:rPr>
          <w:sz w:val="20"/>
          <w:szCs w:val="20"/>
        </w:rPr>
        <w:t xml:space="preserve">, </w:t>
      </w:r>
      <w:r>
        <w:rPr>
          <w:sz w:val="20"/>
          <w:szCs w:val="20"/>
        </w:rPr>
        <w:t xml:space="preserve">while the present value of amounts due within twelve months pertaining to both </w:t>
      </w:r>
      <w:r w:rsidRPr="00C53D85">
        <w:rPr>
          <w:sz w:val="20"/>
          <w:szCs w:val="20"/>
        </w:rPr>
        <w:t xml:space="preserve">operating lease liabilities </w:t>
      </w:r>
      <w:r>
        <w:rPr>
          <w:sz w:val="20"/>
          <w:szCs w:val="20"/>
        </w:rPr>
        <w:t xml:space="preserve">and finance lease liabilities </w:t>
      </w:r>
      <w:r w:rsidRPr="00C53D85">
        <w:rPr>
          <w:sz w:val="20"/>
          <w:szCs w:val="20"/>
        </w:rPr>
        <w:t xml:space="preserve">are included in </w:t>
      </w:r>
      <w:r w:rsidR="00BC6FDE">
        <w:rPr>
          <w:sz w:val="20"/>
          <w:szCs w:val="20"/>
        </w:rPr>
        <w:t>o</w:t>
      </w:r>
      <w:r>
        <w:rPr>
          <w:sz w:val="20"/>
          <w:szCs w:val="20"/>
        </w:rPr>
        <w:t xml:space="preserve">ther liabilities in the Consolidated Balance, with the remaining lease liabilities for both operating and finance leases included in </w:t>
      </w:r>
      <w:r w:rsidR="00BC6FDE">
        <w:rPr>
          <w:sz w:val="20"/>
          <w:szCs w:val="20"/>
        </w:rPr>
        <w:t>o</w:t>
      </w:r>
      <w:r>
        <w:rPr>
          <w:sz w:val="20"/>
          <w:szCs w:val="20"/>
        </w:rPr>
        <w:t xml:space="preserve">ther non-current liabilities </w:t>
      </w:r>
      <w:r w:rsidRPr="00C53D85">
        <w:rPr>
          <w:sz w:val="20"/>
          <w:szCs w:val="20"/>
        </w:rPr>
        <w:t>in the Consolidated Balance Sheet</w:t>
      </w:r>
      <w:r>
        <w:rPr>
          <w:sz w:val="20"/>
          <w:szCs w:val="20"/>
        </w:rPr>
        <w:t>.</w:t>
      </w:r>
    </w:p>
    <w:p w14:paraId="265E678C" w14:textId="77777777" w:rsidR="006102B8" w:rsidRDefault="006102B8" w:rsidP="006102B8">
      <w:pPr>
        <w:jc w:val="both"/>
        <w:rPr>
          <w:sz w:val="20"/>
          <w:szCs w:val="20"/>
        </w:rPr>
      </w:pPr>
    </w:p>
    <w:p w14:paraId="0EB739DB" w14:textId="77777777" w:rsidR="006102B8" w:rsidRPr="0027641B" w:rsidRDefault="006102B8" w:rsidP="006102B8">
      <w:pPr>
        <w:jc w:val="both"/>
        <w:rPr>
          <w:sz w:val="20"/>
          <w:szCs w:val="20"/>
        </w:rPr>
      </w:pPr>
      <w:r w:rsidRPr="0027641B">
        <w:rPr>
          <w:sz w:val="20"/>
          <w:szCs w:val="20"/>
        </w:rPr>
        <w:t xml:space="preserve">As the implicit rate in the Company’s lease arrangements is generally not readily determinable, the Company uses its incremental borrowing rate at the lease commencement date to calculate the present value of lease payments. </w:t>
      </w:r>
      <w:r>
        <w:rPr>
          <w:sz w:val="20"/>
          <w:szCs w:val="20"/>
        </w:rPr>
        <w:t xml:space="preserve">For any operating leases, the Company made the accounting policy election to </w:t>
      </w:r>
      <w:r w:rsidRPr="00127C17">
        <w:rPr>
          <w:sz w:val="20"/>
          <w:szCs w:val="20"/>
        </w:rPr>
        <w:t xml:space="preserve">utilize </w:t>
      </w:r>
      <w:r w:rsidRPr="0031090E">
        <w:rPr>
          <w:rFonts w:eastAsia="Arial"/>
          <w:color w:val="000000"/>
          <w:sz w:val="20"/>
          <w:szCs w:val="20"/>
        </w:rPr>
        <w:t>the local risk-free discount rate</w:t>
      </w:r>
      <w:r>
        <w:rPr>
          <w:sz w:val="20"/>
          <w:szCs w:val="20"/>
        </w:rPr>
        <w:t>. For any finance leases, the Company utilized t</w:t>
      </w:r>
      <w:r w:rsidRPr="0027641B">
        <w:rPr>
          <w:sz w:val="20"/>
          <w:szCs w:val="20"/>
        </w:rPr>
        <w:t xml:space="preserve">he </w:t>
      </w:r>
      <w:r>
        <w:rPr>
          <w:sz w:val="20"/>
          <w:szCs w:val="20"/>
        </w:rPr>
        <w:t>implicit rate per the applicable lease agreement.</w:t>
      </w:r>
      <w:r w:rsidRPr="0027641B">
        <w:rPr>
          <w:sz w:val="20"/>
          <w:szCs w:val="20"/>
        </w:rPr>
        <w:t xml:space="preserve"> </w:t>
      </w:r>
    </w:p>
    <w:p w14:paraId="263351CA" w14:textId="77777777" w:rsidR="006102B8" w:rsidRDefault="006102B8" w:rsidP="006102B8">
      <w:pPr>
        <w:jc w:val="both"/>
        <w:rPr>
          <w:sz w:val="20"/>
          <w:szCs w:val="20"/>
        </w:rPr>
      </w:pPr>
    </w:p>
    <w:p w14:paraId="19D573F3" w14:textId="75A55D43" w:rsidR="006102B8" w:rsidRPr="0027641B" w:rsidRDefault="006102B8" w:rsidP="006102B8">
      <w:pPr>
        <w:jc w:val="both"/>
        <w:rPr>
          <w:sz w:val="20"/>
          <w:szCs w:val="20"/>
        </w:rPr>
      </w:pPr>
      <w:r w:rsidRPr="0027641B">
        <w:rPr>
          <w:sz w:val="20"/>
          <w:szCs w:val="20"/>
        </w:rPr>
        <w:t>Lease terms may include renewal or termination options that are considered in the lease term when it is reasonably certain the Company will exercise those options. Lease payments may also include fixed rental escalation clauses and other predictable adjustments</w:t>
      </w:r>
      <w:r w:rsidRPr="009232C9">
        <w:rPr>
          <w:sz w:val="20"/>
          <w:szCs w:val="20"/>
        </w:rPr>
        <w:t xml:space="preserve">. Operating lease costs are recognized on a straight-line basis within </w:t>
      </w:r>
      <w:r w:rsidR="00D1097B">
        <w:rPr>
          <w:sz w:val="20"/>
          <w:szCs w:val="20"/>
        </w:rPr>
        <w:t>g</w:t>
      </w:r>
      <w:r w:rsidRPr="009232C9">
        <w:rPr>
          <w:sz w:val="20"/>
          <w:szCs w:val="20"/>
        </w:rPr>
        <w:t xml:space="preserve">eneral and </w:t>
      </w:r>
      <w:r w:rsidR="004A78A0">
        <w:rPr>
          <w:sz w:val="20"/>
          <w:szCs w:val="20"/>
        </w:rPr>
        <w:t>a</w:t>
      </w:r>
      <w:r w:rsidRPr="009232C9">
        <w:rPr>
          <w:sz w:val="20"/>
          <w:szCs w:val="20"/>
        </w:rPr>
        <w:t>dministration within the Consolidated Statement of Operations</w:t>
      </w:r>
      <w:r>
        <w:rPr>
          <w:sz w:val="20"/>
          <w:szCs w:val="20"/>
        </w:rPr>
        <w:t xml:space="preserve"> </w:t>
      </w:r>
      <w:r w:rsidRPr="0027641B">
        <w:rPr>
          <w:sz w:val="20"/>
          <w:szCs w:val="20"/>
        </w:rPr>
        <w:t>over the lease term. Finance lease ROU assets are amortized on a straight-line basis over the shorter of the lease term or the estimated useful life of the underlying asset</w:t>
      </w:r>
      <w:r>
        <w:rPr>
          <w:sz w:val="20"/>
          <w:szCs w:val="20"/>
        </w:rPr>
        <w:t xml:space="preserve"> and are included in </w:t>
      </w:r>
      <w:r w:rsidR="00BC6FDE">
        <w:rPr>
          <w:sz w:val="20"/>
          <w:szCs w:val="20"/>
        </w:rPr>
        <w:t>d</w:t>
      </w:r>
      <w:r>
        <w:rPr>
          <w:sz w:val="20"/>
          <w:szCs w:val="20"/>
        </w:rPr>
        <w:t>epreciation and amortization within the Consolidated Statement of Operations</w:t>
      </w:r>
      <w:r w:rsidRPr="0027641B">
        <w:rPr>
          <w:sz w:val="20"/>
          <w:szCs w:val="20"/>
        </w:rPr>
        <w:t xml:space="preserve">. Interest expense related to finance leases is recognized using the effective interest method over the lease </w:t>
      </w:r>
      <w:r w:rsidR="006C0EDD" w:rsidRPr="0027641B">
        <w:rPr>
          <w:sz w:val="20"/>
          <w:szCs w:val="20"/>
        </w:rPr>
        <w:t>term</w:t>
      </w:r>
      <w:r w:rsidR="006C0EDD">
        <w:rPr>
          <w:sz w:val="20"/>
          <w:szCs w:val="20"/>
        </w:rPr>
        <w:t xml:space="preserve"> and</w:t>
      </w:r>
      <w:r>
        <w:rPr>
          <w:sz w:val="20"/>
          <w:szCs w:val="20"/>
        </w:rPr>
        <w:t xml:space="preserve"> is included in </w:t>
      </w:r>
      <w:r w:rsidR="00BC6FDE">
        <w:rPr>
          <w:sz w:val="20"/>
          <w:szCs w:val="20"/>
        </w:rPr>
        <w:t>i</w:t>
      </w:r>
      <w:r>
        <w:rPr>
          <w:sz w:val="20"/>
          <w:szCs w:val="20"/>
        </w:rPr>
        <w:t xml:space="preserve">nterest </w:t>
      </w:r>
      <w:r w:rsidR="00825C7E">
        <w:rPr>
          <w:sz w:val="20"/>
          <w:szCs w:val="20"/>
        </w:rPr>
        <w:t>e</w:t>
      </w:r>
      <w:r>
        <w:rPr>
          <w:sz w:val="20"/>
          <w:szCs w:val="20"/>
        </w:rPr>
        <w:t xml:space="preserve">xpense within the Consolidated Statement of Operations. </w:t>
      </w:r>
    </w:p>
    <w:p w14:paraId="2CCDE248" w14:textId="77777777" w:rsidR="006102B8" w:rsidRDefault="006102B8" w:rsidP="006102B8">
      <w:pPr>
        <w:jc w:val="both"/>
        <w:rPr>
          <w:sz w:val="20"/>
          <w:szCs w:val="20"/>
        </w:rPr>
      </w:pPr>
    </w:p>
    <w:p w14:paraId="716EB60D" w14:textId="653AC8B4" w:rsidR="006102B8" w:rsidRDefault="006102B8" w:rsidP="006102B8">
      <w:pPr>
        <w:jc w:val="both"/>
        <w:rPr>
          <w:sz w:val="20"/>
          <w:szCs w:val="20"/>
        </w:rPr>
      </w:pPr>
      <w:r w:rsidRPr="00C53D85">
        <w:rPr>
          <w:sz w:val="20"/>
          <w:szCs w:val="20"/>
        </w:rPr>
        <w:t xml:space="preserve">The Company has lease agreements with lease and non-lease components, </w:t>
      </w:r>
      <w:r w:rsidR="00F720BA">
        <w:rPr>
          <w:sz w:val="20"/>
          <w:szCs w:val="20"/>
        </w:rPr>
        <w:t xml:space="preserve">and </w:t>
      </w:r>
      <w:r w:rsidRPr="00C53D85">
        <w:rPr>
          <w:sz w:val="20"/>
          <w:szCs w:val="20"/>
        </w:rPr>
        <w:t>has elected the practical expedient to not separate lease and non-lease components for all asset classes</w:t>
      </w:r>
      <w:r w:rsidR="00F720BA">
        <w:rPr>
          <w:sz w:val="20"/>
          <w:szCs w:val="20"/>
        </w:rPr>
        <w:t xml:space="preserve">. </w:t>
      </w:r>
      <w:r w:rsidRPr="00C53D85">
        <w:rPr>
          <w:sz w:val="20"/>
          <w:szCs w:val="20"/>
        </w:rPr>
        <w:t xml:space="preserve">Instead, consideration for the lease is allocated to a single lease component. Further, the Company has elected the practical expedient for the short-term lease exemption for all asset classes and therefore does not recognize </w:t>
      </w:r>
      <w:r w:rsidR="00F720BA">
        <w:rPr>
          <w:sz w:val="20"/>
          <w:szCs w:val="20"/>
        </w:rPr>
        <w:t xml:space="preserve">ROU </w:t>
      </w:r>
      <w:r w:rsidRPr="00C53D85">
        <w:rPr>
          <w:sz w:val="20"/>
          <w:szCs w:val="20"/>
        </w:rPr>
        <w:t>assets or lease liabilities for leases with a term of 12 months or less. The impact of off-balance sheet accounting for short-term leases is immaterial.</w:t>
      </w:r>
    </w:p>
    <w:p w14:paraId="3F4AFF04" w14:textId="77777777" w:rsidR="006102B8" w:rsidRDefault="006102B8" w:rsidP="006102B8">
      <w:pPr>
        <w:jc w:val="both"/>
        <w:rPr>
          <w:sz w:val="20"/>
          <w:szCs w:val="20"/>
        </w:rPr>
      </w:pPr>
    </w:p>
    <w:p w14:paraId="3B2624AE" w14:textId="77777777" w:rsidR="006102B8" w:rsidRPr="00C53D85" w:rsidRDefault="006102B8" w:rsidP="006102B8">
      <w:pPr>
        <w:jc w:val="both"/>
        <w:rPr>
          <w:i/>
          <w:iCs/>
          <w:sz w:val="20"/>
          <w:szCs w:val="20"/>
          <w:u w:val="single"/>
        </w:rPr>
      </w:pPr>
      <w:r w:rsidRPr="00C53D85">
        <w:rPr>
          <w:i/>
          <w:iCs/>
          <w:sz w:val="20"/>
          <w:szCs w:val="20"/>
          <w:u w:val="single"/>
        </w:rPr>
        <w:t>Lessor Considerations:</w:t>
      </w:r>
    </w:p>
    <w:p w14:paraId="4159F416" w14:textId="77777777" w:rsidR="006102B8" w:rsidRPr="00C53D85" w:rsidRDefault="006102B8" w:rsidP="006102B8">
      <w:pPr>
        <w:jc w:val="both"/>
        <w:rPr>
          <w:sz w:val="20"/>
          <w:szCs w:val="20"/>
        </w:rPr>
      </w:pPr>
    </w:p>
    <w:p w14:paraId="32F5D7C5" w14:textId="77777777" w:rsidR="006102B8" w:rsidRDefault="006102B8" w:rsidP="006102B8">
      <w:pPr>
        <w:jc w:val="both"/>
        <w:rPr>
          <w:sz w:val="20"/>
          <w:szCs w:val="20"/>
        </w:rPr>
      </w:pPr>
      <w:r>
        <w:rPr>
          <w:sz w:val="20"/>
          <w:szCs w:val="20"/>
        </w:rPr>
        <w:t>The Company’s accounting treatment for lessor considerations is discussed in further detail within</w:t>
      </w:r>
      <w:r w:rsidRPr="00C53D85">
        <w:rPr>
          <w:sz w:val="20"/>
          <w:szCs w:val="20"/>
        </w:rPr>
        <w:t xml:space="preserve"> Note </w:t>
      </w:r>
      <w:r>
        <w:rPr>
          <w:sz w:val="20"/>
          <w:szCs w:val="20"/>
        </w:rPr>
        <w:t>6</w:t>
      </w:r>
      <w:r w:rsidRPr="00C53D85">
        <w:rPr>
          <w:sz w:val="20"/>
          <w:szCs w:val="20"/>
        </w:rPr>
        <w:t xml:space="preserve"> — </w:t>
      </w:r>
      <w:r w:rsidRPr="00C53D85">
        <w:rPr>
          <w:i/>
          <w:iCs/>
          <w:sz w:val="20"/>
          <w:szCs w:val="20"/>
        </w:rPr>
        <w:t>Revenue</w:t>
      </w:r>
      <w:r w:rsidRPr="00C53D85">
        <w:rPr>
          <w:sz w:val="20"/>
          <w:szCs w:val="20"/>
        </w:rPr>
        <w:t xml:space="preserve"> </w:t>
      </w:r>
      <w:r w:rsidRPr="00CD0365">
        <w:rPr>
          <w:i/>
          <w:sz w:val="20"/>
          <w:szCs w:val="20"/>
        </w:rPr>
        <w:t>Recognition</w:t>
      </w:r>
      <w:r>
        <w:rPr>
          <w:sz w:val="20"/>
          <w:szCs w:val="20"/>
        </w:rPr>
        <w:t>.</w:t>
      </w:r>
    </w:p>
    <w:p w14:paraId="7F7B7684" w14:textId="77777777" w:rsidR="00562DA5" w:rsidRDefault="00562DA5" w:rsidP="006102B8">
      <w:pPr>
        <w:jc w:val="both"/>
        <w:rPr>
          <w:sz w:val="20"/>
          <w:szCs w:val="20"/>
        </w:rPr>
      </w:pPr>
    </w:p>
    <w:p w14:paraId="7178B9CF" w14:textId="77777777" w:rsidR="00562DA5" w:rsidRPr="00C53D85" w:rsidRDefault="00562DA5" w:rsidP="00562DA5">
      <w:pPr>
        <w:spacing w:before="1" w:after="1"/>
        <w:jc w:val="both"/>
        <w:outlineLvl w:val="2"/>
        <w:rPr>
          <w:b/>
          <w:i/>
          <w:sz w:val="20"/>
          <w:szCs w:val="20"/>
        </w:rPr>
      </w:pPr>
      <w:r>
        <w:rPr>
          <w:b/>
          <w:i/>
          <w:sz w:val="20"/>
          <w:szCs w:val="20"/>
        </w:rPr>
        <w:t xml:space="preserve">Interest Rate Cap </w:t>
      </w:r>
      <w:r w:rsidRPr="00C53D85">
        <w:rPr>
          <w:b/>
          <w:i/>
          <w:sz w:val="20"/>
          <w:szCs w:val="20"/>
        </w:rPr>
        <w:t>Derivatives</w:t>
      </w:r>
    </w:p>
    <w:p w14:paraId="3F7D20DA" w14:textId="77777777" w:rsidR="00562DA5" w:rsidRPr="00C53D85" w:rsidRDefault="00562DA5" w:rsidP="00562DA5">
      <w:pPr>
        <w:jc w:val="both"/>
        <w:rPr>
          <w:sz w:val="20"/>
          <w:szCs w:val="20"/>
        </w:rPr>
      </w:pPr>
    </w:p>
    <w:p w14:paraId="02304A52" w14:textId="61CC8F30" w:rsidR="00562DA5" w:rsidRDefault="00562DA5" w:rsidP="00562DA5">
      <w:pPr>
        <w:jc w:val="both"/>
        <w:rPr>
          <w:sz w:val="20"/>
          <w:szCs w:val="20"/>
        </w:rPr>
      </w:pPr>
      <w:r w:rsidRPr="00C53D85">
        <w:rPr>
          <w:sz w:val="20"/>
          <w:szCs w:val="20"/>
        </w:rPr>
        <w:t xml:space="preserve">The Company records all </w:t>
      </w:r>
      <w:r>
        <w:rPr>
          <w:sz w:val="20"/>
          <w:szCs w:val="20"/>
        </w:rPr>
        <w:t xml:space="preserve">interest rate cap </w:t>
      </w:r>
      <w:r w:rsidRPr="00C53D85">
        <w:rPr>
          <w:sz w:val="20"/>
          <w:szCs w:val="20"/>
        </w:rPr>
        <w:t xml:space="preserve">derivatives on the </w:t>
      </w:r>
      <w:r>
        <w:rPr>
          <w:sz w:val="20"/>
          <w:szCs w:val="20"/>
        </w:rPr>
        <w:t>C</w:t>
      </w:r>
      <w:r w:rsidRPr="00C53D85">
        <w:rPr>
          <w:sz w:val="20"/>
          <w:szCs w:val="20"/>
        </w:rPr>
        <w:t xml:space="preserve">onsolidated </w:t>
      </w:r>
      <w:r>
        <w:rPr>
          <w:sz w:val="20"/>
          <w:szCs w:val="20"/>
        </w:rPr>
        <w:t>B</w:t>
      </w:r>
      <w:r w:rsidRPr="00C53D85">
        <w:rPr>
          <w:sz w:val="20"/>
          <w:szCs w:val="20"/>
        </w:rPr>
        <w:t xml:space="preserve">alance </w:t>
      </w:r>
      <w:r>
        <w:rPr>
          <w:sz w:val="20"/>
          <w:szCs w:val="20"/>
        </w:rPr>
        <w:t>S</w:t>
      </w:r>
      <w:r w:rsidRPr="00C53D85">
        <w:rPr>
          <w:sz w:val="20"/>
          <w:szCs w:val="20"/>
        </w:rPr>
        <w:t xml:space="preserve">heet at fair value. </w:t>
      </w:r>
      <w:r w:rsidRPr="00193AD9">
        <w:rPr>
          <w:sz w:val="20"/>
          <w:szCs w:val="20"/>
        </w:rPr>
        <w:t xml:space="preserve">The primary risks managed through the use of derivative financial instruments </w:t>
      </w:r>
      <w:r>
        <w:rPr>
          <w:sz w:val="20"/>
          <w:szCs w:val="20"/>
        </w:rPr>
        <w:t xml:space="preserve">are related to </w:t>
      </w:r>
      <w:r w:rsidRPr="00193AD9">
        <w:rPr>
          <w:sz w:val="20"/>
          <w:szCs w:val="20"/>
        </w:rPr>
        <w:t>interest rate risk</w:t>
      </w:r>
      <w:r>
        <w:rPr>
          <w:sz w:val="20"/>
          <w:szCs w:val="20"/>
        </w:rPr>
        <w:t>. As of December 31, 2024, a</w:t>
      </w:r>
      <w:r w:rsidRPr="00193AD9">
        <w:rPr>
          <w:sz w:val="20"/>
          <w:szCs w:val="20"/>
        </w:rPr>
        <w:t>ll derivatives are accounted for at fair</w:t>
      </w:r>
      <w:r>
        <w:rPr>
          <w:sz w:val="20"/>
          <w:szCs w:val="20"/>
        </w:rPr>
        <w:t xml:space="preserve"> </w:t>
      </w:r>
      <w:r w:rsidRPr="00193AD9">
        <w:rPr>
          <w:sz w:val="20"/>
          <w:szCs w:val="20"/>
        </w:rPr>
        <w:t>value</w:t>
      </w:r>
      <w:r>
        <w:rPr>
          <w:sz w:val="20"/>
          <w:szCs w:val="20"/>
        </w:rPr>
        <w:t>,</w:t>
      </w:r>
      <w:r w:rsidRPr="00A5792A">
        <w:rPr>
          <w:sz w:val="20"/>
          <w:szCs w:val="20"/>
        </w:rPr>
        <w:t xml:space="preserve"> </w:t>
      </w:r>
      <w:r>
        <w:rPr>
          <w:sz w:val="20"/>
          <w:szCs w:val="20"/>
        </w:rPr>
        <w:t xml:space="preserve">with </w:t>
      </w:r>
      <w:r w:rsidRPr="00780E6F">
        <w:rPr>
          <w:sz w:val="20"/>
          <w:szCs w:val="20"/>
        </w:rPr>
        <w:t>gains and losses recognized in earnings immediat</w:t>
      </w:r>
      <w:r>
        <w:rPr>
          <w:sz w:val="20"/>
          <w:szCs w:val="20"/>
        </w:rPr>
        <w:t>ely as they have not been designated as hedges</w:t>
      </w:r>
      <w:r w:rsidRPr="00193AD9">
        <w:rPr>
          <w:sz w:val="20"/>
          <w:szCs w:val="20"/>
        </w:rPr>
        <w:t xml:space="preserve">. </w:t>
      </w:r>
      <w:r>
        <w:rPr>
          <w:sz w:val="20"/>
          <w:szCs w:val="20"/>
        </w:rPr>
        <w:t xml:space="preserve">See Note 8 – </w:t>
      </w:r>
      <w:r w:rsidRPr="0005659C">
        <w:rPr>
          <w:i/>
          <w:sz w:val="20"/>
          <w:szCs w:val="20"/>
        </w:rPr>
        <w:t>Fair Value Instruments</w:t>
      </w:r>
      <w:r>
        <w:rPr>
          <w:sz w:val="20"/>
          <w:szCs w:val="20"/>
        </w:rPr>
        <w:t xml:space="preserve"> for further information.</w:t>
      </w:r>
    </w:p>
    <w:p w14:paraId="52CFC3AB" w14:textId="77777777" w:rsidR="00572CFB" w:rsidRPr="00C53D85" w:rsidRDefault="00572CFB" w:rsidP="00D54C5A">
      <w:pPr>
        <w:jc w:val="both"/>
        <w:rPr>
          <w:sz w:val="20"/>
          <w:szCs w:val="20"/>
        </w:rPr>
      </w:pPr>
    </w:p>
    <w:p w14:paraId="0EBA740F" w14:textId="1DF6B821" w:rsidR="00572CFB" w:rsidRPr="00C53D85" w:rsidRDefault="00572CFB" w:rsidP="00572CFB">
      <w:pPr>
        <w:keepNext/>
        <w:jc w:val="both"/>
        <w:outlineLvl w:val="2"/>
        <w:rPr>
          <w:sz w:val="20"/>
          <w:szCs w:val="20"/>
        </w:rPr>
      </w:pPr>
      <w:r w:rsidRPr="00C53D85">
        <w:rPr>
          <w:b/>
          <w:i/>
          <w:sz w:val="20"/>
          <w:szCs w:val="20"/>
        </w:rPr>
        <w:t>Concentrations of Credit Risk</w:t>
      </w:r>
    </w:p>
    <w:p w14:paraId="22032DA1" w14:textId="77777777" w:rsidR="00572CFB" w:rsidRPr="00C53D85" w:rsidRDefault="00572CFB" w:rsidP="00572CFB">
      <w:pPr>
        <w:jc w:val="both"/>
        <w:rPr>
          <w:sz w:val="20"/>
          <w:szCs w:val="20"/>
        </w:rPr>
      </w:pPr>
    </w:p>
    <w:p w14:paraId="468A41B5" w14:textId="74642B45" w:rsidR="00B85F27" w:rsidRPr="00C53D85" w:rsidRDefault="00B85F27" w:rsidP="00B85F27">
      <w:pPr>
        <w:jc w:val="both"/>
        <w:rPr>
          <w:sz w:val="20"/>
          <w:szCs w:val="20"/>
        </w:rPr>
      </w:pPr>
      <w:r w:rsidRPr="00C53D85">
        <w:rPr>
          <w:sz w:val="20"/>
          <w:szCs w:val="20"/>
        </w:rPr>
        <w:t xml:space="preserve">Credit risk is the risk of loss from amounts owed by customers and financial counterparties. Credit risk can occur at multiple levels; as a result of broad economic conditions, challenges within specific sectors of the economy, or from issues affecting individual companies. Financial instruments that potentially subject the Company to credit risk consist of cash, cash equivalents, restricted cash, </w:t>
      </w:r>
      <w:r w:rsidR="00A11251">
        <w:rPr>
          <w:sz w:val="20"/>
          <w:szCs w:val="20"/>
        </w:rPr>
        <w:t xml:space="preserve">and </w:t>
      </w:r>
      <w:r w:rsidRPr="00C53D85">
        <w:rPr>
          <w:sz w:val="20"/>
          <w:szCs w:val="20"/>
        </w:rPr>
        <w:t>accounts receivable.</w:t>
      </w:r>
    </w:p>
    <w:p w14:paraId="410785BC" w14:textId="77777777" w:rsidR="00B85F27" w:rsidRPr="00C53D85" w:rsidRDefault="00B85F27" w:rsidP="00B85F27">
      <w:pPr>
        <w:jc w:val="both"/>
        <w:rPr>
          <w:sz w:val="20"/>
          <w:szCs w:val="20"/>
        </w:rPr>
      </w:pPr>
    </w:p>
    <w:p w14:paraId="5B92DA7F" w14:textId="023FB3E8" w:rsidR="004C4E05" w:rsidRPr="00C53D85" w:rsidRDefault="00B85F27" w:rsidP="00B85F27">
      <w:pPr>
        <w:jc w:val="both"/>
        <w:rPr>
          <w:sz w:val="20"/>
          <w:szCs w:val="20"/>
        </w:rPr>
      </w:pPr>
      <w:r w:rsidRPr="00C53D85">
        <w:rPr>
          <w:sz w:val="20"/>
          <w:szCs w:val="20"/>
        </w:rPr>
        <w:t>The Company maintains cash, cash equivalents, and restricted cash with major financial institutions. The Company’s cash, cash equivalents, and restricted cash consist of bank deposits held with banks that, at times, exceed federally insured limits. The Company limits its credit risk by dealing with counterparties that are considered to be of high credit quality.</w:t>
      </w:r>
    </w:p>
    <w:p w14:paraId="0312CC54" w14:textId="77777777" w:rsidR="0033726A" w:rsidRPr="00C53D85" w:rsidRDefault="0033726A" w:rsidP="00B85F27">
      <w:pPr>
        <w:jc w:val="both"/>
        <w:rPr>
          <w:sz w:val="20"/>
          <w:szCs w:val="20"/>
        </w:rPr>
      </w:pPr>
    </w:p>
    <w:p w14:paraId="5B92DABB" w14:textId="3A50C5CA" w:rsidR="004C4E05" w:rsidRPr="00C53D85" w:rsidRDefault="00684962" w:rsidP="00C12BAE">
      <w:pPr>
        <w:jc w:val="both"/>
        <w:outlineLvl w:val="2"/>
        <w:rPr>
          <w:sz w:val="20"/>
          <w:szCs w:val="20"/>
        </w:rPr>
      </w:pPr>
      <w:r w:rsidRPr="00C53D85">
        <w:rPr>
          <w:b/>
          <w:i/>
          <w:sz w:val="20"/>
          <w:szCs w:val="20"/>
        </w:rPr>
        <w:t>Fair Value Measurement</w:t>
      </w:r>
    </w:p>
    <w:p w14:paraId="5B92DABC" w14:textId="77777777" w:rsidR="004C4E05" w:rsidRPr="00C53D85" w:rsidRDefault="004C4E05" w:rsidP="00395859">
      <w:pPr>
        <w:jc w:val="both"/>
        <w:rPr>
          <w:sz w:val="20"/>
          <w:szCs w:val="20"/>
        </w:rPr>
      </w:pPr>
    </w:p>
    <w:p w14:paraId="7A518805" w14:textId="77777777" w:rsidR="00267DE5" w:rsidRPr="00C53D85" w:rsidRDefault="00AB4DCA" w:rsidP="00AF689B">
      <w:pPr>
        <w:jc w:val="both"/>
        <w:rPr>
          <w:sz w:val="20"/>
          <w:szCs w:val="20"/>
        </w:rPr>
      </w:pPr>
      <w:r w:rsidRPr="00C53D85">
        <w:rPr>
          <w:sz w:val="20"/>
          <w:szCs w:val="20"/>
        </w:rPr>
        <w:t xml:space="preserve">The Company applies the provisions of ASC 820, </w:t>
      </w:r>
      <w:r w:rsidRPr="00C53D85">
        <w:rPr>
          <w:i/>
          <w:sz w:val="20"/>
          <w:szCs w:val="20"/>
        </w:rPr>
        <w:t>Fair Value Measurements and Disclosures</w:t>
      </w:r>
      <w:r w:rsidRPr="00C53D85">
        <w:rPr>
          <w:sz w:val="20"/>
          <w:szCs w:val="20"/>
        </w:rPr>
        <w:t xml:space="preserve"> (“ASC 820”), which provides a single definition of fair value, establishes a framework for measuring fair value, and expands disclosures concerning fair value measurements. The Company applies these provisions to the valuation and disclosure of certain financial instruments. ASC 820 establishes a three-tier fair value hierarchy, which prioritizes the inputs used in measuring fair value.</w:t>
      </w:r>
    </w:p>
    <w:p w14:paraId="2D683499" w14:textId="77777777" w:rsidR="00267DE5" w:rsidRPr="00C53D85" w:rsidRDefault="00267DE5" w:rsidP="00AF689B">
      <w:pPr>
        <w:jc w:val="both"/>
        <w:rPr>
          <w:sz w:val="20"/>
          <w:szCs w:val="20"/>
        </w:rPr>
      </w:pPr>
    </w:p>
    <w:p w14:paraId="11B68B48" w14:textId="77777777" w:rsidR="00267DE5" w:rsidRPr="00C53D85" w:rsidRDefault="00267DE5" w:rsidP="00267DE5">
      <w:pPr>
        <w:jc w:val="both"/>
        <w:rPr>
          <w:sz w:val="20"/>
          <w:szCs w:val="20"/>
        </w:rPr>
      </w:pPr>
      <w:r w:rsidRPr="00C53D85">
        <w:rPr>
          <w:sz w:val="20"/>
          <w:szCs w:val="20"/>
        </w:rPr>
        <w:lastRenderedPageBreak/>
        <w:t>Investments measured and reported at fair value are classified and disclosed in one of the following levels within the fair value hierarchy:</w:t>
      </w:r>
    </w:p>
    <w:p w14:paraId="2309F764" w14:textId="77777777" w:rsidR="00267DE5" w:rsidRPr="00C53D85" w:rsidRDefault="00267DE5" w:rsidP="00267DE5">
      <w:pPr>
        <w:jc w:val="both"/>
        <w:rPr>
          <w:sz w:val="20"/>
          <w:szCs w:val="20"/>
        </w:rPr>
      </w:pPr>
    </w:p>
    <w:p w14:paraId="50646D93" w14:textId="77777777" w:rsidR="00267DE5" w:rsidRPr="00C53D85" w:rsidRDefault="00267DE5" w:rsidP="00A422C0">
      <w:pPr>
        <w:ind w:left="720"/>
        <w:jc w:val="both"/>
        <w:rPr>
          <w:sz w:val="20"/>
          <w:szCs w:val="20"/>
        </w:rPr>
      </w:pPr>
      <w:r w:rsidRPr="00C53D85">
        <w:rPr>
          <w:sz w:val="20"/>
          <w:szCs w:val="20"/>
        </w:rPr>
        <w:t>Level 1 — quoted prices are available in active markets for identical investments as of the measurement date. The Company does not adjust the quoted price for these investments.</w:t>
      </w:r>
    </w:p>
    <w:p w14:paraId="37CC8DB9" w14:textId="77777777" w:rsidR="00267DE5" w:rsidRPr="00C53D85" w:rsidRDefault="00267DE5" w:rsidP="00A422C0">
      <w:pPr>
        <w:ind w:left="720"/>
        <w:jc w:val="both"/>
        <w:rPr>
          <w:sz w:val="20"/>
          <w:szCs w:val="20"/>
        </w:rPr>
      </w:pPr>
    </w:p>
    <w:p w14:paraId="3D65CC92" w14:textId="77777777" w:rsidR="00267DE5" w:rsidRPr="00C53D85" w:rsidRDefault="00267DE5" w:rsidP="00A422C0">
      <w:pPr>
        <w:ind w:left="720"/>
        <w:jc w:val="both"/>
        <w:rPr>
          <w:sz w:val="20"/>
          <w:szCs w:val="20"/>
        </w:rPr>
      </w:pPr>
      <w:r w:rsidRPr="00C53D85">
        <w:rPr>
          <w:sz w:val="20"/>
          <w:szCs w:val="20"/>
        </w:rPr>
        <w:t>Level 2 — quoted prices are available in markets that are not active or model inputs are based on inputs that are either directly or indirectly observable as of the measurement date.</w:t>
      </w:r>
    </w:p>
    <w:p w14:paraId="0565D921" w14:textId="77777777" w:rsidR="00267DE5" w:rsidRPr="00C53D85" w:rsidRDefault="00267DE5" w:rsidP="00A422C0">
      <w:pPr>
        <w:ind w:left="720"/>
        <w:jc w:val="both"/>
        <w:rPr>
          <w:sz w:val="20"/>
          <w:szCs w:val="20"/>
        </w:rPr>
      </w:pPr>
    </w:p>
    <w:p w14:paraId="2F478388" w14:textId="77777777" w:rsidR="00267DE5" w:rsidRPr="00C53D85" w:rsidRDefault="00267DE5" w:rsidP="00A422C0">
      <w:pPr>
        <w:ind w:left="720"/>
        <w:jc w:val="both"/>
        <w:rPr>
          <w:sz w:val="20"/>
          <w:szCs w:val="20"/>
        </w:rPr>
      </w:pPr>
      <w:r w:rsidRPr="00C53D85">
        <w:rPr>
          <w:sz w:val="20"/>
          <w:szCs w:val="20"/>
        </w:rPr>
        <w:t>Level 3 — pricing inputs are unobservable and include instances where there is minimal, if any, market activity for the investment. These inputs require significant judgment or estimation by management or third parties when determining fair value and generally represent anything that does not meet the criteria of Levels 1 and 2. Due to the inherent uncertainty of these estimates, these values may differ materially from the values that would have been used had a ready market for these investments existed.</w:t>
      </w:r>
    </w:p>
    <w:p w14:paraId="4CF331F2" w14:textId="45396E01" w:rsidR="00AB4DCA" w:rsidRPr="00C53D85" w:rsidRDefault="00AB4DCA" w:rsidP="00AB4DCA">
      <w:pPr>
        <w:jc w:val="both"/>
        <w:rPr>
          <w:sz w:val="20"/>
          <w:szCs w:val="20"/>
        </w:rPr>
      </w:pPr>
      <w:r w:rsidRPr="00C53D85">
        <w:rPr>
          <w:sz w:val="20"/>
          <w:szCs w:val="20"/>
        </w:rPr>
        <w:t xml:space="preserve"> </w:t>
      </w:r>
    </w:p>
    <w:p w14:paraId="137FC5A4" w14:textId="17FE790A" w:rsidR="00452569" w:rsidRPr="009321B9" w:rsidRDefault="00452569" w:rsidP="00452569">
      <w:pPr>
        <w:jc w:val="both"/>
        <w:rPr>
          <w:sz w:val="20"/>
          <w:szCs w:val="20"/>
        </w:rPr>
      </w:pPr>
      <w:r w:rsidRPr="00C53D85">
        <w:rPr>
          <w:sz w:val="20"/>
          <w:szCs w:val="20"/>
        </w:rPr>
        <w:t>Under normal market conditions, the fair value of an investment is the amount that would be received to sell an asset or transfer a liability in an orderly transaction between market participants at the measurement date (i.e., the exit price). Additionally, there is a hierarchical framework that prioritizes and ranks the level of market price observability used in measuring investments at fair value. Market price observability is impacted by a number of factors, including the type of investment and the characteristics specific to the investment and the state of the marketplace, including the existence and transparency of transactions between market participants. Investments with readily available active quoted prices or for which fair value can be measured from actively quoted prices generally will have a higher degree of market price observability and a lesser degree of judgment used in measuring fair value.</w:t>
      </w:r>
      <w:r w:rsidR="004E20C5">
        <w:rPr>
          <w:sz w:val="20"/>
          <w:szCs w:val="20"/>
        </w:rPr>
        <w:t xml:space="preserve"> </w:t>
      </w:r>
      <w:r w:rsidR="009321B9">
        <w:rPr>
          <w:sz w:val="20"/>
          <w:szCs w:val="20"/>
        </w:rPr>
        <w:t xml:space="preserve">Refer to Note 8 – </w:t>
      </w:r>
      <w:r w:rsidR="009321B9" w:rsidRPr="002F617C">
        <w:rPr>
          <w:i/>
          <w:iCs/>
          <w:sz w:val="20"/>
          <w:szCs w:val="20"/>
        </w:rPr>
        <w:t>Fair Value Instrument</w:t>
      </w:r>
      <w:r w:rsidR="009321B9" w:rsidRPr="00D6074D">
        <w:rPr>
          <w:sz w:val="20"/>
          <w:szCs w:val="20"/>
        </w:rPr>
        <w:t xml:space="preserve"> </w:t>
      </w:r>
      <w:r w:rsidR="008548CA" w:rsidRPr="00D6074D">
        <w:rPr>
          <w:sz w:val="20"/>
          <w:szCs w:val="20"/>
        </w:rPr>
        <w:t>for additional information regarding the instruments discussed and their classification within the fair value hierarchy.</w:t>
      </w:r>
    </w:p>
    <w:p w14:paraId="1ED8DE81" w14:textId="77777777" w:rsidR="006102B8" w:rsidRDefault="006102B8" w:rsidP="00B05A60">
      <w:pPr>
        <w:keepNext/>
        <w:jc w:val="both"/>
        <w:rPr>
          <w:bCs/>
          <w:iCs/>
          <w:sz w:val="20"/>
          <w:szCs w:val="20"/>
        </w:rPr>
      </w:pPr>
    </w:p>
    <w:p w14:paraId="7689846C" w14:textId="77777777" w:rsidR="006102B8" w:rsidRPr="00C53D85" w:rsidRDefault="006102B8" w:rsidP="006102B8">
      <w:pPr>
        <w:keepNext/>
        <w:jc w:val="both"/>
        <w:outlineLvl w:val="2"/>
        <w:rPr>
          <w:sz w:val="20"/>
          <w:szCs w:val="20"/>
        </w:rPr>
      </w:pPr>
      <w:r w:rsidRPr="00C53D85">
        <w:rPr>
          <w:b/>
          <w:i/>
          <w:sz w:val="20"/>
          <w:szCs w:val="20"/>
        </w:rPr>
        <w:t xml:space="preserve">Revenue Recognition </w:t>
      </w:r>
    </w:p>
    <w:p w14:paraId="14AA131B" w14:textId="77777777" w:rsidR="006102B8" w:rsidRPr="00C53D85" w:rsidRDefault="006102B8" w:rsidP="006102B8">
      <w:pPr>
        <w:keepNext/>
        <w:jc w:val="both"/>
        <w:rPr>
          <w:sz w:val="20"/>
          <w:szCs w:val="20"/>
        </w:rPr>
      </w:pPr>
    </w:p>
    <w:p w14:paraId="5BABADA0" w14:textId="77777777" w:rsidR="006102B8" w:rsidRPr="00C53D85" w:rsidRDefault="006102B8" w:rsidP="006102B8">
      <w:pPr>
        <w:keepNext/>
        <w:jc w:val="both"/>
        <w:rPr>
          <w:sz w:val="20"/>
          <w:szCs w:val="20"/>
        </w:rPr>
      </w:pPr>
      <w:r w:rsidRPr="00C53D85">
        <w:rPr>
          <w:sz w:val="20"/>
          <w:szCs w:val="20"/>
        </w:rPr>
        <w:t xml:space="preserve">The majority of the Company’s revenue is derived from residential and commercial rental and other lease income, which are discussed further in Note </w:t>
      </w:r>
      <w:r>
        <w:rPr>
          <w:sz w:val="20"/>
          <w:szCs w:val="20"/>
        </w:rPr>
        <w:t>6</w:t>
      </w:r>
      <w:r w:rsidRPr="00C53D85">
        <w:rPr>
          <w:sz w:val="20"/>
          <w:szCs w:val="20"/>
        </w:rPr>
        <w:t xml:space="preserve"> — </w:t>
      </w:r>
      <w:r w:rsidRPr="00C53D85">
        <w:rPr>
          <w:i/>
          <w:iCs/>
          <w:sz w:val="20"/>
          <w:szCs w:val="20"/>
        </w:rPr>
        <w:t>Revenue</w:t>
      </w:r>
      <w:r w:rsidRPr="00C53D85">
        <w:rPr>
          <w:sz w:val="20"/>
          <w:szCs w:val="20"/>
        </w:rPr>
        <w:t xml:space="preserve"> </w:t>
      </w:r>
      <w:r>
        <w:rPr>
          <w:sz w:val="20"/>
          <w:szCs w:val="20"/>
        </w:rPr>
        <w:t>Recognition.</w:t>
      </w:r>
    </w:p>
    <w:p w14:paraId="1C544B00" w14:textId="77777777" w:rsidR="008D0F9C" w:rsidRPr="00C53D85" w:rsidRDefault="008D0F9C" w:rsidP="008D0F9C">
      <w:pPr>
        <w:jc w:val="both"/>
        <w:rPr>
          <w:sz w:val="20"/>
          <w:szCs w:val="20"/>
        </w:rPr>
      </w:pPr>
    </w:p>
    <w:p w14:paraId="5B92DAD2" w14:textId="11B7FD7E" w:rsidR="004C4E05" w:rsidRPr="00C53D85" w:rsidRDefault="00774079" w:rsidP="00C12BAE">
      <w:pPr>
        <w:keepNext/>
        <w:jc w:val="both"/>
        <w:outlineLvl w:val="2"/>
        <w:rPr>
          <w:b/>
          <w:i/>
          <w:sz w:val="20"/>
          <w:szCs w:val="20"/>
        </w:rPr>
      </w:pPr>
      <w:r w:rsidRPr="00C53D85">
        <w:rPr>
          <w:b/>
          <w:i/>
          <w:sz w:val="20"/>
          <w:szCs w:val="20"/>
        </w:rPr>
        <w:t>Deferred Financing Costs</w:t>
      </w:r>
    </w:p>
    <w:p w14:paraId="4F162FA9" w14:textId="77777777" w:rsidR="009A5D28" w:rsidRPr="00C53D85" w:rsidRDefault="009A5D28" w:rsidP="00395859">
      <w:pPr>
        <w:keepNext/>
        <w:jc w:val="both"/>
        <w:rPr>
          <w:sz w:val="20"/>
          <w:szCs w:val="20"/>
        </w:rPr>
      </w:pPr>
    </w:p>
    <w:p w14:paraId="1A6614B7" w14:textId="1A907C97" w:rsidR="00BC2E63" w:rsidRPr="00C53D85" w:rsidRDefault="00B75A32" w:rsidP="00B75A32">
      <w:pPr>
        <w:keepNext/>
        <w:spacing w:before="1" w:after="1"/>
        <w:jc w:val="both"/>
        <w:rPr>
          <w:sz w:val="20"/>
          <w:szCs w:val="20"/>
        </w:rPr>
      </w:pPr>
      <w:r w:rsidRPr="00C53D85">
        <w:rPr>
          <w:sz w:val="20"/>
          <w:szCs w:val="20"/>
        </w:rPr>
        <w:t xml:space="preserve">The Company’s deferred financing costs include expenditures necessary to obtain debt financing. Deferred financing costs include legal, structuring, and other loan costs incurred by the Company for its financing agreements. Deferred financing costs related to the Company’s mortgage </w:t>
      </w:r>
      <w:r w:rsidR="00161112" w:rsidRPr="00C53D85">
        <w:rPr>
          <w:sz w:val="20"/>
          <w:szCs w:val="20"/>
        </w:rPr>
        <w:t xml:space="preserve">loans </w:t>
      </w:r>
      <w:r w:rsidR="00E76957">
        <w:rPr>
          <w:sz w:val="20"/>
          <w:szCs w:val="20"/>
        </w:rPr>
        <w:t xml:space="preserve">payable </w:t>
      </w:r>
      <w:r w:rsidRPr="00C53D85">
        <w:rPr>
          <w:sz w:val="20"/>
          <w:szCs w:val="20"/>
        </w:rPr>
        <w:t xml:space="preserve">are recorded as an offset to the related liability and amortized over the term of the applicable financing instruments over a straight-line basis, which approximates the effective interest method, over the </w:t>
      </w:r>
      <w:r w:rsidR="00BC2E63" w:rsidRPr="00C53D85">
        <w:rPr>
          <w:bCs/>
          <w:sz w:val="20"/>
          <w:szCs w:val="20"/>
        </w:rPr>
        <w:t>estimated</w:t>
      </w:r>
      <w:r w:rsidR="00BC2E63" w:rsidRPr="00C53D85">
        <w:rPr>
          <w:sz w:val="20"/>
          <w:szCs w:val="20"/>
        </w:rPr>
        <w:t xml:space="preserve"> term</w:t>
      </w:r>
      <w:r w:rsidR="00BC2E63" w:rsidRPr="00C53D85">
        <w:rPr>
          <w:bCs/>
          <w:sz w:val="20"/>
          <w:szCs w:val="20"/>
        </w:rPr>
        <w:t xml:space="preserve"> of the debt (i.e., initial stated term plus the maturity extensions as all </w:t>
      </w:r>
      <w:r w:rsidR="00786FDF">
        <w:rPr>
          <w:bCs/>
          <w:sz w:val="20"/>
          <w:szCs w:val="20"/>
        </w:rPr>
        <w:t>l</w:t>
      </w:r>
      <w:r w:rsidR="00BC2E63" w:rsidRPr="00C53D85">
        <w:rPr>
          <w:bCs/>
          <w:sz w:val="20"/>
          <w:szCs w:val="20"/>
        </w:rPr>
        <w:t>oans are expected to be extended and all contingencies for extension are expected to be met)</w:t>
      </w:r>
      <w:r w:rsidRPr="00C53D85">
        <w:rPr>
          <w:sz w:val="20"/>
          <w:szCs w:val="20"/>
        </w:rPr>
        <w:t xml:space="preserve">. </w:t>
      </w:r>
    </w:p>
    <w:p w14:paraId="4D3A2F19" w14:textId="77777777" w:rsidR="00B05A60" w:rsidRPr="00C53D85" w:rsidRDefault="00B05A60" w:rsidP="00A157A7">
      <w:pPr>
        <w:jc w:val="both"/>
        <w:rPr>
          <w:sz w:val="20"/>
          <w:szCs w:val="20"/>
        </w:rPr>
      </w:pPr>
    </w:p>
    <w:p w14:paraId="5B92DADC" w14:textId="4C05628F" w:rsidR="004C4E05" w:rsidRPr="00C53D85" w:rsidRDefault="0058670E" w:rsidP="00C12BAE">
      <w:pPr>
        <w:keepNext/>
        <w:jc w:val="both"/>
        <w:outlineLvl w:val="2"/>
        <w:rPr>
          <w:sz w:val="20"/>
          <w:szCs w:val="20"/>
        </w:rPr>
      </w:pPr>
      <w:r w:rsidRPr="00C53D85">
        <w:rPr>
          <w:b/>
          <w:i/>
          <w:sz w:val="20"/>
          <w:szCs w:val="20"/>
        </w:rPr>
        <w:t xml:space="preserve">Unit-Based Compensation </w:t>
      </w:r>
    </w:p>
    <w:p w14:paraId="5B92DADD" w14:textId="77777777" w:rsidR="004C4E05" w:rsidRPr="00C53D85" w:rsidRDefault="004C4E05" w:rsidP="00395859">
      <w:pPr>
        <w:jc w:val="both"/>
        <w:rPr>
          <w:sz w:val="20"/>
          <w:szCs w:val="20"/>
        </w:rPr>
      </w:pPr>
    </w:p>
    <w:p w14:paraId="5B92DADE" w14:textId="754C10C4" w:rsidR="004C4E05" w:rsidRPr="00C53D85" w:rsidRDefault="0058670E" w:rsidP="0005659C">
      <w:pPr>
        <w:jc w:val="both"/>
        <w:rPr>
          <w:rFonts w:eastAsia="Arial"/>
          <w:sz w:val="20"/>
          <w:szCs w:val="20"/>
        </w:rPr>
      </w:pPr>
      <w:r w:rsidRPr="00C53D85">
        <w:rPr>
          <w:sz w:val="20"/>
          <w:szCs w:val="20"/>
        </w:rPr>
        <w:t>The Company awards membership units to members of management as incentive compensation. The Company accounts for these awards under the measurement and recognition provisions of ASC 718,</w:t>
      </w:r>
      <w:r w:rsidRPr="00C53D85">
        <w:rPr>
          <w:i/>
          <w:sz w:val="20"/>
          <w:szCs w:val="20"/>
        </w:rPr>
        <w:t xml:space="preserve"> Compensation — Stock Compensation</w:t>
      </w:r>
      <w:r w:rsidR="000C2345">
        <w:rPr>
          <w:i/>
          <w:sz w:val="20"/>
          <w:szCs w:val="20"/>
        </w:rPr>
        <w:t xml:space="preserve">. </w:t>
      </w:r>
      <w:r w:rsidRPr="00C53D85">
        <w:rPr>
          <w:sz w:val="20"/>
          <w:szCs w:val="20"/>
        </w:rPr>
        <w:t xml:space="preserve">The Company measures the awards based on their grant date fair value and recognizes the resulting expense in the </w:t>
      </w:r>
      <w:r w:rsidR="00773221" w:rsidDel="009043C2">
        <w:rPr>
          <w:sz w:val="20"/>
          <w:szCs w:val="20"/>
        </w:rPr>
        <w:t xml:space="preserve">Consolidated </w:t>
      </w:r>
      <w:r w:rsidR="009043C2">
        <w:rPr>
          <w:sz w:val="20"/>
          <w:szCs w:val="20"/>
        </w:rPr>
        <w:t xml:space="preserve">Statement of </w:t>
      </w:r>
      <w:r w:rsidR="005221F5">
        <w:rPr>
          <w:sz w:val="20"/>
          <w:szCs w:val="20"/>
        </w:rPr>
        <w:t>Operations</w:t>
      </w:r>
      <w:r w:rsidR="005221F5" w:rsidRPr="00C53D85">
        <w:rPr>
          <w:sz w:val="20"/>
          <w:szCs w:val="20"/>
        </w:rPr>
        <w:t xml:space="preserve"> on</w:t>
      </w:r>
      <w:r w:rsidRPr="00C53D85">
        <w:rPr>
          <w:sz w:val="20"/>
          <w:szCs w:val="20"/>
        </w:rPr>
        <w:t xml:space="preserve"> a straight-line basis over the requisite service periods of the awards that vest over a five-year period</w:t>
      </w:r>
      <w:r w:rsidR="005221F5">
        <w:rPr>
          <w:sz w:val="20"/>
          <w:szCs w:val="20"/>
        </w:rPr>
        <w:t xml:space="preserve">. </w:t>
      </w:r>
      <w:r w:rsidRPr="00C53D85">
        <w:rPr>
          <w:sz w:val="20"/>
          <w:szCs w:val="20"/>
        </w:rPr>
        <w:t xml:space="preserve">The Company accounts for forfeitures as they occur. </w:t>
      </w:r>
    </w:p>
    <w:p w14:paraId="5B92DADF" w14:textId="77777777" w:rsidR="004C4E05" w:rsidRPr="00C53D85" w:rsidRDefault="004C4E05" w:rsidP="00395859">
      <w:pPr>
        <w:spacing w:before="1" w:after="1"/>
        <w:jc w:val="both"/>
        <w:rPr>
          <w:sz w:val="20"/>
          <w:szCs w:val="20"/>
        </w:rPr>
      </w:pPr>
    </w:p>
    <w:p w14:paraId="5B92DAE0" w14:textId="770FF643" w:rsidR="004C4E05" w:rsidRPr="00C53D85" w:rsidRDefault="0058670E" w:rsidP="00395859">
      <w:pPr>
        <w:spacing w:before="1" w:after="1"/>
        <w:jc w:val="both"/>
        <w:rPr>
          <w:sz w:val="20"/>
          <w:szCs w:val="20"/>
        </w:rPr>
      </w:pPr>
      <w:r w:rsidRPr="00C53D85">
        <w:rPr>
          <w:sz w:val="20"/>
          <w:szCs w:val="20"/>
        </w:rPr>
        <w:t>The Company employs a Black-Scholes option pricing model (“OPM”) to determine the grant date fair value of its equity-based awards. The OPM is used to allocate the estimated equity value of the Company to the various unit classes. The equity value of the Company is estimated using income and market valuation approaches. Such estimates require the input of highly subjective, complex assumptions. Refer to Note 1</w:t>
      </w:r>
      <w:ins w:id="85" w:author="Kyle Condon" w:date="2026-02-25T12:39:00Z" w16du:dateUtc="2026-02-25T19:39:00Z">
        <w:r w:rsidR="00821737">
          <w:rPr>
            <w:sz w:val="20"/>
            <w:szCs w:val="20"/>
          </w:rPr>
          <w:t>4</w:t>
        </w:r>
      </w:ins>
      <w:del w:id="86" w:author="Kyle Condon" w:date="2026-02-25T12:39:00Z" w16du:dateUtc="2026-02-25T19:39:00Z">
        <w:r w:rsidR="00923F35" w:rsidDel="00821737">
          <w:rPr>
            <w:sz w:val="20"/>
            <w:szCs w:val="20"/>
          </w:rPr>
          <w:delText>3</w:delText>
        </w:r>
      </w:del>
      <w:r w:rsidR="00C17900">
        <w:rPr>
          <w:sz w:val="20"/>
          <w:szCs w:val="20"/>
        </w:rPr>
        <w:t xml:space="preserve"> – </w:t>
      </w:r>
      <w:r w:rsidR="00C17900" w:rsidRPr="00C17900">
        <w:rPr>
          <w:i/>
          <w:iCs/>
          <w:sz w:val="20"/>
          <w:szCs w:val="20"/>
        </w:rPr>
        <w:t>Equity</w:t>
      </w:r>
      <w:r w:rsidR="00C17900">
        <w:rPr>
          <w:sz w:val="20"/>
          <w:szCs w:val="20"/>
        </w:rPr>
        <w:t xml:space="preserve"> </w:t>
      </w:r>
      <w:r w:rsidRPr="00C53D85">
        <w:rPr>
          <w:sz w:val="20"/>
          <w:szCs w:val="20"/>
        </w:rPr>
        <w:t xml:space="preserve">for further discussion on </w:t>
      </w:r>
      <w:r w:rsidR="00C17900">
        <w:rPr>
          <w:sz w:val="20"/>
          <w:szCs w:val="20"/>
        </w:rPr>
        <w:t>m</w:t>
      </w:r>
      <w:r w:rsidRPr="00C53D85">
        <w:rPr>
          <w:sz w:val="20"/>
          <w:szCs w:val="20"/>
        </w:rPr>
        <w:t xml:space="preserve">ember </w:t>
      </w:r>
      <w:r w:rsidR="00C17900">
        <w:rPr>
          <w:sz w:val="20"/>
          <w:szCs w:val="20"/>
        </w:rPr>
        <w:t>u</w:t>
      </w:r>
      <w:r w:rsidRPr="00C53D85">
        <w:rPr>
          <w:sz w:val="20"/>
          <w:szCs w:val="20"/>
        </w:rPr>
        <w:t>nits and related unit-based compensation.</w:t>
      </w:r>
    </w:p>
    <w:p w14:paraId="5B92DAE2" w14:textId="77777777" w:rsidR="004C4E05" w:rsidRPr="00C53D85" w:rsidRDefault="004C4E05" w:rsidP="00395859">
      <w:pPr>
        <w:keepNext/>
        <w:jc w:val="both"/>
        <w:rPr>
          <w:sz w:val="20"/>
          <w:szCs w:val="20"/>
        </w:rPr>
      </w:pPr>
    </w:p>
    <w:p w14:paraId="10786FBE" w14:textId="6156CEEF" w:rsidR="00C97134" w:rsidRDefault="00C97134" w:rsidP="00C97134">
      <w:pPr>
        <w:keepNext/>
        <w:jc w:val="both"/>
        <w:outlineLvl w:val="2"/>
        <w:rPr>
          <w:b/>
          <w:i/>
          <w:sz w:val="20"/>
          <w:szCs w:val="20"/>
        </w:rPr>
      </w:pPr>
      <w:r>
        <w:rPr>
          <w:b/>
          <w:i/>
          <w:sz w:val="20"/>
          <w:szCs w:val="20"/>
        </w:rPr>
        <w:t xml:space="preserve">General and administrative expenses </w:t>
      </w:r>
    </w:p>
    <w:p w14:paraId="65690BB3" w14:textId="77777777" w:rsidR="00C97134" w:rsidRPr="00C53D85" w:rsidRDefault="00C97134" w:rsidP="003F495C">
      <w:pPr>
        <w:keepNext/>
        <w:jc w:val="both"/>
        <w:rPr>
          <w:sz w:val="20"/>
          <w:szCs w:val="20"/>
        </w:rPr>
      </w:pPr>
    </w:p>
    <w:p w14:paraId="6449482E" w14:textId="7223DB73" w:rsidR="002B746F" w:rsidRPr="002B746F" w:rsidRDefault="002B746F" w:rsidP="002B746F">
      <w:pPr>
        <w:keepNext/>
        <w:jc w:val="both"/>
        <w:rPr>
          <w:sz w:val="20"/>
          <w:szCs w:val="20"/>
        </w:rPr>
      </w:pPr>
      <w:r w:rsidRPr="002B746F">
        <w:rPr>
          <w:sz w:val="20"/>
          <w:szCs w:val="20"/>
        </w:rPr>
        <w:t>General and administrative</w:t>
      </w:r>
      <w:r>
        <w:rPr>
          <w:sz w:val="20"/>
          <w:szCs w:val="20"/>
        </w:rPr>
        <w:t xml:space="preserve"> </w:t>
      </w:r>
      <w:r w:rsidRPr="002B746F">
        <w:rPr>
          <w:sz w:val="20"/>
          <w:szCs w:val="20"/>
        </w:rPr>
        <w:t>expenses represent costs incurred for the overall management, administration, and support of the Company’s operations that are not directly attributable to specific revenue-generating activities or real estate assets. These expenses include, but are not limited to, salaries, wages, and benefits for administrative personnel, professional service fees (including legal, accounting, and consulting services), information technology and systems costs, office rent and utilities, insurance, and other corporate overhead.</w:t>
      </w:r>
    </w:p>
    <w:p w14:paraId="1A79684D" w14:textId="77777777" w:rsidR="002B746F" w:rsidRDefault="002B746F" w:rsidP="002B746F">
      <w:pPr>
        <w:keepNext/>
        <w:jc w:val="both"/>
        <w:rPr>
          <w:sz w:val="20"/>
          <w:szCs w:val="20"/>
        </w:rPr>
      </w:pPr>
    </w:p>
    <w:p w14:paraId="57EB2A1D" w14:textId="340864FA" w:rsidR="002B746F" w:rsidRDefault="00D520E8" w:rsidP="002B746F">
      <w:pPr>
        <w:keepNext/>
        <w:jc w:val="both"/>
        <w:outlineLvl w:val="2"/>
        <w:rPr>
          <w:b/>
          <w:i/>
          <w:sz w:val="20"/>
          <w:szCs w:val="20"/>
        </w:rPr>
      </w:pPr>
      <w:r>
        <w:rPr>
          <w:b/>
          <w:i/>
          <w:sz w:val="20"/>
          <w:szCs w:val="20"/>
        </w:rPr>
        <w:t>Rental property operating expenses</w:t>
      </w:r>
      <w:r w:rsidR="002B746F">
        <w:rPr>
          <w:b/>
          <w:i/>
          <w:sz w:val="20"/>
          <w:szCs w:val="20"/>
        </w:rPr>
        <w:t xml:space="preserve"> </w:t>
      </w:r>
    </w:p>
    <w:p w14:paraId="73BB8D53" w14:textId="77777777" w:rsidR="002B746F" w:rsidRPr="00C53D85" w:rsidRDefault="002B746F" w:rsidP="002B746F">
      <w:pPr>
        <w:keepNext/>
        <w:jc w:val="both"/>
        <w:rPr>
          <w:sz w:val="20"/>
          <w:szCs w:val="20"/>
        </w:rPr>
      </w:pPr>
    </w:p>
    <w:p w14:paraId="3703C4E2" w14:textId="1CFF95D6" w:rsidR="002B746F" w:rsidRDefault="00D520E8" w:rsidP="002B746F">
      <w:pPr>
        <w:keepNext/>
        <w:jc w:val="both"/>
        <w:rPr>
          <w:sz w:val="20"/>
          <w:szCs w:val="20"/>
        </w:rPr>
      </w:pPr>
      <w:r>
        <w:rPr>
          <w:sz w:val="20"/>
          <w:szCs w:val="20"/>
        </w:rPr>
        <w:t>Rental property operating expenses</w:t>
      </w:r>
      <w:r w:rsidR="002B746F" w:rsidRPr="002B746F">
        <w:rPr>
          <w:sz w:val="20"/>
          <w:szCs w:val="20"/>
        </w:rPr>
        <w:t xml:space="preserve"> </w:t>
      </w:r>
      <w:r w:rsidR="0066075A">
        <w:rPr>
          <w:sz w:val="20"/>
          <w:szCs w:val="20"/>
        </w:rPr>
        <w:t xml:space="preserve">include </w:t>
      </w:r>
      <w:r w:rsidR="002B746F" w:rsidRPr="002B746F">
        <w:rPr>
          <w:sz w:val="20"/>
          <w:szCs w:val="20"/>
        </w:rPr>
        <w:t xml:space="preserve">costs directly associated with the ownership, operation, and maintenance of the Company’s real estate assets, including both developed and undeveloped properties. These expenses include, but are not limited to, property taxes, </w:t>
      </w:r>
      <w:r w:rsidR="002B746F" w:rsidRPr="002B746F">
        <w:rPr>
          <w:sz w:val="20"/>
          <w:szCs w:val="20"/>
        </w:rPr>
        <w:lastRenderedPageBreak/>
        <w:t>insurance, utilities, repairs and maintenance, common area maintenance, and other costs necessary to preserve the value, functionality, and safety of the real estate assets.</w:t>
      </w:r>
    </w:p>
    <w:p w14:paraId="6C4F757C" w14:textId="77777777" w:rsidR="003F495C" w:rsidRPr="00C53D85" w:rsidRDefault="003F495C" w:rsidP="00395859">
      <w:pPr>
        <w:spacing w:before="1" w:after="1"/>
        <w:jc w:val="both"/>
        <w:rPr>
          <w:sz w:val="20"/>
          <w:szCs w:val="20"/>
        </w:rPr>
      </w:pPr>
    </w:p>
    <w:p w14:paraId="5B92DAE3" w14:textId="77777777" w:rsidR="004C4E05" w:rsidRPr="00C53D85" w:rsidRDefault="0058670E" w:rsidP="00C12BAE">
      <w:pPr>
        <w:keepNext/>
        <w:jc w:val="both"/>
        <w:outlineLvl w:val="2"/>
        <w:rPr>
          <w:sz w:val="20"/>
          <w:szCs w:val="20"/>
        </w:rPr>
      </w:pPr>
      <w:r w:rsidRPr="00C53D85">
        <w:rPr>
          <w:b/>
          <w:i/>
          <w:sz w:val="20"/>
          <w:szCs w:val="20"/>
        </w:rPr>
        <w:t xml:space="preserve">Income Taxes </w:t>
      </w:r>
      <w:r w:rsidRPr="00C53D85">
        <w:rPr>
          <w:sz w:val="20"/>
          <w:szCs w:val="20"/>
        </w:rPr>
        <w:t> </w:t>
      </w:r>
    </w:p>
    <w:p w14:paraId="5B92DAE4" w14:textId="77777777" w:rsidR="004C4E05" w:rsidRPr="00C53D85" w:rsidRDefault="004C4E05" w:rsidP="00395859">
      <w:pPr>
        <w:keepNext/>
        <w:jc w:val="both"/>
        <w:rPr>
          <w:sz w:val="20"/>
          <w:szCs w:val="20"/>
        </w:rPr>
      </w:pPr>
    </w:p>
    <w:p w14:paraId="5B92DAE5" w14:textId="00E50A9D" w:rsidR="004C4E05" w:rsidRPr="00C53D85" w:rsidRDefault="0039324F" w:rsidP="00395859">
      <w:pPr>
        <w:keepNext/>
        <w:jc w:val="both"/>
        <w:rPr>
          <w:sz w:val="20"/>
          <w:szCs w:val="20"/>
        </w:rPr>
      </w:pPr>
      <w:ins w:id="87" w:author="Kyle Condon" w:date="2026-02-25T13:24:00Z">
        <w:r w:rsidRPr="0039324F">
          <w:rPr>
            <w:sz w:val="20"/>
            <w:szCs w:val="20"/>
          </w:rPr>
          <w:t xml:space="preserve">As a limited liability company, </w:t>
        </w:r>
      </w:ins>
      <w:ins w:id="88" w:author="Kyle Condon" w:date="2026-02-25T13:24:00Z" w16du:dateUtc="2026-02-25T20:24:00Z">
        <w:r>
          <w:rPr>
            <w:sz w:val="20"/>
            <w:szCs w:val="20"/>
          </w:rPr>
          <w:t xml:space="preserve">Flow Global Holdings, LLC </w:t>
        </w:r>
      </w:ins>
      <w:ins w:id="89" w:author="Kyle Condon" w:date="2026-02-25T13:24:00Z">
        <w:r w:rsidRPr="0039324F">
          <w:rPr>
            <w:sz w:val="20"/>
            <w:szCs w:val="20"/>
          </w:rPr>
          <w:t>is not a tax paying entity for federal or state income tax purposes. Each Member is individually liable for the tax on their respective allocable share of</w:t>
        </w:r>
      </w:ins>
      <w:ins w:id="90" w:author="Kyle Condon" w:date="2026-02-25T13:25:00Z" w16du:dateUtc="2026-02-25T20:25:00Z">
        <w:r>
          <w:rPr>
            <w:sz w:val="20"/>
            <w:szCs w:val="20"/>
          </w:rPr>
          <w:t xml:space="preserve"> Flow Global Holdings, LLC’s </w:t>
        </w:r>
      </w:ins>
      <w:ins w:id="91" w:author="Kyle Condon" w:date="2026-02-25T13:24:00Z">
        <w:r w:rsidRPr="0039324F">
          <w:rPr>
            <w:sz w:val="20"/>
            <w:szCs w:val="20"/>
          </w:rPr>
          <w:t>taxable income.</w:t>
        </w:r>
      </w:ins>
      <w:ins w:id="92" w:author="Kyle Condon" w:date="2026-02-25T13:25:00Z" w16du:dateUtc="2026-02-25T20:25:00Z">
        <w:r>
          <w:rPr>
            <w:sz w:val="20"/>
            <w:szCs w:val="20"/>
          </w:rPr>
          <w:t xml:space="preserve"> However, t</w:t>
        </w:r>
      </w:ins>
      <w:del w:id="93" w:author="Kyle Condon" w:date="2026-02-25T13:25:00Z" w16du:dateUtc="2026-02-25T20:25:00Z">
        <w:r w:rsidR="0058670E" w:rsidRPr="00C53D85" w:rsidDel="0039324F">
          <w:rPr>
            <w:sz w:val="20"/>
            <w:szCs w:val="20"/>
          </w:rPr>
          <w:delText>T</w:delText>
        </w:r>
      </w:del>
      <w:r w:rsidR="0058670E" w:rsidRPr="00C53D85">
        <w:rPr>
          <w:sz w:val="20"/>
          <w:szCs w:val="20"/>
        </w:rPr>
        <w:t>he Company accounts for income taxes associated with the activities of</w:t>
      </w:r>
      <w:r w:rsidR="00C17900">
        <w:rPr>
          <w:sz w:val="20"/>
          <w:szCs w:val="20"/>
        </w:rPr>
        <w:t xml:space="preserve"> consolidated </w:t>
      </w:r>
      <w:r w:rsidR="00016C1C">
        <w:rPr>
          <w:sz w:val="20"/>
          <w:szCs w:val="20"/>
        </w:rPr>
        <w:t>subsidiaries</w:t>
      </w:r>
      <w:r w:rsidR="00016C1C" w:rsidRPr="00C53D85">
        <w:rPr>
          <w:sz w:val="20"/>
          <w:szCs w:val="20"/>
        </w:rPr>
        <w:t>,</w:t>
      </w:r>
      <w:r w:rsidR="0058670E" w:rsidRPr="00C53D85">
        <w:rPr>
          <w:sz w:val="20"/>
          <w:szCs w:val="20"/>
        </w:rPr>
        <w:t xml:space="preserve"> which </w:t>
      </w:r>
      <w:r w:rsidR="00016C1C">
        <w:rPr>
          <w:sz w:val="20"/>
          <w:szCs w:val="20"/>
        </w:rPr>
        <w:t xml:space="preserve">are </w:t>
      </w:r>
      <w:r w:rsidR="0058670E" w:rsidRPr="00C53D85">
        <w:rPr>
          <w:sz w:val="20"/>
          <w:szCs w:val="20"/>
        </w:rPr>
        <w:t xml:space="preserve">majority owned and consolidated for accounting purposes. </w:t>
      </w:r>
      <w:r w:rsidR="00016C1C">
        <w:rPr>
          <w:sz w:val="20"/>
          <w:szCs w:val="20"/>
        </w:rPr>
        <w:t>Certain of the Company’s subsidiaries are</w:t>
      </w:r>
      <w:r w:rsidR="0058670E" w:rsidRPr="00C53D85">
        <w:rPr>
          <w:sz w:val="20"/>
          <w:szCs w:val="20"/>
        </w:rPr>
        <w:t xml:space="preserve"> subject to federal and state income tax as a corporation. The Company calculates the provision for income taxes using the asset and liability method, under which deferred tax assets and liabilities are recognized by identifying the temporary differences that arise from the recognition of items in different periods for tax and accounting purposes. Deferred tax assets and liabilities are measured using enacted tax rates expected to apply to taxable income in the years in which those temporary differences are expected to be recovered or settled. The effect on deferred tax assets and liabilities of a difference in estimated and actual tax rates is recognized as income in the period that includes the enactment date. The Company identifies deferred tax assets that more likely than not, based on the available evidence, will be unrealizable in future periods and records a valuation allowance </w:t>
      </w:r>
      <w:r w:rsidR="0058670E" w:rsidRPr="00552DEB">
        <w:rPr>
          <w:sz w:val="20"/>
          <w:szCs w:val="20"/>
        </w:rPr>
        <w:t xml:space="preserve">accordingly. </w:t>
      </w:r>
      <w:commentRangeStart w:id="94"/>
      <w:commentRangeStart w:id="95"/>
      <w:commentRangeStart w:id="96"/>
      <w:r w:rsidR="0058670E" w:rsidRPr="00552DEB">
        <w:rPr>
          <w:sz w:val="20"/>
          <w:szCs w:val="20"/>
          <w:rPrChange w:id="97" w:author="Kyle Condon" w:date="2026-02-25T13:22:00Z" w16du:dateUtc="2026-02-25T20:22:00Z">
            <w:rPr>
              <w:sz w:val="20"/>
              <w:szCs w:val="20"/>
              <w:highlight w:val="yellow"/>
            </w:rPr>
          </w:rPrChange>
        </w:rPr>
        <w:t>Refer to Note </w:t>
      </w:r>
      <w:r w:rsidR="00016C1C" w:rsidRPr="00552DEB">
        <w:rPr>
          <w:sz w:val="20"/>
          <w:szCs w:val="20"/>
          <w:rPrChange w:id="98" w:author="Kyle Condon" w:date="2026-02-25T13:22:00Z" w16du:dateUtc="2026-02-25T20:22:00Z">
            <w:rPr>
              <w:sz w:val="20"/>
              <w:szCs w:val="20"/>
              <w:highlight w:val="yellow"/>
            </w:rPr>
          </w:rPrChange>
        </w:rPr>
        <w:t>1</w:t>
      </w:r>
      <w:ins w:id="99" w:author="Kyle Condon" w:date="2026-02-25T12:39:00Z" w16du:dateUtc="2026-02-25T19:39:00Z">
        <w:r w:rsidR="00821737" w:rsidRPr="00552DEB">
          <w:rPr>
            <w:sz w:val="20"/>
            <w:szCs w:val="20"/>
            <w:rPrChange w:id="100" w:author="Kyle Condon" w:date="2026-02-25T13:22:00Z" w16du:dateUtc="2026-02-25T20:22:00Z">
              <w:rPr>
                <w:sz w:val="20"/>
                <w:szCs w:val="20"/>
                <w:highlight w:val="yellow"/>
              </w:rPr>
            </w:rPrChange>
          </w:rPr>
          <w:t>7</w:t>
        </w:r>
      </w:ins>
      <w:del w:id="101" w:author="Kyle Condon" w:date="2026-02-25T12:39:00Z" w16du:dateUtc="2026-02-25T19:39:00Z">
        <w:r w:rsidR="00923F35" w:rsidRPr="00552DEB" w:rsidDel="00821737">
          <w:rPr>
            <w:sz w:val="20"/>
            <w:szCs w:val="20"/>
            <w:rPrChange w:id="102" w:author="Kyle Condon" w:date="2026-02-25T13:22:00Z" w16du:dateUtc="2026-02-25T20:22:00Z">
              <w:rPr>
                <w:sz w:val="20"/>
                <w:szCs w:val="20"/>
                <w:highlight w:val="yellow"/>
              </w:rPr>
            </w:rPrChange>
          </w:rPr>
          <w:delText>6</w:delText>
        </w:r>
      </w:del>
      <w:r w:rsidR="00016C1C" w:rsidRPr="00552DEB">
        <w:rPr>
          <w:sz w:val="20"/>
          <w:szCs w:val="20"/>
          <w:rPrChange w:id="103" w:author="Kyle Condon" w:date="2026-02-25T13:22:00Z" w16du:dateUtc="2026-02-25T20:22:00Z">
            <w:rPr>
              <w:sz w:val="20"/>
              <w:szCs w:val="20"/>
              <w:highlight w:val="yellow"/>
            </w:rPr>
          </w:rPrChange>
        </w:rPr>
        <w:t xml:space="preserve"> – </w:t>
      </w:r>
      <w:r w:rsidR="00016C1C" w:rsidRPr="00552DEB">
        <w:rPr>
          <w:i/>
          <w:sz w:val="20"/>
          <w:szCs w:val="20"/>
          <w:rPrChange w:id="104" w:author="Kyle Condon" w:date="2026-02-25T13:22:00Z" w16du:dateUtc="2026-02-25T20:22:00Z">
            <w:rPr>
              <w:i/>
              <w:sz w:val="20"/>
              <w:szCs w:val="20"/>
              <w:highlight w:val="yellow"/>
            </w:rPr>
          </w:rPrChange>
        </w:rPr>
        <w:t>Income Tax</w:t>
      </w:r>
      <w:r w:rsidR="006C3E74" w:rsidRPr="00552DEB">
        <w:rPr>
          <w:i/>
          <w:sz w:val="20"/>
          <w:szCs w:val="20"/>
          <w:rPrChange w:id="105" w:author="Kyle Condon" w:date="2026-02-25T13:22:00Z" w16du:dateUtc="2026-02-25T20:22:00Z">
            <w:rPr>
              <w:i/>
              <w:sz w:val="20"/>
              <w:szCs w:val="20"/>
              <w:highlight w:val="yellow"/>
            </w:rPr>
          </w:rPrChange>
        </w:rPr>
        <w:t>es</w:t>
      </w:r>
      <w:r w:rsidR="0058670E" w:rsidRPr="00C53D85">
        <w:rPr>
          <w:sz w:val="20"/>
          <w:szCs w:val="20"/>
        </w:rPr>
        <w:t xml:space="preserve"> </w:t>
      </w:r>
      <w:commentRangeEnd w:id="94"/>
      <w:r w:rsidR="00EF6C7D" w:rsidRPr="00C53D85">
        <w:rPr>
          <w:rStyle w:val="CommentReference"/>
          <w:sz w:val="20"/>
          <w:szCs w:val="20"/>
        </w:rPr>
        <w:commentReference w:id="94"/>
      </w:r>
      <w:commentRangeEnd w:id="95"/>
      <w:r w:rsidRPr="00C53D85">
        <w:rPr>
          <w:rStyle w:val="CommentReference"/>
          <w:sz w:val="20"/>
          <w:szCs w:val="20"/>
        </w:rPr>
        <w:commentReference w:id="95"/>
      </w:r>
      <w:commentRangeEnd w:id="96"/>
      <w:r w:rsidRPr="00C53D85">
        <w:rPr>
          <w:rStyle w:val="CommentReference"/>
          <w:sz w:val="20"/>
          <w:szCs w:val="20"/>
        </w:rPr>
        <w:commentReference w:id="96"/>
      </w:r>
      <w:r w:rsidR="0058670E" w:rsidRPr="00C53D85">
        <w:rPr>
          <w:sz w:val="20"/>
          <w:szCs w:val="20"/>
        </w:rPr>
        <w:t xml:space="preserve">for further discussion on income taxes. </w:t>
      </w:r>
    </w:p>
    <w:p w14:paraId="5B92DAE6" w14:textId="77777777" w:rsidR="004C4E05" w:rsidRPr="00C53D85" w:rsidRDefault="004C4E05" w:rsidP="00395859">
      <w:pPr>
        <w:jc w:val="both"/>
        <w:rPr>
          <w:sz w:val="20"/>
          <w:szCs w:val="20"/>
        </w:rPr>
      </w:pPr>
    </w:p>
    <w:p w14:paraId="0CC8B43B" w14:textId="2BD4144B" w:rsidR="00552DEB" w:rsidRDefault="0058670E" w:rsidP="00552DEB">
      <w:pPr>
        <w:keepNext/>
        <w:jc w:val="both"/>
        <w:rPr>
          <w:ins w:id="106" w:author="Kyle Condon" w:date="2026-02-25T13:21:00Z" w16du:dateUtc="2026-02-25T20:21:00Z"/>
          <w:sz w:val="20"/>
          <w:szCs w:val="20"/>
        </w:rPr>
      </w:pPr>
      <w:r w:rsidRPr="00C53D85">
        <w:rPr>
          <w:sz w:val="20"/>
          <w:szCs w:val="20"/>
        </w:rPr>
        <w:t xml:space="preserve">Federal and state tax laws are complex, and the Company’s tax positions may be subject to interpretation and adjustment by federal and state taxing authorities. The Company accounts for uncertain tax positions </w:t>
      </w:r>
      <w:r w:rsidR="00A31C4F">
        <w:rPr>
          <w:sz w:val="20"/>
          <w:szCs w:val="20"/>
        </w:rPr>
        <w:t>consistent with</w:t>
      </w:r>
      <w:r w:rsidRPr="00C53D85">
        <w:rPr>
          <w:sz w:val="20"/>
          <w:szCs w:val="20"/>
        </w:rPr>
        <w:t xml:space="preserve"> ASC 740, </w:t>
      </w:r>
      <w:r w:rsidRPr="00C53D85">
        <w:rPr>
          <w:i/>
          <w:sz w:val="20"/>
          <w:szCs w:val="20"/>
        </w:rPr>
        <w:t>Income Taxes</w:t>
      </w:r>
      <w:r w:rsidRPr="00C53D85">
        <w:rPr>
          <w:sz w:val="20"/>
          <w:szCs w:val="20"/>
        </w:rPr>
        <w:t xml:space="preserve"> (“ASC 740”), which prescribes a recognition threshold and measurement attribute for the financial statement recognition and measurement of a tax position taken or expected to be taken in a tax return. Only tax positions that meet the more</w:t>
      </w:r>
      <w:ins w:id="107" w:author="Kyle Condon" w:date="2026-02-25T11:34:00Z" w16du:dateUtc="2026-02-25T18:34:00Z">
        <w:r w:rsidR="004D5FF8">
          <w:rPr>
            <w:sz w:val="20"/>
            <w:szCs w:val="20"/>
          </w:rPr>
          <w:t xml:space="preserve"> </w:t>
        </w:r>
      </w:ins>
      <w:del w:id="108" w:author="Kyle Condon" w:date="2026-02-25T11:34:00Z" w16du:dateUtc="2026-02-25T18:34:00Z">
        <w:r w:rsidRPr="00C53D85" w:rsidDel="004D5FF8">
          <w:rPr>
            <w:sz w:val="20"/>
            <w:szCs w:val="20"/>
          </w:rPr>
          <w:delText>-</w:delText>
        </w:r>
      </w:del>
      <w:r w:rsidRPr="00C53D85">
        <w:rPr>
          <w:sz w:val="20"/>
          <w:szCs w:val="20"/>
        </w:rPr>
        <w:t>likely</w:t>
      </w:r>
      <w:ins w:id="109" w:author="Kyle Condon" w:date="2026-02-25T11:34:00Z" w16du:dateUtc="2026-02-25T18:34:00Z">
        <w:r w:rsidR="004D5FF8">
          <w:rPr>
            <w:sz w:val="20"/>
            <w:szCs w:val="20"/>
          </w:rPr>
          <w:t xml:space="preserve"> </w:t>
        </w:r>
      </w:ins>
      <w:del w:id="110" w:author="Kyle Condon" w:date="2026-02-25T11:34:00Z" w16du:dateUtc="2026-02-25T18:34:00Z">
        <w:r w:rsidRPr="00C53D85" w:rsidDel="004D5FF8">
          <w:rPr>
            <w:sz w:val="20"/>
            <w:szCs w:val="20"/>
          </w:rPr>
          <w:delText>-</w:delText>
        </w:r>
      </w:del>
      <w:r w:rsidRPr="00C53D85">
        <w:rPr>
          <w:sz w:val="20"/>
          <w:szCs w:val="20"/>
        </w:rPr>
        <w:t>than</w:t>
      </w:r>
      <w:ins w:id="111" w:author="Kyle Condon" w:date="2026-02-25T11:34:00Z" w16du:dateUtc="2026-02-25T18:34:00Z">
        <w:r w:rsidR="004D5FF8">
          <w:rPr>
            <w:sz w:val="20"/>
            <w:szCs w:val="20"/>
          </w:rPr>
          <w:t xml:space="preserve"> </w:t>
        </w:r>
      </w:ins>
      <w:del w:id="112" w:author="Kyle Condon" w:date="2026-02-25T11:34:00Z" w16du:dateUtc="2026-02-25T18:34:00Z">
        <w:r w:rsidRPr="00C53D85" w:rsidDel="004D5FF8">
          <w:rPr>
            <w:sz w:val="20"/>
            <w:szCs w:val="20"/>
          </w:rPr>
          <w:delText>-</w:delText>
        </w:r>
      </w:del>
      <w:r w:rsidRPr="00C53D85">
        <w:rPr>
          <w:sz w:val="20"/>
          <w:szCs w:val="20"/>
        </w:rPr>
        <w:t xml:space="preserve">not recognition threshold may be recognized. </w:t>
      </w:r>
      <w:ins w:id="113" w:author="Kyle Condon" w:date="2026-02-25T13:21:00Z" w16du:dateUtc="2026-02-25T20:21:00Z">
        <w:r w:rsidR="00552DEB" w:rsidRPr="00B95752">
          <w:rPr>
            <w:snapToGrid w:val="0"/>
            <w:color w:val="000000"/>
            <w:sz w:val="20"/>
            <w:szCs w:val="20"/>
          </w:rPr>
          <w:t xml:space="preserve">The Company does not believe it is reasonably possible that its unrecognized tax benefits would materially change in the next </w:t>
        </w:r>
        <w:r w:rsidR="00552DEB">
          <w:rPr>
            <w:snapToGrid w:val="0"/>
            <w:color w:val="000000"/>
            <w:sz w:val="20"/>
            <w:szCs w:val="20"/>
          </w:rPr>
          <w:t>twelve</w:t>
        </w:r>
        <w:r w:rsidR="00552DEB" w:rsidRPr="00B95752">
          <w:rPr>
            <w:snapToGrid w:val="0"/>
            <w:color w:val="000000"/>
            <w:sz w:val="20"/>
            <w:szCs w:val="20"/>
          </w:rPr>
          <w:t xml:space="preserve"> months.</w:t>
        </w:r>
        <w:r w:rsidR="00552DEB" w:rsidRPr="00201B80">
          <w:rPr>
            <w:snapToGrid w:val="0"/>
            <w:color w:val="000000"/>
            <w:szCs w:val="22"/>
          </w:rPr>
          <w:t xml:space="preserve"> </w:t>
        </w:r>
        <w:r w:rsidR="00552DEB" w:rsidRPr="00881760">
          <w:rPr>
            <w:sz w:val="20"/>
            <w:szCs w:val="20"/>
          </w:rPr>
          <w:t xml:space="preserve">As a result, no provision for income taxes is recorded in the accompanying </w:t>
        </w:r>
        <w:r w:rsidR="00552DEB">
          <w:rPr>
            <w:sz w:val="20"/>
            <w:szCs w:val="20"/>
          </w:rPr>
          <w:t>consolidated f</w:t>
        </w:r>
        <w:r w:rsidR="00552DEB" w:rsidRPr="00881760">
          <w:rPr>
            <w:sz w:val="20"/>
            <w:szCs w:val="20"/>
          </w:rPr>
          <w:t xml:space="preserve">inancial </w:t>
        </w:r>
        <w:r w:rsidR="00552DEB">
          <w:rPr>
            <w:sz w:val="20"/>
            <w:szCs w:val="20"/>
          </w:rPr>
          <w:t>s</w:t>
        </w:r>
        <w:r w:rsidR="00552DEB" w:rsidRPr="00881760">
          <w:rPr>
            <w:sz w:val="20"/>
            <w:szCs w:val="20"/>
          </w:rPr>
          <w:t>tatements</w:t>
        </w:r>
        <w:r w:rsidR="00552DEB">
          <w:rPr>
            <w:sz w:val="20"/>
            <w:szCs w:val="20"/>
          </w:rPr>
          <w:t>.</w:t>
        </w:r>
      </w:ins>
      <w:ins w:id="114" w:author="Kyle Condon" w:date="2026-02-25T13:23:00Z" w16du:dateUtc="2026-02-25T20:23:00Z">
        <w:r w:rsidR="00772E5B">
          <w:rPr>
            <w:sz w:val="20"/>
            <w:szCs w:val="20"/>
          </w:rPr>
          <w:t xml:space="preserve"> </w:t>
        </w:r>
      </w:ins>
      <w:r w:rsidRPr="00C53D85">
        <w:rPr>
          <w:sz w:val="20"/>
          <w:szCs w:val="20"/>
        </w:rPr>
        <w:t xml:space="preserve">The final outcome of audits by federal and state taxing authorities may have a significant effect on the financial position and results of operations of the Company. </w:t>
      </w:r>
    </w:p>
    <w:p w14:paraId="108E2D13" w14:textId="77777777" w:rsidR="00552DEB" w:rsidRDefault="00552DEB" w:rsidP="00552DEB">
      <w:pPr>
        <w:keepNext/>
        <w:jc w:val="both"/>
        <w:rPr>
          <w:ins w:id="115" w:author="Kyle Condon" w:date="2026-02-25T13:22:00Z" w16du:dateUtc="2026-02-25T20:22:00Z"/>
          <w:sz w:val="20"/>
          <w:szCs w:val="20"/>
        </w:rPr>
      </w:pPr>
    </w:p>
    <w:p w14:paraId="5B92DAE7" w14:textId="0F507E5D" w:rsidR="004C4E05" w:rsidRPr="00552DEB" w:rsidRDefault="08EE0419">
      <w:pPr>
        <w:keepNext/>
        <w:jc w:val="both"/>
        <w:rPr>
          <w:rFonts w:eastAsia="Arial"/>
          <w:color w:val="000000"/>
          <w:sz w:val="20"/>
          <w:szCs w:val="20"/>
          <w:rPrChange w:id="116" w:author="Kyle Condon" w:date="2026-02-25T13:21:00Z" w16du:dateUtc="2026-02-25T20:21:00Z">
            <w:rPr>
              <w:sz w:val="20"/>
              <w:szCs w:val="20"/>
            </w:rPr>
          </w:rPrChange>
        </w:rPr>
        <w:pPrChange w:id="117" w:author="Kyle Condon" w:date="2026-02-25T13:21:00Z" w16du:dateUtc="2026-02-25T20:21:00Z">
          <w:pPr>
            <w:jc w:val="both"/>
          </w:pPr>
        </w:pPrChange>
      </w:pPr>
      <w:ins w:id="118" w:author="Kyle Condon" w:date="2026-02-25T13:20:00Z" w16du:dateUtc="2026-02-25T20:20:00Z">
        <w:r w:rsidRPr="26DA8185">
          <w:rPr>
            <w:color w:val="000000" w:themeColor="text1"/>
            <w:sz w:val="20"/>
            <w:szCs w:val="20"/>
          </w:rPr>
          <w:t xml:space="preserve">As of </w:t>
        </w:r>
      </w:ins>
      <w:ins w:id="119" w:author="Kyle Condon" w:date="2026-02-25T13:23:00Z" w16du:dateUtc="2026-02-25T20:23:00Z">
        <w:r w:rsidR="35B58EAF" w:rsidRPr="26DA8185">
          <w:rPr>
            <w:color w:val="000000" w:themeColor="text1"/>
            <w:sz w:val="20"/>
            <w:szCs w:val="20"/>
          </w:rPr>
          <w:t>December 31</w:t>
        </w:r>
      </w:ins>
      <w:ins w:id="120" w:author="Kyle Condon" w:date="2026-02-25T13:24:00Z" w16du:dateUtc="2026-02-25T20:24:00Z">
        <w:r w:rsidR="35B58EAF" w:rsidRPr="26DA8185">
          <w:rPr>
            <w:color w:val="000000" w:themeColor="text1"/>
            <w:sz w:val="20"/>
            <w:szCs w:val="20"/>
          </w:rPr>
          <w:t xml:space="preserve">, </w:t>
        </w:r>
      </w:ins>
      <w:ins w:id="121" w:author="Kyle Condon" w:date="2026-02-25T13:20:00Z" w16du:dateUtc="2026-02-25T20:20:00Z">
        <w:r w:rsidRPr="26DA8185">
          <w:rPr>
            <w:color w:val="000000" w:themeColor="text1"/>
            <w:sz w:val="20"/>
            <w:szCs w:val="20"/>
          </w:rPr>
          <w:t>2024, there were no current examinations by tax authorities for federal, foreign, or state income taxes.</w:t>
        </w:r>
      </w:ins>
      <w:ins w:id="122" w:author="Kyle Condon" w:date="2026-02-25T13:21:00Z" w16du:dateUtc="2026-02-25T20:21:00Z">
        <w:r w:rsidR="0CF7F233" w:rsidRPr="26DA8185">
          <w:rPr>
            <w:color w:val="000000" w:themeColor="text1"/>
            <w:sz w:val="20"/>
            <w:szCs w:val="20"/>
          </w:rPr>
          <w:t xml:space="preserve"> </w:t>
        </w:r>
        <w:r w:rsidR="0CF7F233" w:rsidRPr="26DA8185">
          <w:rPr>
            <w:rFonts w:eastAsia="Arial"/>
            <w:color w:val="000000" w:themeColor="text1"/>
            <w:sz w:val="20"/>
            <w:szCs w:val="20"/>
          </w:rPr>
          <w:t xml:space="preserve">The Company is no longer subject to U.S. federal or state and local income tax examinations by tax authorities for the years before the year ended December 31, </w:t>
        </w:r>
        <w:commentRangeStart w:id="123"/>
        <w:r w:rsidR="0CF7F233" w:rsidRPr="26DA8185">
          <w:rPr>
            <w:rFonts w:eastAsia="Arial"/>
            <w:color w:val="000000" w:themeColor="text1"/>
            <w:sz w:val="20"/>
            <w:szCs w:val="20"/>
            <w:highlight w:val="yellow"/>
            <w:rPrChange w:id="124" w:author="Kyle Condon" w:date="2026-02-25T13:23:00Z" w16du:dateUtc="2026-02-25T20:23:00Z">
              <w:rPr>
                <w:rFonts w:eastAsia="Arial"/>
                <w:color w:val="000000" w:themeColor="text1"/>
                <w:sz w:val="20"/>
                <w:szCs w:val="20"/>
              </w:rPr>
            </w:rPrChange>
          </w:rPr>
          <w:t>20</w:t>
        </w:r>
      </w:ins>
      <w:ins w:id="125" w:author="Kyle Condon" w:date="2026-02-25T13:23:00Z" w16du:dateUtc="2026-02-25T20:23:00Z">
        <w:r w:rsidR="35B58EAF" w:rsidRPr="26DA8185">
          <w:rPr>
            <w:rFonts w:eastAsia="Arial"/>
            <w:color w:val="000000" w:themeColor="text1"/>
            <w:sz w:val="20"/>
            <w:szCs w:val="20"/>
            <w:highlight w:val="yellow"/>
            <w:rPrChange w:id="126" w:author="Kyle Condon" w:date="2026-02-25T13:23:00Z" w16du:dateUtc="2026-02-25T20:23:00Z">
              <w:rPr>
                <w:rFonts w:eastAsia="Arial"/>
                <w:color w:val="000000" w:themeColor="text1"/>
                <w:sz w:val="20"/>
                <w:szCs w:val="20"/>
              </w:rPr>
            </w:rPrChange>
          </w:rPr>
          <w:t>18</w:t>
        </w:r>
      </w:ins>
      <w:ins w:id="127" w:author="Kyle Condon" w:date="2026-02-25T13:21:00Z" w16du:dateUtc="2026-02-25T20:21:00Z">
        <w:r w:rsidR="0CF7F233" w:rsidRPr="26DA8185">
          <w:rPr>
            <w:rFonts w:eastAsia="Arial"/>
            <w:color w:val="000000" w:themeColor="text1"/>
            <w:sz w:val="20"/>
            <w:szCs w:val="20"/>
          </w:rPr>
          <w:t>.</w:t>
        </w:r>
      </w:ins>
      <w:commentRangeEnd w:id="123"/>
      <w:r w:rsidR="00A63045" w:rsidRPr="26DA8185">
        <w:rPr>
          <w:rStyle w:val="CommentReference"/>
          <w:rFonts w:eastAsia="Arial"/>
          <w:color w:val="000000" w:themeColor="text1"/>
          <w:sz w:val="20"/>
          <w:szCs w:val="20"/>
        </w:rPr>
        <w:commentReference w:id="123"/>
      </w:r>
      <w:ins w:id="128" w:author="Kyle Condon" w:date="2026-02-25T13:21:00Z" w16du:dateUtc="2026-02-25T20:21:00Z">
        <w:r w:rsidR="0CF7F233" w:rsidRPr="26DA8185">
          <w:rPr>
            <w:rFonts w:eastAsia="Arial"/>
            <w:color w:val="000000" w:themeColor="text1"/>
            <w:sz w:val="20"/>
            <w:szCs w:val="20"/>
          </w:rPr>
          <w:t xml:space="preserve">  </w:t>
        </w:r>
      </w:ins>
    </w:p>
    <w:p w14:paraId="5B92DAE8" w14:textId="77777777" w:rsidR="004C4E05" w:rsidRPr="00C53D85" w:rsidRDefault="004C4E05" w:rsidP="00395859">
      <w:pPr>
        <w:jc w:val="both"/>
        <w:rPr>
          <w:sz w:val="20"/>
          <w:szCs w:val="20"/>
        </w:rPr>
      </w:pPr>
    </w:p>
    <w:p w14:paraId="5B92DAEB" w14:textId="20E0E8A8" w:rsidR="0038598A" w:rsidRDefault="0058670E" w:rsidP="00395859">
      <w:pPr>
        <w:jc w:val="both"/>
        <w:rPr>
          <w:sz w:val="20"/>
          <w:szCs w:val="20"/>
        </w:rPr>
      </w:pPr>
      <w:r w:rsidRPr="00C53D85">
        <w:rPr>
          <w:sz w:val="20"/>
          <w:szCs w:val="20"/>
        </w:rPr>
        <w:t xml:space="preserve">The provisions of ASC 740 allow for the classification of interest paid on an underpayment of income tax and related penalties, if applicable, as part of income tax expense, interest expense or another appropriate expense classification based on the accounting policy election of the entity. The Company has elected to classify interest and penalties as part of income tax expense. </w:t>
      </w:r>
    </w:p>
    <w:p w14:paraId="4865EBFA" w14:textId="3B5681A0" w:rsidR="002B746F" w:rsidRDefault="002B746F" w:rsidP="00780E6F">
      <w:pPr>
        <w:spacing w:before="1" w:after="1"/>
        <w:jc w:val="both"/>
        <w:rPr>
          <w:sz w:val="20"/>
          <w:szCs w:val="20"/>
        </w:rPr>
      </w:pPr>
    </w:p>
    <w:p w14:paraId="1B0BD6E9" w14:textId="4D2F557E" w:rsidR="00726340" w:rsidRDefault="004517BE" w:rsidP="00726340">
      <w:pPr>
        <w:outlineLvl w:val="1"/>
        <w:rPr>
          <w:b/>
          <w:sz w:val="20"/>
          <w:szCs w:val="20"/>
        </w:rPr>
      </w:pPr>
      <w:r>
        <w:rPr>
          <w:b/>
          <w:sz w:val="20"/>
          <w:szCs w:val="20"/>
        </w:rPr>
        <w:t>3</w:t>
      </w:r>
      <w:r w:rsidR="00726340" w:rsidRPr="00C53D85">
        <w:rPr>
          <w:b/>
          <w:sz w:val="20"/>
          <w:szCs w:val="20"/>
        </w:rPr>
        <w:t xml:space="preserve">. </w:t>
      </w:r>
      <w:r w:rsidR="00FE423C" w:rsidRPr="00C53D85">
        <w:rPr>
          <w:b/>
          <w:sz w:val="20"/>
          <w:szCs w:val="20"/>
        </w:rPr>
        <w:t xml:space="preserve">Joint Venture Formation and </w:t>
      </w:r>
      <w:r w:rsidR="000372BF">
        <w:rPr>
          <w:b/>
          <w:sz w:val="20"/>
          <w:szCs w:val="20"/>
        </w:rPr>
        <w:t>Reorganization</w:t>
      </w:r>
    </w:p>
    <w:p w14:paraId="35E40D23" w14:textId="77777777" w:rsidR="005C7563" w:rsidRDefault="005C7563" w:rsidP="003D4457">
      <w:pPr>
        <w:rPr>
          <w:b/>
          <w:sz w:val="20"/>
          <w:szCs w:val="20"/>
        </w:rPr>
      </w:pPr>
    </w:p>
    <w:p w14:paraId="1B2A2DBB" w14:textId="42014FF8" w:rsidR="00EF6C7D" w:rsidRDefault="00EF6C7D" w:rsidP="00EF6C7D">
      <w:pPr>
        <w:keepNext/>
        <w:keepLines/>
        <w:widowControl w:val="0"/>
        <w:spacing w:before="1" w:after="1"/>
        <w:jc w:val="both"/>
        <w:rPr>
          <w:bCs/>
          <w:iCs/>
          <w:sz w:val="20"/>
          <w:szCs w:val="20"/>
        </w:rPr>
      </w:pPr>
      <w:r w:rsidRPr="00C53D85">
        <w:rPr>
          <w:bCs/>
          <w:iCs/>
          <w:sz w:val="20"/>
          <w:szCs w:val="20"/>
        </w:rPr>
        <w:t>On August 8, 2022</w:t>
      </w:r>
      <w:r w:rsidR="003C2394">
        <w:rPr>
          <w:bCs/>
          <w:iCs/>
          <w:sz w:val="20"/>
          <w:szCs w:val="20"/>
        </w:rPr>
        <w:t xml:space="preserve"> (the “</w:t>
      </w:r>
      <w:r w:rsidR="0065248B">
        <w:rPr>
          <w:bCs/>
          <w:iCs/>
          <w:sz w:val="20"/>
          <w:szCs w:val="20"/>
        </w:rPr>
        <w:t>F</w:t>
      </w:r>
      <w:r w:rsidR="003C2394">
        <w:rPr>
          <w:bCs/>
          <w:iCs/>
          <w:sz w:val="20"/>
          <w:szCs w:val="20"/>
        </w:rPr>
        <w:t xml:space="preserve">ormation </w:t>
      </w:r>
      <w:r w:rsidR="0065248B">
        <w:rPr>
          <w:bCs/>
          <w:iCs/>
          <w:sz w:val="20"/>
          <w:szCs w:val="20"/>
        </w:rPr>
        <w:t>D</w:t>
      </w:r>
      <w:r w:rsidR="003C2394">
        <w:rPr>
          <w:bCs/>
          <w:iCs/>
          <w:sz w:val="20"/>
          <w:szCs w:val="20"/>
        </w:rPr>
        <w:t>ate”)</w:t>
      </w:r>
      <w:r w:rsidRPr="00C53D85">
        <w:rPr>
          <w:bCs/>
          <w:iCs/>
          <w:sz w:val="20"/>
          <w:szCs w:val="20"/>
        </w:rPr>
        <w:t xml:space="preserve">, </w:t>
      </w:r>
      <w:r>
        <w:rPr>
          <w:bCs/>
          <w:iCs/>
          <w:sz w:val="20"/>
          <w:szCs w:val="20"/>
        </w:rPr>
        <w:t xml:space="preserve">the Company </w:t>
      </w:r>
      <w:r w:rsidRPr="00C53D85">
        <w:rPr>
          <w:bCs/>
          <w:iCs/>
          <w:sz w:val="20"/>
          <w:szCs w:val="20"/>
        </w:rPr>
        <w:t xml:space="preserve">was formed pursuant to a reorganization in which NIP and </w:t>
      </w:r>
      <w:r w:rsidR="00C25441">
        <w:rPr>
          <w:bCs/>
          <w:iCs/>
          <w:sz w:val="20"/>
          <w:szCs w:val="20"/>
        </w:rPr>
        <w:t xml:space="preserve">other </w:t>
      </w:r>
      <w:r w:rsidRPr="00C53D85">
        <w:rPr>
          <w:bCs/>
          <w:iCs/>
          <w:sz w:val="20"/>
          <w:szCs w:val="20"/>
        </w:rPr>
        <w:t xml:space="preserve">entities </w:t>
      </w:r>
      <w:r w:rsidR="00C25441">
        <w:rPr>
          <w:bCs/>
          <w:iCs/>
          <w:sz w:val="20"/>
          <w:szCs w:val="20"/>
        </w:rPr>
        <w:t xml:space="preserve">under common control </w:t>
      </w:r>
      <w:r w:rsidRPr="00C53D85">
        <w:rPr>
          <w:bCs/>
          <w:iCs/>
          <w:sz w:val="20"/>
          <w:szCs w:val="20"/>
        </w:rPr>
        <w:t xml:space="preserve">contributed equity interests in various real estate entities and other assets to the Company. Following the transaction, NIP held an 80% fully diluted equity interest, with </w:t>
      </w:r>
      <w:r>
        <w:rPr>
          <w:bCs/>
          <w:iCs/>
          <w:sz w:val="20"/>
          <w:szCs w:val="20"/>
        </w:rPr>
        <w:t>the third-party investor</w:t>
      </w:r>
      <w:r w:rsidRPr="00C53D85">
        <w:rPr>
          <w:bCs/>
          <w:iCs/>
          <w:sz w:val="20"/>
          <w:szCs w:val="20"/>
        </w:rPr>
        <w:t xml:space="preserve"> holding the remaining 20%.</w:t>
      </w:r>
    </w:p>
    <w:p w14:paraId="3C292E95" w14:textId="77777777" w:rsidR="00EF6C7D" w:rsidRDefault="00EF6C7D" w:rsidP="00EF6C7D">
      <w:pPr>
        <w:keepNext/>
        <w:keepLines/>
        <w:widowControl w:val="0"/>
        <w:spacing w:before="1" w:after="1"/>
        <w:jc w:val="both"/>
        <w:rPr>
          <w:bCs/>
          <w:iCs/>
          <w:sz w:val="20"/>
          <w:szCs w:val="20"/>
        </w:rPr>
      </w:pPr>
    </w:p>
    <w:p w14:paraId="12ECE731" w14:textId="5E1AA32B" w:rsidR="00EF6C7D" w:rsidRDefault="00A749BA" w:rsidP="006C2384">
      <w:pPr>
        <w:keepLines/>
        <w:widowControl w:val="0"/>
        <w:spacing w:before="1" w:after="1"/>
        <w:jc w:val="both"/>
        <w:rPr>
          <w:bCs/>
          <w:iCs/>
          <w:sz w:val="20"/>
          <w:szCs w:val="20"/>
        </w:rPr>
      </w:pPr>
      <w:r>
        <w:rPr>
          <w:bCs/>
          <w:iCs/>
          <w:sz w:val="20"/>
          <w:szCs w:val="20"/>
        </w:rPr>
        <w:t xml:space="preserve">As noted above in Note 1 – </w:t>
      </w:r>
      <w:r w:rsidRPr="002F617C">
        <w:rPr>
          <w:bCs/>
          <w:i/>
          <w:sz w:val="20"/>
          <w:szCs w:val="20"/>
        </w:rPr>
        <w:t>Organization</w:t>
      </w:r>
      <w:r>
        <w:rPr>
          <w:bCs/>
          <w:iCs/>
          <w:sz w:val="20"/>
          <w:szCs w:val="20"/>
        </w:rPr>
        <w:t>, b</w:t>
      </w:r>
      <w:r w:rsidR="00EF6C7D" w:rsidRPr="00C53D85">
        <w:rPr>
          <w:bCs/>
          <w:iCs/>
          <w:sz w:val="20"/>
          <w:szCs w:val="20"/>
        </w:rPr>
        <w:t xml:space="preserve">ased on an evaluation under ASC 810, the Company </w:t>
      </w:r>
      <w:r w:rsidR="007C5B67">
        <w:rPr>
          <w:bCs/>
          <w:iCs/>
          <w:sz w:val="20"/>
          <w:szCs w:val="20"/>
        </w:rPr>
        <w:t xml:space="preserve">concluded </w:t>
      </w:r>
      <w:r w:rsidR="00EF6C7D" w:rsidRPr="00C53D85">
        <w:rPr>
          <w:bCs/>
          <w:iCs/>
          <w:sz w:val="20"/>
          <w:szCs w:val="20"/>
        </w:rPr>
        <w:t xml:space="preserve">that </w:t>
      </w:r>
      <w:r w:rsidR="003C2394">
        <w:rPr>
          <w:bCs/>
          <w:iCs/>
          <w:sz w:val="20"/>
          <w:szCs w:val="20"/>
        </w:rPr>
        <w:t>control is shared by NIP and the third-party investor</w:t>
      </w:r>
      <w:r w:rsidR="00EF6C7D" w:rsidRPr="00C53D85">
        <w:rPr>
          <w:bCs/>
          <w:iCs/>
          <w:sz w:val="20"/>
          <w:szCs w:val="20"/>
        </w:rPr>
        <w:t xml:space="preserve"> and </w:t>
      </w:r>
      <w:r w:rsidR="00EF6C7D">
        <w:rPr>
          <w:bCs/>
          <w:iCs/>
          <w:sz w:val="20"/>
          <w:szCs w:val="20"/>
        </w:rPr>
        <w:t>qualifies</w:t>
      </w:r>
      <w:r w:rsidR="00EF6C7D" w:rsidRPr="00C53D85">
        <w:rPr>
          <w:bCs/>
          <w:iCs/>
          <w:sz w:val="20"/>
          <w:szCs w:val="20"/>
        </w:rPr>
        <w:t xml:space="preserve"> as a joint venture under ASC 323</w:t>
      </w:r>
      <w:r w:rsidR="00EF6C7D">
        <w:rPr>
          <w:bCs/>
          <w:iCs/>
          <w:sz w:val="20"/>
          <w:szCs w:val="20"/>
        </w:rPr>
        <w:t>.</w:t>
      </w:r>
    </w:p>
    <w:p w14:paraId="7125BDDF" w14:textId="77777777" w:rsidR="00EF6C7D" w:rsidRDefault="00EF6C7D" w:rsidP="003322DB">
      <w:pPr>
        <w:rPr>
          <w:b/>
          <w:sz w:val="20"/>
          <w:szCs w:val="20"/>
        </w:rPr>
      </w:pPr>
    </w:p>
    <w:p w14:paraId="2E9E2A32" w14:textId="0F0A5BA9" w:rsidR="005C7563" w:rsidRDefault="005C7563" w:rsidP="006C2384">
      <w:pPr>
        <w:keepLines/>
        <w:widowControl w:val="0"/>
        <w:spacing w:before="1" w:after="1"/>
        <w:jc w:val="both"/>
        <w:rPr>
          <w:bCs/>
          <w:iCs/>
          <w:sz w:val="20"/>
          <w:szCs w:val="20"/>
        </w:rPr>
      </w:pPr>
      <w:r w:rsidRPr="00C53D85">
        <w:rPr>
          <w:bCs/>
          <w:iCs/>
          <w:sz w:val="20"/>
          <w:szCs w:val="20"/>
        </w:rPr>
        <w:t xml:space="preserve">The Company early adopted ASU 2023-05, as of the </w:t>
      </w:r>
      <w:r w:rsidR="0065248B">
        <w:rPr>
          <w:bCs/>
          <w:iCs/>
          <w:sz w:val="20"/>
          <w:szCs w:val="20"/>
        </w:rPr>
        <w:t>F</w:t>
      </w:r>
      <w:r w:rsidRPr="00C53D85">
        <w:rPr>
          <w:bCs/>
          <w:iCs/>
          <w:sz w:val="20"/>
          <w:szCs w:val="20"/>
        </w:rPr>
        <w:t xml:space="preserve">ormation </w:t>
      </w:r>
      <w:r w:rsidR="0065248B">
        <w:rPr>
          <w:bCs/>
          <w:iCs/>
          <w:sz w:val="20"/>
          <w:szCs w:val="20"/>
        </w:rPr>
        <w:t>D</w:t>
      </w:r>
      <w:r w:rsidRPr="00C53D85">
        <w:rPr>
          <w:bCs/>
          <w:iCs/>
          <w:sz w:val="20"/>
          <w:szCs w:val="20"/>
        </w:rPr>
        <w:t xml:space="preserve">ate. </w:t>
      </w:r>
      <w:r w:rsidR="00E504B4">
        <w:rPr>
          <w:bCs/>
          <w:iCs/>
          <w:sz w:val="20"/>
          <w:szCs w:val="20"/>
        </w:rPr>
        <w:t>T</w:t>
      </w:r>
      <w:r w:rsidRPr="00C53D85">
        <w:rPr>
          <w:bCs/>
          <w:iCs/>
          <w:sz w:val="20"/>
          <w:szCs w:val="20"/>
        </w:rPr>
        <w:t>he Company applied a new basis of accounting at formation, recognizing and measuring all assets and liabilities at fair value as of</w:t>
      </w:r>
      <w:r w:rsidR="00F260DA">
        <w:rPr>
          <w:bCs/>
          <w:iCs/>
          <w:sz w:val="20"/>
          <w:szCs w:val="20"/>
        </w:rPr>
        <w:t xml:space="preserve"> the </w:t>
      </w:r>
      <w:r w:rsidR="0065248B">
        <w:rPr>
          <w:bCs/>
          <w:iCs/>
          <w:sz w:val="20"/>
          <w:szCs w:val="20"/>
        </w:rPr>
        <w:t>F</w:t>
      </w:r>
      <w:r w:rsidR="00F260DA">
        <w:rPr>
          <w:bCs/>
          <w:iCs/>
          <w:sz w:val="20"/>
          <w:szCs w:val="20"/>
        </w:rPr>
        <w:t xml:space="preserve">ormation </w:t>
      </w:r>
      <w:r w:rsidR="0065248B">
        <w:rPr>
          <w:bCs/>
          <w:iCs/>
          <w:sz w:val="20"/>
          <w:szCs w:val="20"/>
        </w:rPr>
        <w:t>D</w:t>
      </w:r>
      <w:r w:rsidR="00F260DA">
        <w:rPr>
          <w:bCs/>
          <w:iCs/>
          <w:sz w:val="20"/>
          <w:szCs w:val="20"/>
        </w:rPr>
        <w:t>ate</w:t>
      </w:r>
      <w:r w:rsidRPr="00C53D85">
        <w:rPr>
          <w:bCs/>
          <w:iCs/>
          <w:sz w:val="20"/>
          <w:szCs w:val="20"/>
        </w:rPr>
        <w:t xml:space="preserve">. The Company’s </w:t>
      </w:r>
      <w:r>
        <w:rPr>
          <w:bCs/>
          <w:iCs/>
          <w:sz w:val="20"/>
          <w:szCs w:val="20"/>
        </w:rPr>
        <w:t xml:space="preserve">consolidated </w:t>
      </w:r>
      <w:r w:rsidRPr="00C53D85">
        <w:rPr>
          <w:bCs/>
          <w:iCs/>
          <w:sz w:val="20"/>
          <w:szCs w:val="20"/>
        </w:rPr>
        <w:t>financial statements are presented on a standalone basis and reflect the application of fair value accounting in accordance with the</w:t>
      </w:r>
      <w:r w:rsidR="0069179E">
        <w:rPr>
          <w:bCs/>
          <w:iCs/>
          <w:sz w:val="20"/>
          <w:szCs w:val="20"/>
        </w:rPr>
        <w:t xml:space="preserve"> new</w:t>
      </w:r>
      <w:r w:rsidRPr="00C53D85">
        <w:rPr>
          <w:bCs/>
          <w:iCs/>
          <w:sz w:val="20"/>
          <w:szCs w:val="20"/>
        </w:rPr>
        <w:t xml:space="preserve"> joint venture formation guidance.</w:t>
      </w:r>
      <w:r>
        <w:rPr>
          <w:bCs/>
          <w:iCs/>
          <w:sz w:val="20"/>
          <w:szCs w:val="20"/>
        </w:rPr>
        <w:t xml:space="preserve"> </w:t>
      </w:r>
    </w:p>
    <w:p w14:paraId="74ED1FA3" w14:textId="77777777" w:rsidR="005C7563" w:rsidRPr="00C53D85" w:rsidRDefault="005C7563" w:rsidP="003322DB">
      <w:pPr>
        <w:rPr>
          <w:b/>
          <w:sz w:val="20"/>
          <w:szCs w:val="20"/>
        </w:rPr>
      </w:pPr>
    </w:p>
    <w:p w14:paraId="1D15FE2B" w14:textId="1424F14E" w:rsidR="007B7AE8" w:rsidRPr="0005659C" w:rsidRDefault="002310CC" w:rsidP="006C2384">
      <w:pPr>
        <w:keepLines/>
        <w:widowControl w:val="0"/>
        <w:spacing w:before="1" w:after="1"/>
        <w:jc w:val="both"/>
        <w:rPr>
          <w:sz w:val="20"/>
          <w:szCs w:val="20"/>
        </w:rPr>
      </w:pPr>
      <w:r w:rsidRPr="002310CC">
        <w:rPr>
          <w:bCs/>
          <w:iCs/>
          <w:sz w:val="20"/>
          <w:szCs w:val="20"/>
        </w:rPr>
        <w:t xml:space="preserve">In connection with the formation of the joint venture on August 8, 2022, and in accordance with ASU 2023-05, the Company remeasured all </w:t>
      </w:r>
      <w:r w:rsidR="0069179E">
        <w:rPr>
          <w:bCs/>
          <w:iCs/>
          <w:sz w:val="20"/>
          <w:szCs w:val="20"/>
        </w:rPr>
        <w:t xml:space="preserve">assets and liabilities as of </w:t>
      </w:r>
      <w:r w:rsidRPr="002310CC">
        <w:rPr>
          <w:bCs/>
          <w:iCs/>
          <w:sz w:val="20"/>
          <w:szCs w:val="20"/>
        </w:rPr>
        <w:t xml:space="preserve">the </w:t>
      </w:r>
      <w:r w:rsidR="0065248B">
        <w:rPr>
          <w:bCs/>
          <w:iCs/>
          <w:sz w:val="20"/>
          <w:szCs w:val="20"/>
        </w:rPr>
        <w:t>F</w:t>
      </w:r>
      <w:r w:rsidRPr="002310CC">
        <w:rPr>
          <w:bCs/>
          <w:iCs/>
          <w:sz w:val="20"/>
          <w:szCs w:val="20"/>
        </w:rPr>
        <w:t xml:space="preserve">ormation </w:t>
      </w:r>
      <w:r w:rsidR="0065248B">
        <w:rPr>
          <w:bCs/>
          <w:iCs/>
          <w:sz w:val="20"/>
          <w:szCs w:val="20"/>
        </w:rPr>
        <w:t>D</w:t>
      </w:r>
      <w:r w:rsidRPr="002310CC">
        <w:rPr>
          <w:bCs/>
          <w:iCs/>
          <w:sz w:val="20"/>
          <w:szCs w:val="20"/>
        </w:rPr>
        <w:t>ate.</w:t>
      </w:r>
      <w:r w:rsidRPr="002310CC" w:rsidDel="005C7563">
        <w:rPr>
          <w:bCs/>
          <w:iCs/>
          <w:sz w:val="20"/>
          <w:szCs w:val="20"/>
        </w:rPr>
        <w:t xml:space="preserve"> </w:t>
      </w:r>
      <w:r w:rsidR="004A7A0B">
        <w:rPr>
          <w:bCs/>
          <w:iCs/>
          <w:sz w:val="20"/>
          <w:szCs w:val="20"/>
        </w:rPr>
        <w:t xml:space="preserve">This </w:t>
      </w:r>
      <w:r w:rsidR="0014053F">
        <w:rPr>
          <w:bCs/>
          <w:iCs/>
          <w:sz w:val="20"/>
          <w:szCs w:val="20"/>
        </w:rPr>
        <w:t xml:space="preserve">remeasurement </w:t>
      </w:r>
      <w:r w:rsidR="004A7A0B">
        <w:rPr>
          <w:bCs/>
          <w:iCs/>
          <w:sz w:val="20"/>
          <w:szCs w:val="20"/>
        </w:rPr>
        <w:t xml:space="preserve">included </w:t>
      </w:r>
      <w:r w:rsidR="004A7A0B" w:rsidRPr="00C53D85">
        <w:rPr>
          <w:sz w:val="20"/>
          <w:szCs w:val="20"/>
        </w:rPr>
        <w:t xml:space="preserve">Carson Living, Inc (“Carson”), </w:t>
      </w:r>
      <w:r w:rsidR="0056624C">
        <w:rPr>
          <w:sz w:val="20"/>
          <w:szCs w:val="20"/>
        </w:rPr>
        <w:t xml:space="preserve">a software application development company that was acquired in 2021, prior to the joint venture formation. To acquire Carson, the Company paid </w:t>
      </w:r>
      <w:r w:rsidR="0056624C" w:rsidRPr="00F26D30">
        <w:rPr>
          <w:sz w:val="20"/>
          <w:szCs w:val="20"/>
        </w:rPr>
        <w:t xml:space="preserve">cash consideration </w:t>
      </w:r>
      <w:r w:rsidR="00C52B1F">
        <w:rPr>
          <w:sz w:val="20"/>
          <w:szCs w:val="20"/>
        </w:rPr>
        <w:t xml:space="preserve">of approximately </w:t>
      </w:r>
      <w:r w:rsidR="0056624C" w:rsidRPr="00F26D30">
        <w:rPr>
          <w:sz w:val="20"/>
          <w:szCs w:val="20"/>
        </w:rPr>
        <w:t>$1</w:t>
      </w:r>
      <w:r w:rsidR="00C52B1F">
        <w:rPr>
          <w:sz w:val="20"/>
          <w:szCs w:val="20"/>
        </w:rPr>
        <w:t>1</w:t>
      </w:r>
      <w:r w:rsidR="0056624C" w:rsidRPr="00F26D30">
        <w:rPr>
          <w:sz w:val="20"/>
          <w:szCs w:val="20"/>
        </w:rPr>
        <w:t>.</w:t>
      </w:r>
      <w:r w:rsidR="00EA077D">
        <w:rPr>
          <w:sz w:val="20"/>
          <w:szCs w:val="20"/>
        </w:rPr>
        <w:t>2</w:t>
      </w:r>
      <w:r w:rsidR="0056624C" w:rsidRPr="00F26D30">
        <w:rPr>
          <w:sz w:val="20"/>
          <w:szCs w:val="20"/>
        </w:rPr>
        <w:t xml:space="preserve"> million</w:t>
      </w:r>
      <w:r w:rsidR="00270F0D">
        <w:rPr>
          <w:sz w:val="20"/>
          <w:szCs w:val="20"/>
        </w:rPr>
        <w:t xml:space="preserve">, </w:t>
      </w:r>
      <w:r w:rsidR="00491FD7">
        <w:rPr>
          <w:sz w:val="20"/>
          <w:szCs w:val="20"/>
        </w:rPr>
        <w:t xml:space="preserve">and a </w:t>
      </w:r>
      <w:r w:rsidR="00270F0D">
        <w:rPr>
          <w:sz w:val="20"/>
          <w:szCs w:val="20"/>
        </w:rPr>
        <w:t>contingent consideration arrangement</w:t>
      </w:r>
      <w:r w:rsidR="00491FD7">
        <w:rPr>
          <w:sz w:val="20"/>
          <w:szCs w:val="20"/>
        </w:rPr>
        <w:t xml:space="preserve">, as discussed in further detail in </w:t>
      </w:r>
      <w:r w:rsidR="00020723">
        <w:rPr>
          <w:sz w:val="20"/>
          <w:szCs w:val="20"/>
        </w:rPr>
        <w:t xml:space="preserve">Note 8 – </w:t>
      </w:r>
      <w:r w:rsidR="00020723" w:rsidRPr="002F617C">
        <w:rPr>
          <w:i/>
          <w:iCs/>
          <w:sz w:val="20"/>
          <w:szCs w:val="20"/>
        </w:rPr>
        <w:t>Fair Value Instrument</w:t>
      </w:r>
      <w:r w:rsidR="00020723">
        <w:rPr>
          <w:sz w:val="20"/>
          <w:szCs w:val="20"/>
        </w:rPr>
        <w:t xml:space="preserve"> and </w:t>
      </w:r>
      <w:r w:rsidR="00270F0D">
        <w:rPr>
          <w:sz w:val="20"/>
          <w:szCs w:val="20"/>
        </w:rPr>
        <w:t xml:space="preserve">Note </w:t>
      </w:r>
      <w:r w:rsidR="00B16987">
        <w:rPr>
          <w:sz w:val="20"/>
          <w:szCs w:val="20"/>
        </w:rPr>
        <w:t>1</w:t>
      </w:r>
      <w:ins w:id="129" w:author="Kyle Condon" w:date="2026-02-25T12:39:00Z" w16du:dateUtc="2026-02-25T19:39:00Z">
        <w:r w:rsidR="00821737">
          <w:rPr>
            <w:sz w:val="20"/>
            <w:szCs w:val="20"/>
          </w:rPr>
          <w:t>2</w:t>
        </w:r>
      </w:ins>
      <w:del w:id="130" w:author="Kyle Condon" w:date="2026-02-25T12:39:00Z" w16du:dateUtc="2026-02-25T19:39:00Z">
        <w:r w:rsidR="00B16987" w:rsidDel="00821737">
          <w:rPr>
            <w:sz w:val="20"/>
            <w:szCs w:val="20"/>
          </w:rPr>
          <w:delText>1</w:delText>
        </w:r>
      </w:del>
      <w:r w:rsidR="00B16987">
        <w:rPr>
          <w:sz w:val="20"/>
          <w:szCs w:val="20"/>
        </w:rPr>
        <w:t xml:space="preserve"> – </w:t>
      </w:r>
      <w:r w:rsidR="00B16987" w:rsidRPr="002F617C">
        <w:rPr>
          <w:i/>
          <w:iCs/>
          <w:sz w:val="20"/>
          <w:szCs w:val="20"/>
        </w:rPr>
        <w:t>Acc</w:t>
      </w:r>
      <w:r w:rsidR="00F260DA">
        <w:rPr>
          <w:i/>
          <w:iCs/>
          <w:sz w:val="20"/>
          <w:szCs w:val="20"/>
        </w:rPr>
        <w:t>rued</w:t>
      </w:r>
      <w:r w:rsidR="00B16987" w:rsidRPr="002F617C">
        <w:rPr>
          <w:i/>
          <w:iCs/>
          <w:sz w:val="20"/>
          <w:szCs w:val="20"/>
        </w:rPr>
        <w:t xml:space="preserve"> Liabilities</w:t>
      </w:r>
      <w:r w:rsidR="00020723">
        <w:rPr>
          <w:sz w:val="20"/>
          <w:szCs w:val="20"/>
        </w:rPr>
        <w:t>.</w:t>
      </w:r>
    </w:p>
    <w:p w14:paraId="14A2C241" w14:textId="77777777" w:rsidR="00491FD7" w:rsidRPr="0005659C" w:rsidRDefault="00491FD7" w:rsidP="006C2384">
      <w:pPr>
        <w:keepLines/>
        <w:widowControl w:val="0"/>
        <w:spacing w:before="1" w:after="1"/>
        <w:jc w:val="both"/>
        <w:rPr>
          <w:sz w:val="20"/>
          <w:szCs w:val="20"/>
        </w:rPr>
      </w:pPr>
    </w:p>
    <w:p w14:paraId="1CA70AB7" w14:textId="3388950F" w:rsidR="00656365" w:rsidRDefault="005C7563" w:rsidP="006C2384">
      <w:pPr>
        <w:keepLines/>
        <w:widowControl w:val="0"/>
        <w:spacing w:before="1" w:after="1"/>
        <w:jc w:val="both"/>
        <w:rPr>
          <w:bCs/>
          <w:iCs/>
          <w:sz w:val="20"/>
          <w:szCs w:val="20"/>
        </w:rPr>
      </w:pPr>
      <w:r w:rsidRPr="005C7563">
        <w:rPr>
          <w:bCs/>
          <w:iCs/>
          <w:sz w:val="20"/>
          <w:szCs w:val="20"/>
        </w:rPr>
        <w:t xml:space="preserve">As of August 8, 2022, </w:t>
      </w:r>
      <w:r w:rsidR="0014053F">
        <w:rPr>
          <w:bCs/>
          <w:iCs/>
          <w:sz w:val="20"/>
          <w:szCs w:val="20"/>
        </w:rPr>
        <w:t xml:space="preserve">when including all of the Company’s consolidated entities and/or VIEs, </w:t>
      </w:r>
      <w:r w:rsidRPr="005C7563">
        <w:rPr>
          <w:bCs/>
          <w:iCs/>
          <w:sz w:val="20"/>
          <w:szCs w:val="20"/>
        </w:rPr>
        <w:t>the Company recognized net assets of approximately $297.2 million. This amount primarily reflects the fair value of property and equipment of approximately $895.3 million</w:t>
      </w:r>
      <w:r w:rsidR="009B69CC">
        <w:rPr>
          <w:bCs/>
          <w:iCs/>
          <w:sz w:val="20"/>
          <w:szCs w:val="20"/>
        </w:rPr>
        <w:t>, of which approximately $</w:t>
      </w:r>
      <w:r w:rsidR="00DC64FE">
        <w:rPr>
          <w:bCs/>
          <w:iCs/>
          <w:sz w:val="20"/>
          <w:szCs w:val="20"/>
        </w:rPr>
        <w:t>4</w:t>
      </w:r>
      <w:r w:rsidR="009B69CC">
        <w:rPr>
          <w:bCs/>
          <w:iCs/>
          <w:sz w:val="20"/>
          <w:szCs w:val="20"/>
        </w:rPr>
        <w:t>9.9 million was related to a development project that was classified as construction-in-progress,</w:t>
      </w:r>
      <w:r w:rsidRPr="005C7563">
        <w:rPr>
          <w:bCs/>
          <w:iCs/>
          <w:sz w:val="20"/>
          <w:szCs w:val="20"/>
        </w:rPr>
        <w:t xml:space="preserve"> and intangible assets valued at approximately $28.4 million, p</w:t>
      </w:r>
      <w:r w:rsidR="00F260DA">
        <w:rPr>
          <w:bCs/>
          <w:iCs/>
          <w:sz w:val="20"/>
          <w:szCs w:val="20"/>
        </w:rPr>
        <w:t xml:space="preserve">rimarily </w:t>
      </w:r>
      <w:r w:rsidRPr="005C7563">
        <w:rPr>
          <w:bCs/>
          <w:iCs/>
          <w:sz w:val="20"/>
          <w:szCs w:val="20"/>
        </w:rPr>
        <w:t>offset by loans payable with a fair value of approximately $628.2 million.</w:t>
      </w:r>
      <w:r w:rsidR="00F260DA" w:rsidDel="00F260DA">
        <w:rPr>
          <w:bCs/>
          <w:iCs/>
          <w:sz w:val="20"/>
          <w:szCs w:val="20"/>
        </w:rPr>
        <w:t xml:space="preserve"> </w:t>
      </w:r>
      <w:r w:rsidR="00656365">
        <w:rPr>
          <w:bCs/>
          <w:iCs/>
          <w:sz w:val="20"/>
          <w:szCs w:val="20"/>
        </w:rPr>
        <w:br w:type="page"/>
      </w:r>
    </w:p>
    <w:p w14:paraId="7C0C4844" w14:textId="687A13EF" w:rsidR="006C5BF8" w:rsidRPr="00C53D85" w:rsidRDefault="004517BE" w:rsidP="00395859">
      <w:pPr>
        <w:outlineLvl w:val="1"/>
        <w:rPr>
          <w:b/>
          <w:sz w:val="20"/>
          <w:szCs w:val="20"/>
        </w:rPr>
      </w:pPr>
      <w:bookmarkStart w:id="131" w:name="Section12"/>
      <w:bookmarkEnd w:id="131"/>
      <w:r>
        <w:rPr>
          <w:b/>
          <w:sz w:val="20"/>
          <w:szCs w:val="20"/>
        </w:rPr>
        <w:lastRenderedPageBreak/>
        <w:t>4</w:t>
      </w:r>
      <w:r w:rsidR="006C5BF8" w:rsidRPr="00C53D85">
        <w:rPr>
          <w:b/>
          <w:sz w:val="20"/>
          <w:szCs w:val="20"/>
        </w:rPr>
        <w:t xml:space="preserve">. </w:t>
      </w:r>
      <w:r w:rsidR="00DC719B">
        <w:rPr>
          <w:b/>
          <w:sz w:val="20"/>
          <w:szCs w:val="20"/>
        </w:rPr>
        <w:t>Real Estate Properties</w:t>
      </w:r>
    </w:p>
    <w:p w14:paraId="4F2F1A65" w14:textId="77777777" w:rsidR="00914DDE" w:rsidRPr="00C53D85" w:rsidRDefault="00914DDE" w:rsidP="00914DDE">
      <w:pPr>
        <w:rPr>
          <w:b/>
          <w:i/>
          <w:iCs/>
          <w:sz w:val="20"/>
          <w:szCs w:val="20"/>
        </w:rPr>
      </w:pPr>
    </w:p>
    <w:p w14:paraId="326E08A6" w14:textId="232BD7BA" w:rsidR="00914DDE" w:rsidRPr="00C53D85" w:rsidRDefault="00914DDE" w:rsidP="00914DDE">
      <w:pPr>
        <w:rPr>
          <w:bCs/>
          <w:sz w:val="20"/>
          <w:szCs w:val="20"/>
        </w:rPr>
      </w:pPr>
      <w:r w:rsidRPr="00C53D85">
        <w:rPr>
          <w:bCs/>
          <w:sz w:val="20"/>
          <w:szCs w:val="20"/>
        </w:rPr>
        <w:t xml:space="preserve">Details regarding communities </w:t>
      </w:r>
      <w:r w:rsidR="00875E5B">
        <w:rPr>
          <w:bCs/>
          <w:sz w:val="20"/>
          <w:szCs w:val="20"/>
        </w:rPr>
        <w:t>owned as of December 31, 2024</w:t>
      </w:r>
      <w:r w:rsidRPr="00C53D85">
        <w:rPr>
          <w:bCs/>
          <w:sz w:val="20"/>
          <w:szCs w:val="20"/>
        </w:rPr>
        <w:t>, are summarized in the following table</w:t>
      </w:r>
      <w:r w:rsidR="00AA25EC" w:rsidRPr="00C53D85">
        <w:rPr>
          <w:bCs/>
          <w:sz w:val="20"/>
          <w:szCs w:val="20"/>
        </w:rPr>
        <w:t>:</w:t>
      </w:r>
    </w:p>
    <w:p w14:paraId="73055EFD" w14:textId="77777777" w:rsidR="00A74340" w:rsidRPr="00C53D85" w:rsidRDefault="00A74340" w:rsidP="00914DDE">
      <w:pPr>
        <w:rPr>
          <w:b/>
          <w:i/>
          <w:iCs/>
          <w:sz w:val="20"/>
          <w:szCs w:val="20"/>
        </w:rPr>
      </w:pPr>
    </w:p>
    <w:tbl>
      <w:tblPr>
        <w:tblStyle w:val="ListTable1Light-Accent1"/>
        <w:tblW w:w="0" w:type="auto"/>
        <w:tblLook w:val="04A0" w:firstRow="1" w:lastRow="0" w:firstColumn="1" w:lastColumn="0" w:noHBand="0" w:noVBand="1"/>
      </w:tblPr>
      <w:tblGrid>
        <w:gridCol w:w="1741"/>
        <w:gridCol w:w="1889"/>
        <w:gridCol w:w="316"/>
        <w:gridCol w:w="2303"/>
        <w:gridCol w:w="2755"/>
        <w:gridCol w:w="1796"/>
      </w:tblGrid>
      <w:tr w:rsidR="00D6074D" w:rsidRPr="00C53D85" w14:paraId="18129476" w14:textId="77777777" w:rsidTr="00D60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shd w:val="clear" w:color="auto" w:fill="C6D9F1" w:themeFill="text2" w:themeFillTint="33"/>
            <w:vAlign w:val="center"/>
          </w:tcPr>
          <w:p w14:paraId="407249B4" w14:textId="75B0278D" w:rsidR="009754DE" w:rsidRPr="00C53D85" w:rsidRDefault="009754DE" w:rsidP="00A56231">
            <w:pPr>
              <w:keepNext/>
              <w:tabs>
                <w:tab w:val="left" w:leader="dot" w:pos="2310"/>
              </w:tabs>
              <w:spacing w:before="23" w:after="20"/>
              <w:ind w:left="-53"/>
              <w:jc w:val="center"/>
              <w:rPr>
                <w:color w:val="000000"/>
                <w:sz w:val="20"/>
                <w:szCs w:val="20"/>
              </w:rPr>
            </w:pPr>
            <w:r w:rsidRPr="00C53D85">
              <w:rPr>
                <w:color w:val="000000"/>
                <w:sz w:val="20"/>
                <w:szCs w:val="20"/>
              </w:rPr>
              <w:t>Community Name</w:t>
            </w:r>
          </w:p>
        </w:tc>
        <w:tc>
          <w:tcPr>
            <w:tcW w:w="0" w:type="auto"/>
            <w:tcBorders>
              <w:bottom w:val="single" w:sz="4" w:space="0" w:color="auto"/>
            </w:tcBorders>
            <w:shd w:val="clear" w:color="auto" w:fill="C6D9F1" w:themeFill="text2" w:themeFillTint="33"/>
            <w:vAlign w:val="center"/>
          </w:tcPr>
          <w:p w14:paraId="7B825F92" w14:textId="7E74B60E" w:rsidR="009754DE" w:rsidRPr="00C53D85" w:rsidRDefault="009754DE" w:rsidP="00A56231">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Location</w:t>
            </w:r>
          </w:p>
        </w:tc>
        <w:tc>
          <w:tcPr>
            <w:tcW w:w="0" w:type="auto"/>
            <w:tcBorders>
              <w:bottom w:val="single" w:sz="4" w:space="0" w:color="auto"/>
            </w:tcBorders>
            <w:shd w:val="clear" w:color="auto" w:fill="C6D9F1" w:themeFill="text2" w:themeFillTint="33"/>
            <w:vAlign w:val="center"/>
          </w:tcPr>
          <w:p w14:paraId="0C693553" w14:textId="77777777" w:rsidR="009754DE" w:rsidRPr="00C53D85" w:rsidRDefault="009754DE" w:rsidP="00A56231">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0" w:type="auto"/>
            <w:tcBorders>
              <w:bottom w:val="single" w:sz="4" w:space="0" w:color="auto"/>
            </w:tcBorders>
            <w:shd w:val="clear" w:color="auto" w:fill="C6D9F1" w:themeFill="text2" w:themeFillTint="33"/>
            <w:vAlign w:val="center"/>
          </w:tcPr>
          <w:p w14:paraId="3C48EB7C" w14:textId="26C7790C" w:rsidR="009754DE" w:rsidRPr="00C53D85" w:rsidRDefault="009754DE" w:rsidP="00A56231">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Purchase Price</w:t>
            </w:r>
            <w:r w:rsidR="00AA25EC" w:rsidRPr="00C53D85">
              <w:rPr>
                <w:color w:val="000000"/>
                <w:sz w:val="20"/>
                <w:szCs w:val="20"/>
              </w:rPr>
              <w:t xml:space="preserve"> (in thousands)</w:t>
            </w:r>
          </w:p>
        </w:tc>
        <w:tc>
          <w:tcPr>
            <w:tcW w:w="0" w:type="auto"/>
            <w:tcBorders>
              <w:bottom w:val="single" w:sz="4" w:space="0" w:color="auto"/>
            </w:tcBorders>
            <w:shd w:val="clear" w:color="auto" w:fill="C6D9F1" w:themeFill="text2" w:themeFillTint="33"/>
            <w:vAlign w:val="center"/>
          </w:tcPr>
          <w:p w14:paraId="08E84283" w14:textId="34B60D95" w:rsidR="009754DE" w:rsidRPr="00C53D85" w:rsidRDefault="009754DE" w:rsidP="00A56231">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Number of Units</w:t>
            </w:r>
          </w:p>
        </w:tc>
        <w:tc>
          <w:tcPr>
            <w:tcW w:w="0" w:type="auto"/>
            <w:tcBorders>
              <w:bottom w:val="single" w:sz="4" w:space="0" w:color="auto"/>
            </w:tcBorders>
            <w:shd w:val="clear" w:color="auto" w:fill="C6D9F1" w:themeFill="text2" w:themeFillTint="33"/>
            <w:vAlign w:val="center"/>
          </w:tcPr>
          <w:p w14:paraId="1DB08608" w14:textId="38ABED79" w:rsidR="009754DE" w:rsidRPr="00C53D85" w:rsidRDefault="001473DA" w:rsidP="00A56231">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Commercial</w:t>
            </w:r>
            <w:r w:rsidR="009754DE" w:rsidRPr="00C53D85">
              <w:rPr>
                <w:color w:val="000000"/>
                <w:sz w:val="20"/>
                <w:szCs w:val="20"/>
              </w:rPr>
              <w:t xml:space="preserve"> Sq. Feet</w:t>
            </w:r>
          </w:p>
        </w:tc>
      </w:tr>
      <w:tr w:rsidR="00D6074D" w:rsidRPr="00C53D85" w14:paraId="62131A36" w14:textId="77777777" w:rsidTr="00D60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5658DA4" w14:textId="7D90B4E5" w:rsidR="009754DE" w:rsidRPr="004522ED" w:rsidRDefault="001D4EC1" w:rsidP="004C32A7">
            <w:pPr>
              <w:keepNext/>
              <w:tabs>
                <w:tab w:val="left" w:leader="dot" w:pos="2310"/>
              </w:tabs>
              <w:spacing w:before="43" w:after="20"/>
              <w:rPr>
                <w:b w:val="0"/>
                <w:bCs w:val="0"/>
                <w:sz w:val="20"/>
                <w:szCs w:val="20"/>
              </w:rPr>
            </w:pPr>
            <w:r w:rsidRPr="004522ED">
              <w:rPr>
                <w:b w:val="0"/>
                <w:bCs w:val="0"/>
                <w:sz w:val="20"/>
                <w:szCs w:val="20"/>
              </w:rPr>
              <w:t xml:space="preserve">Flow </w:t>
            </w:r>
            <w:r w:rsidR="00FF0A2D" w:rsidRPr="004522ED">
              <w:rPr>
                <w:b w:val="0"/>
                <w:bCs w:val="0"/>
                <w:sz w:val="20"/>
                <w:szCs w:val="20"/>
              </w:rPr>
              <w:t xml:space="preserve">Fort </w:t>
            </w:r>
            <w:r w:rsidRPr="004522ED">
              <w:rPr>
                <w:b w:val="0"/>
                <w:bCs w:val="0"/>
                <w:sz w:val="20"/>
                <w:szCs w:val="20"/>
              </w:rPr>
              <w:t>Lauderdale</w:t>
            </w:r>
          </w:p>
        </w:tc>
        <w:tc>
          <w:tcPr>
            <w:tcW w:w="0" w:type="auto"/>
            <w:shd w:val="clear" w:color="auto" w:fill="FFFFFF" w:themeFill="background1"/>
          </w:tcPr>
          <w:p w14:paraId="43F79AE1" w14:textId="18F669CA" w:rsidR="009754DE" w:rsidRPr="004522ED" w:rsidRDefault="009754DE" w:rsidP="004C32A7">
            <w:pPr>
              <w:keepNext/>
              <w:tabs>
                <w:tab w:val="left" w:pos="579"/>
                <w:tab w:val="left" w:pos="1222"/>
              </w:tabs>
              <w:spacing w:before="43" w:after="20"/>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4522ED">
              <w:rPr>
                <w:bCs/>
                <w:color w:val="000000"/>
                <w:sz w:val="20"/>
                <w:szCs w:val="20"/>
              </w:rPr>
              <w:t>Fort Lauderdale, Florida</w:t>
            </w:r>
          </w:p>
        </w:tc>
        <w:tc>
          <w:tcPr>
            <w:tcW w:w="0" w:type="auto"/>
            <w:shd w:val="clear" w:color="auto" w:fill="FFFFFF" w:themeFill="background1"/>
          </w:tcPr>
          <w:p w14:paraId="6B6A007A" w14:textId="6E588598" w:rsidR="009754DE" w:rsidRPr="004522ED" w:rsidRDefault="009754DE" w:rsidP="004C32A7">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4522ED">
              <w:rPr>
                <w:bCs/>
                <w:color w:val="000000"/>
                <w:sz w:val="20"/>
                <w:szCs w:val="20"/>
              </w:rPr>
              <w:t>$</w:t>
            </w:r>
          </w:p>
        </w:tc>
        <w:tc>
          <w:tcPr>
            <w:tcW w:w="0" w:type="auto"/>
            <w:shd w:val="clear" w:color="auto" w:fill="FFFFFF" w:themeFill="background1"/>
          </w:tcPr>
          <w:p w14:paraId="739C82B8" w14:textId="53FBF5D7" w:rsidR="009754DE" w:rsidRPr="004522ED" w:rsidRDefault="008E4BC8" w:rsidP="004C32A7">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4522ED">
              <w:rPr>
                <w:bCs/>
                <w:color w:val="000000"/>
                <w:sz w:val="20"/>
                <w:szCs w:val="20"/>
              </w:rPr>
              <w:t>285,250</w:t>
            </w:r>
          </w:p>
        </w:tc>
        <w:tc>
          <w:tcPr>
            <w:tcW w:w="0" w:type="auto"/>
            <w:shd w:val="clear" w:color="auto" w:fill="FFFFFF" w:themeFill="background1"/>
          </w:tcPr>
          <w:p w14:paraId="63240546" w14:textId="72953E9C" w:rsidR="009754DE" w:rsidRPr="004522ED" w:rsidRDefault="009754DE" w:rsidP="009754DE">
            <w:pPr>
              <w:keepNext/>
              <w:spacing w:before="43" w:after="20"/>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4522ED">
              <w:rPr>
                <w:bCs/>
                <w:color w:val="000000"/>
                <w:sz w:val="20"/>
                <w:szCs w:val="20"/>
              </w:rPr>
              <w:t>540 residential units</w:t>
            </w:r>
            <w:r w:rsidR="00AF5857" w:rsidRPr="004522ED">
              <w:rPr>
                <w:bCs/>
                <w:color w:val="000000"/>
                <w:sz w:val="20"/>
                <w:szCs w:val="20"/>
              </w:rPr>
              <w:t xml:space="preserve"> and </w:t>
            </w:r>
            <w:r w:rsidRPr="004522ED">
              <w:rPr>
                <w:bCs/>
                <w:color w:val="000000"/>
                <w:sz w:val="20"/>
                <w:szCs w:val="20"/>
              </w:rPr>
              <w:t>99 guestrooms</w:t>
            </w:r>
          </w:p>
        </w:tc>
        <w:tc>
          <w:tcPr>
            <w:tcW w:w="0" w:type="auto"/>
            <w:shd w:val="clear" w:color="auto" w:fill="FFFFFF" w:themeFill="background1"/>
          </w:tcPr>
          <w:p w14:paraId="4F96AA61" w14:textId="26995379" w:rsidR="009754DE" w:rsidRPr="004522ED" w:rsidRDefault="009754DE" w:rsidP="004C32A7">
            <w:pPr>
              <w:keepNext/>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4522ED">
              <w:rPr>
                <w:bCs/>
                <w:color w:val="000000"/>
                <w:sz w:val="20"/>
                <w:szCs w:val="20"/>
              </w:rPr>
              <w:t>1,047,497</w:t>
            </w:r>
          </w:p>
        </w:tc>
      </w:tr>
      <w:tr w:rsidR="00D6074D" w:rsidRPr="00C53D85" w14:paraId="08127233" w14:textId="77777777" w:rsidTr="00D6074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1E174B1" w14:textId="30739484" w:rsidR="009754DE" w:rsidRPr="004522ED" w:rsidRDefault="001D4EC1" w:rsidP="004C32A7">
            <w:pPr>
              <w:keepNext/>
              <w:tabs>
                <w:tab w:val="left" w:leader="dot" w:pos="2310"/>
              </w:tabs>
              <w:spacing w:before="43" w:after="20"/>
              <w:rPr>
                <w:b w:val="0"/>
                <w:bCs w:val="0"/>
                <w:sz w:val="20"/>
                <w:szCs w:val="20"/>
              </w:rPr>
            </w:pPr>
            <w:r w:rsidRPr="004522ED">
              <w:rPr>
                <w:b w:val="0"/>
                <w:bCs w:val="0"/>
                <w:sz w:val="20"/>
                <w:szCs w:val="20"/>
              </w:rPr>
              <w:t>Flow Miami</w:t>
            </w:r>
          </w:p>
        </w:tc>
        <w:tc>
          <w:tcPr>
            <w:tcW w:w="0" w:type="auto"/>
            <w:shd w:val="clear" w:color="auto" w:fill="FFFFFF" w:themeFill="background1"/>
          </w:tcPr>
          <w:p w14:paraId="1146736F" w14:textId="3F0E9AFF" w:rsidR="009754DE" w:rsidRPr="004522ED" w:rsidRDefault="0070711C" w:rsidP="004C32A7">
            <w:pPr>
              <w:keepNext/>
              <w:spacing w:before="43" w:after="20"/>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4522ED">
              <w:rPr>
                <w:bCs/>
                <w:color w:val="000000"/>
                <w:sz w:val="20"/>
                <w:szCs w:val="20"/>
              </w:rPr>
              <w:t>Miami, Florida</w:t>
            </w:r>
          </w:p>
        </w:tc>
        <w:tc>
          <w:tcPr>
            <w:tcW w:w="0" w:type="auto"/>
            <w:shd w:val="clear" w:color="auto" w:fill="FFFFFF" w:themeFill="background1"/>
          </w:tcPr>
          <w:p w14:paraId="219B1E3D" w14:textId="77777777" w:rsidR="009754DE" w:rsidRPr="004522ED" w:rsidRDefault="009754DE" w:rsidP="004C32A7">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0" w:type="auto"/>
            <w:shd w:val="clear" w:color="auto" w:fill="FFFFFF" w:themeFill="background1"/>
          </w:tcPr>
          <w:p w14:paraId="3146A386" w14:textId="3C245A6C" w:rsidR="009754DE" w:rsidRPr="004522ED" w:rsidRDefault="0070711C" w:rsidP="004C32A7">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4522ED">
              <w:rPr>
                <w:bCs/>
                <w:color w:val="000000"/>
                <w:sz w:val="20"/>
                <w:szCs w:val="20"/>
              </w:rPr>
              <w:t>200,000</w:t>
            </w:r>
          </w:p>
        </w:tc>
        <w:tc>
          <w:tcPr>
            <w:tcW w:w="0" w:type="auto"/>
            <w:shd w:val="clear" w:color="auto" w:fill="FFFFFF" w:themeFill="background1"/>
          </w:tcPr>
          <w:p w14:paraId="46CC33BB" w14:textId="163DC48B" w:rsidR="009754DE" w:rsidRPr="004522ED" w:rsidRDefault="001473DA" w:rsidP="009754DE">
            <w:pPr>
              <w:keepNext/>
              <w:spacing w:before="43" w:after="20"/>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4522ED">
              <w:rPr>
                <w:bCs/>
                <w:color w:val="000000"/>
                <w:sz w:val="20"/>
                <w:szCs w:val="20"/>
              </w:rPr>
              <w:t>444 residential units</w:t>
            </w:r>
          </w:p>
        </w:tc>
        <w:tc>
          <w:tcPr>
            <w:tcW w:w="0" w:type="auto"/>
            <w:shd w:val="clear" w:color="auto" w:fill="FFFFFF" w:themeFill="background1"/>
          </w:tcPr>
          <w:p w14:paraId="4A7510CD" w14:textId="0AC6C69A" w:rsidR="009754DE" w:rsidRPr="004522ED" w:rsidRDefault="001473DA" w:rsidP="004C32A7">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4522ED">
              <w:rPr>
                <w:bCs/>
                <w:color w:val="000000"/>
                <w:sz w:val="20"/>
                <w:szCs w:val="20"/>
              </w:rPr>
              <w:t>828,834</w:t>
            </w:r>
          </w:p>
        </w:tc>
      </w:tr>
      <w:tr w:rsidR="00D6074D" w:rsidRPr="00C53D85" w14:paraId="7A51BB7C" w14:textId="77777777" w:rsidTr="00D6074D">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C93C8DC" w14:textId="6B8939B7" w:rsidR="009754DE" w:rsidRPr="004522ED" w:rsidRDefault="009754DE" w:rsidP="004C32A7">
            <w:pPr>
              <w:tabs>
                <w:tab w:val="left" w:pos="2240"/>
                <w:tab w:val="left" w:leader="dot" w:pos="2310"/>
              </w:tabs>
              <w:spacing w:before="23" w:after="20"/>
              <w:rPr>
                <w:b w:val="0"/>
                <w:bCs w:val="0"/>
                <w:color w:val="000000"/>
                <w:sz w:val="20"/>
                <w:szCs w:val="20"/>
              </w:rPr>
            </w:pPr>
            <w:r w:rsidRPr="004522ED">
              <w:rPr>
                <w:b w:val="0"/>
                <w:bCs w:val="0"/>
                <w:color w:val="000000"/>
                <w:sz w:val="20"/>
                <w:szCs w:val="20"/>
              </w:rPr>
              <w:t>Buckhead</w:t>
            </w:r>
          </w:p>
        </w:tc>
        <w:tc>
          <w:tcPr>
            <w:tcW w:w="0" w:type="auto"/>
            <w:shd w:val="clear" w:color="auto" w:fill="FFFFFF" w:themeFill="background1"/>
          </w:tcPr>
          <w:p w14:paraId="4C8D8EBE" w14:textId="1E49FFFE" w:rsidR="009754DE" w:rsidRPr="004522ED" w:rsidRDefault="004A1721" w:rsidP="004C32A7">
            <w:pPr>
              <w:tabs>
                <w:tab w:val="left" w:pos="444"/>
                <w:tab w:val="left" w:pos="1222"/>
              </w:tabs>
              <w:spacing w:before="23" w:after="20"/>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4522ED">
              <w:rPr>
                <w:bCs/>
                <w:color w:val="000000"/>
                <w:sz w:val="20"/>
                <w:szCs w:val="20"/>
              </w:rPr>
              <w:t>Atlanta, Georgia</w:t>
            </w:r>
          </w:p>
        </w:tc>
        <w:tc>
          <w:tcPr>
            <w:tcW w:w="0" w:type="auto"/>
            <w:shd w:val="clear" w:color="auto" w:fill="FFFFFF" w:themeFill="background1"/>
          </w:tcPr>
          <w:p w14:paraId="5E1BFEF9" w14:textId="77777777" w:rsidR="009754DE" w:rsidRPr="004522ED" w:rsidRDefault="009754DE" w:rsidP="004C32A7">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
                <w:color w:val="000000"/>
                <w:sz w:val="20"/>
                <w:szCs w:val="20"/>
              </w:rPr>
            </w:pPr>
          </w:p>
        </w:tc>
        <w:tc>
          <w:tcPr>
            <w:tcW w:w="0" w:type="auto"/>
            <w:shd w:val="clear" w:color="auto" w:fill="FFFFFF" w:themeFill="background1"/>
          </w:tcPr>
          <w:p w14:paraId="2851CF3D" w14:textId="24464F37" w:rsidR="009754DE" w:rsidRPr="004522ED" w:rsidRDefault="004A1721" w:rsidP="004C32A7">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4522ED">
              <w:rPr>
                <w:bCs/>
                <w:color w:val="000000"/>
                <w:sz w:val="20"/>
                <w:szCs w:val="20"/>
              </w:rPr>
              <w:t>201,000</w:t>
            </w:r>
          </w:p>
        </w:tc>
        <w:tc>
          <w:tcPr>
            <w:tcW w:w="0" w:type="auto"/>
            <w:shd w:val="clear" w:color="auto" w:fill="FFFFFF" w:themeFill="background1"/>
          </w:tcPr>
          <w:p w14:paraId="5B795D5B" w14:textId="34C06F99" w:rsidR="009754DE" w:rsidRPr="004522ED" w:rsidRDefault="004A1721" w:rsidP="009754DE">
            <w:pPr>
              <w:tabs>
                <w:tab w:val="left" w:pos="444"/>
                <w:tab w:val="left" w:pos="1222"/>
              </w:tabs>
              <w:spacing w:before="23" w:after="20"/>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4522ED">
              <w:rPr>
                <w:bCs/>
                <w:color w:val="000000"/>
                <w:sz w:val="20"/>
                <w:szCs w:val="20"/>
              </w:rPr>
              <w:t>399 residential units</w:t>
            </w:r>
          </w:p>
        </w:tc>
        <w:tc>
          <w:tcPr>
            <w:tcW w:w="0" w:type="auto"/>
            <w:shd w:val="clear" w:color="auto" w:fill="FFFFFF" w:themeFill="background1"/>
          </w:tcPr>
          <w:p w14:paraId="30EFCB29" w14:textId="04B8AEC8" w:rsidR="009754DE" w:rsidRPr="004522ED" w:rsidRDefault="004261D0" w:rsidP="004C32A7">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4522ED">
              <w:rPr>
                <w:bCs/>
                <w:color w:val="000000"/>
                <w:sz w:val="20"/>
                <w:szCs w:val="20"/>
              </w:rPr>
              <w:t>645,419</w:t>
            </w:r>
          </w:p>
        </w:tc>
      </w:tr>
      <w:tr w:rsidR="00D6074D" w:rsidRPr="00C53D85" w14:paraId="1793298C" w14:textId="77777777" w:rsidTr="00D6074D">
        <w:trPr>
          <w:trHeight w:val="21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1B94F8F" w14:textId="7D0F736B" w:rsidR="009754DE" w:rsidRPr="004522ED" w:rsidRDefault="009754DE" w:rsidP="004C32A7">
            <w:pPr>
              <w:tabs>
                <w:tab w:val="left" w:pos="2240"/>
                <w:tab w:val="left" w:leader="dot" w:pos="2310"/>
              </w:tabs>
              <w:spacing w:before="23" w:after="20"/>
              <w:rPr>
                <w:b w:val="0"/>
                <w:bCs w:val="0"/>
                <w:color w:val="000000"/>
                <w:sz w:val="20"/>
                <w:szCs w:val="20"/>
              </w:rPr>
            </w:pPr>
            <w:r w:rsidRPr="004522ED">
              <w:rPr>
                <w:b w:val="0"/>
                <w:bCs w:val="0"/>
                <w:color w:val="000000"/>
                <w:sz w:val="20"/>
                <w:szCs w:val="20"/>
              </w:rPr>
              <w:t>Trace Midtown</w:t>
            </w:r>
          </w:p>
        </w:tc>
        <w:tc>
          <w:tcPr>
            <w:tcW w:w="0" w:type="auto"/>
            <w:shd w:val="clear" w:color="auto" w:fill="FFFFFF" w:themeFill="background1"/>
          </w:tcPr>
          <w:p w14:paraId="3D2DD686" w14:textId="23F50966" w:rsidR="009754DE" w:rsidRPr="004522ED" w:rsidRDefault="006840BC" w:rsidP="004C32A7">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4522ED">
              <w:rPr>
                <w:bCs/>
                <w:color w:val="000000"/>
                <w:sz w:val="20"/>
                <w:szCs w:val="20"/>
              </w:rPr>
              <w:t>Atlanta, Georgia</w:t>
            </w:r>
          </w:p>
        </w:tc>
        <w:tc>
          <w:tcPr>
            <w:tcW w:w="0" w:type="auto"/>
            <w:tcBorders>
              <w:bottom w:val="single" w:sz="4" w:space="0" w:color="auto"/>
            </w:tcBorders>
            <w:shd w:val="clear" w:color="auto" w:fill="FFFFFF" w:themeFill="background1"/>
          </w:tcPr>
          <w:p w14:paraId="2591F154" w14:textId="77777777" w:rsidR="009754DE" w:rsidRPr="004522ED" w:rsidRDefault="009754DE" w:rsidP="004C32A7">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
                <w:color w:val="000000"/>
                <w:sz w:val="20"/>
                <w:szCs w:val="20"/>
              </w:rPr>
            </w:pPr>
          </w:p>
        </w:tc>
        <w:tc>
          <w:tcPr>
            <w:tcW w:w="0" w:type="auto"/>
            <w:tcBorders>
              <w:bottom w:val="single" w:sz="4" w:space="0" w:color="auto"/>
            </w:tcBorders>
            <w:shd w:val="clear" w:color="auto" w:fill="FFFFFF" w:themeFill="background1"/>
          </w:tcPr>
          <w:p w14:paraId="62AB7B65" w14:textId="5D0D4599" w:rsidR="009754DE" w:rsidRPr="004522ED" w:rsidRDefault="006840BC" w:rsidP="004C32A7">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4522ED">
              <w:rPr>
                <w:bCs/>
                <w:color w:val="000000"/>
                <w:sz w:val="20"/>
                <w:szCs w:val="20"/>
              </w:rPr>
              <w:t>120,000</w:t>
            </w:r>
          </w:p>
        </w:tc>
        <w:tc>
          <w:tcPr>
            <w:tcW w:w="0" w:type="auto"/>
            <w:shd w:val="clear" w:color="auto" w:fill="FFFFFF" w:themeFill="background1"/>
          </w:tcPr>
          <w:p w14:paraId="3C343D05" w14:textId="2ED9B80D" w:rsidR="009754DE" w:rsidRPr="004522ED" w:rsidRDefault="006840BC" w:rsidP="009754DE">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4522ED">
              <w:rPr>
                <w:bCs/>
                <w:color w:val="000000"/>
                <w:sz w:val="20"/>
                <w:szCs w:val="20"/>
              </w:rPr>
              <w:t>290 residential units</w:t>
            </w:r>
          </w:p>
        </w:tc>
        <w:tc>
          <w:tcPr>
            <w:tcW w:w="0" w:type="auto"/>
            <w:shd w:val="clear" w:color="auto" w:fill="FFFFFF" w:themeFill="background1"/>
          </w:tcPr>
          <w:p w14:paraId="775F2173" w14:textId="257A0F9E" w:rsidR="009754DE" w:rsidRPr="004522ED" w:rsidRDefault="00AF5857" w:rsidP="004C32A7">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4522ED">
              <w:rPr>
                <w:bCs/>
                <w:color w:val="000000"/>
                <w:sz w:val="20"/>
                <w:szCs w:val="20"/>
              </w:rPr>
              <w:t>401,120</w:t>
            </w:r>
          </w:p>
        </w:tc>
      </w:tr>
      <w:tr w:rsidR="000C2F30" w:rsidRPr="00C53D85" w14:paraId="4617F40F" w14:textId="77777777" w:rsidTr="00A56231">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9C99802" w14:textId="25FA9496" w:rsidR="009754DE" w:rsidRPr="00BE7553" w:rsidRDefault="009754DE" w:rsidP="00BB134F">
            <w:pPr>
              <w:tabs>
                <w:tab w:val="left" w:pos="2240"/>
                <w:tab w:val="left" w:leader="dot" w:pos="2310"/>
              </w:tabs>
              <w:spacing w:before="23" w:after="20"/>
              <w:rPr>
                <w:b w:val="0"/>
                <w:bCs w:val="0"/>
                <w:color w:val="000000"/>
                <w:sz w:val="20"/>
                <w:szCs w:val="20"/>
              </w:rPr>
            </w:pPr>
            <w:r w:rsidRPr="00BE7553">
              <w:rPr>
                <w:color w:val="000000"/>
                <w:sz w:val="20"/>
                <w:szCs w:val="20"/>
              </w:rPr>
              <w:t xml:space="preserve">Total </w:t>
            </w:r>
          </w:p>
        </w:tc>
        <w:tc>
          <w:tcPr>
            <w:tcW w:w="0" w:type="auto"/>
            <w:shd w:val="clear" w:color="auto" w:fill="FFFFFF" w:themeFill="background1"/>
          </w:tcPr>
          <w:p w14:paraId="75D97891" w14:textId="77777777" w:rsidR="009754DE" w:rsidRPr="00C53D85" w:rsidRDefault="009754DE" w:rsidP="00BB134F">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
                <w:color w:val="000000"/>
                <w:sz w:val="20"/>
                <w:szCs w:val="20"/>
              </w:rPr>
            </w:pPr>
          </w:p>
        </w:tc>
        <w:tc>
          <w:tcPr>
            <w:tcW w:w="0" w:type="auto"/>
            <w:tcBorders>
              <w:top w:val="single" w:sz="4" w:space="0" w:color="auto"/>
              <w:bottom w:val="double" w:sz="4" w:space="0" w:color="auto"/>
            </w:tcBorders>
            <w:shd w:val="clear" w:color="auto" w:fill="FFFFFF" w:themeFill="background1"/>
          </w:tcPr>
          <w:p w14:paraId="6A6F5488" w14:textId="0A7662BA" w:rsidR="009754DE" w:rsidRPr="00D6074D" w:rsidRDefault="006840BC" w:rsidP="004C32A7">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D6074D">
              <w:rPr>
                <w:bCs/>
                <w:color w:val="000000"/>
                <w:sz w:val="20"/>
                <w:szCs w:val="20"/>
              </w:rPr>
              <w:t>$</w:t>
            </w:r>
          </w:p>
        </w:tc>
        <w:tc>
          <w:tcPr>
            <w:tcW w:w="0" w:type="auto"/>
            <w:tcBorders>
              <w:top w:val="single" w:sz="4" w:space="0" w:color="auto"/>
              <w:bottom w:val="double" w:sz="4" w:space="0" w:color="auto"/>
            </w:tcBorders>
            <w:shd w:val="clear" w:color="auto" w:fill="FFFFFF" w:themeFill="background1"/>
          </w:tcPr>
          <w:p w14:paraId="3863DA14" w14:textId="5F8DE193" w:rsidR="009754DE" w:rsidRPr="00D6074D" w:rsidRDefault="00C20D56" w:rsidP="004C32A7">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D6074D">
              <w:rPr>
                <w:bCs/>
                <w:color w:val="000000"/>
                <w:sz w:val="20"/>
                <w:szCs w:val="20"/>
              </w:rPr>
              <w:t>806,250</w:t>
            </w:r>
          </w:p>
        </w:tc>
        <w:tc>
          <w:tcPr>
            <w:tcW w:w="0" w:type="auto"/>
            <w:shd w:val="clear" w:color="auto" w:fill="FFFFFF" w:themeFill="background1"/>
          </w:tcPr>
          <w:p w14:paraId="4311A8C0" w14:textId="77777777" w:rsidR="009754DE" w:rsidRPr="00C53D85" w:rsidRDefault="009754DE" w:rsidP="009754DE">
            <w:pPr>
              <w:tabs>
                <w:tab w:val="left" w:pos="444"/>
                <w:tab w:val="left" w:pos="1222"/>
              </w:tabs>
              <w:spacing w:before="23" w:after="20"/>
              <w:cnfStyle w:val="000000100000" w:firstRow="0" w:lastRow="0" w:firstColumn="0" w:lastColumn="0" w:oddVBand="0" w:evenVBand="0" w:oddHBand="1" w:evenHBand="0" w:firstRowFirstColumn="0" w:firstRowLastColumn="0" w:lastRowFirstColumn="0" w:lastRowLastColumn="0"/>
              <w:rPr>
                <w:b/>
                <w:color w:val="000000"/>
                <w:sz w:val="20"/>
                <w:szCs w:val="20"/>
              </w:rPr>
            </w:pPr>
          </w:p>
        </w:tc>
        <w:tc>
          <w:tcPr>
            <w:tcW w:w="0" w:type="auto"/>
            <w:shd w:val="clear" w:color="auto" w:fill="FFFFFF" w:themeFill="background1"/>
          </w:tcPr>
          <w:p w14:paraId="6EFEF55D" w14:textId="28E2EF60" w:rsidR="009754DE" w:rsidRPr="00C53D85" w:rsidRDefault="009754DE" w:rsidP="004C32A7">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
                <w:color w:val="000000"/>
                <w:sz w:val="20"/>
                <w:szCs w:val="20"/>
              </w:rPr>
            </w:pPr>
          </w:p>
        </w:tc>
      </w:tr>
    </w:tbl>
    <w:p w14:paraId="3B13D3C0" w14:textId="77777777" w:rsidR="00AF5857" w:rsidRPr="00C53D85" w:rsidRDefault="00AF5857" w:rsidP="00AF5857">
      <w:pPr>
        <w:jc w:val="both"/>
        <w:rPr>
          <w:bCs/>
          <w:sz w:val="20"/>
          <w:szCs w:val="20"/>
        </w:rPr>
      </w:pPr>
    </w:p>
    <w:p w14:paraId="6C3CF708" w14:textId="48987E24" w:rsidR="005263BA" w:rsidRDefault="008E23C4" w:rsidP="00EE56B5">
      <w:pPr>
        <w:jc w:val="both"/>
        <w:rPr>
          <w:sz w:val="20"/>
          <w:szCs w:val="20"/>
        </w:rPr>
      </w:pPr>
      <w:r>
        <w:rPr>
          <w:sz w:val="20"/>
          <w:szCs w:val="20"/>
        </w:rPr>
        <w:t>As a result of</w:t>
      </w:r>
      <w:r w:rsidR="00EE56B5" w:rsidRPr="00C53D85">
        <w:rPr>
          <w:sz w:val="20"/>
          <w:szCs w:val="20"/>
        </w:rPr>
        <w:t xml:space="preserve"> the </w:t>
      </w:r>
      <w:r>
        <w:rPr>
          <w:sz w:val="20"/>
          <w:szCs w:val="20"/>
        </w:rPr>
        <w:t xml:space="preserve">Company early adopting </w:t>
      </w:r>
      <w:r w:rsidR="00EE56B5" w:rsidRPr="00C53D85">
        <w:rPr>
          <w:sz w:val="20"/>
          <w:szCs w:val="20"/>
        </w:rPr>
        <w:t xml:space="preserve">ASU 2023-05, </w:t>
      </w:r>
      <w:r>
        <w:rPr>
          <w:sz w:val="20"/>
          <w:szCs w:val="20"/>
        </w:rPr>
        <w:t>the</w:t>
      </w:r>
      <w:r w:rsidR="00EE56B5" w:rsidRPr="00C53D85">
        <w:rPr>
          <w:sz w:val="20"/>
          <w:szCs w:val="20"/>
        </w:rPr>
        <w:t xml:space="preserve"> Company rem</w:t>
      </w:r>
      <w:r>
        <w:rPr>
          <w:sz w:val="20"/>
          <w:szCs w:val="20"/>
        </w:rPr>
        <w:t>easured</w:t>
      </w:r>
      <w:r w:rsidR="00EE56B5" w:rsidRPr="00C53D85">
        <w:rPr>
          <w:sz w:val="20"/>
          <w:szCs w:val="20"/>
        </w:rPr>
        <w:t xml:space="preserve"> all property, equipment, land, and buildings that were capitalized on or prior to August 8, 2022 based on the observed fair value as of August 8, 2022. </w:t>
      </w:r>
    </w:p>
    <w:p w14:paraId="7B98A06E" w14:textId="77777777" w:rsidR="005263BA" w:rsidRDefault="005263BA" w:rsidP="00EE56B5">
      <w:pPr>
        <w:jc w:val="both"/>
        <w:rPr>
          <w:sz w:val="20"/>
          <w:szCs w:val="20"/>
        </w:rPr>
      </w:pPr>
    </w:p>
    <w:p w14:paraId="09963C03" w14:textId="4ADFDB81" w:rsidR="005263BA" w:rsidRDefault="005263BA" w:rsidP="00EE56B5">
      <w:pPr>
        <w:jc w:val="both"/>
        <w:rPr>
          <w:sz w:val="20"/>
          <w:szCs w:val="20"/>
        </w:rPr>
      </w:pPr>
      <w:r>
        <w:rPr>
          <w:sz w:val="20"/>
          <w:szCs w:val="20"/>
        </w:rPr>
        <w:t>T</w:t>
      </w:r>
      <w:r w:rsidR="00491FD7">
        <w:rPr>
          <w:sz w:val="20"/>
          <w:szCs w:val="20"/>
        </w:rPr>
        <w:t>he</w:t>
      </w:r>
      <w:r w:rsidR="00EE56B5" w:rsidRPr="00C53D85">
        <w:rPr>
          <w:sz w:val="20"/>
          <w:szCs w:val="20"/>
        </w:rPr>
        <w:t xml:space="preserve"> Company </w:t>
      </w:r>
      <w:r w:rsidR="009412B1">
        <w:rPr>
          <w:sz w:val="20"/>
          <w:szCs w:val="20"/>
        </w:rPr>
        <w:t xml:space="preserve">separately assessed the fair value of the </w:t>
      </w:r>
      <w:r w:rsidR="00BE433E" w:rsidRPr="00C53D85">
        <w:rPr>
          <w:bCs/>
          <w:sz w:val="20"/>
          <w:szCs w:val="20"/>
        </w:rPr>
        <w:t xml:space="preserve">land, </w:t>
      </w:r>
      <w:r w:rsidR="00BE433E">
        <w:rPr>
          <w:bCs/>
          <w:sz w:val="20"/>
          <w:szCs w:val="20"/>
        </w:rPr>
        <w:t xml:space="preserve">the </w:t>
      </w:r>
      <w:r w:rsidR="00BE433E" w:rsidRPr="00C53D85">
        <w:rPr>
          <w:bCs/>
          <w:sz w:val="20"/>
          <w:szCs w:val="20"/>
        </w:rPr>
        <w:t>building</w:t>
      </w:r>
      <w:r w:rsidR="00BE433E">
        <w:rPr>
          <w:bCs/>
          <w:sz w:val="20"/>
          <w:szCs w:val="20"/>
        </w:rPr>
        <w:t>s</w:t>
      </w:r>
      <w:r w:rsidR="00BE433E" w:rsidRPr="00C53D85">
        <w:rPr>
          <w:bCs/>
          <w:sz w:val="20"/>
          <w:szCs w:val="20"/>
        </w:rPr>
        <w:t>, and determine</w:t>
      </w:r>
      <w:r w:rsidR="00A56231">
        <w:rPr>
          <w:bCs/>
          <w:sz w:val="20"/>
          <w:szCs w:val="20"/>
        </w:rPr>
        <w:t>d</w:t>
      </w:r>
      <w:r w:rsidR="00BE433E" w:rsidRPr="00C53D85">
        <w:rPr>
          <w:bCs/>
          <w:sz w:val="20"/>
          <w:szCs w:val="20"/>
        </w:rPr>
        <w:t xml:space="preserve"> </w:t>
      </w:r>
      <w:r w:rsidR="00BE433E">
        <w:rPr>
          <w:bCs/>
          <w:sz w:val="20"/>
          <w:szCs w:val="20"/>
        </w:rPr>
        <w:t>a</w:t>
      </w:r>
      <w:r w:rsidR="00BE433E" w:rsidRPr="00C53D85">
        <w:rPr>
          <w:bCs/>
          <w:sz w:val="20"/>
          <w:szCs w:val="20"/>
        </w:rPr>
        <w:t xml:space="preserve"> fair value of the remaining real estate assets and in-place leases</w:t>
      </w:r>
      <w:r w:rsidR="00BE433E">
        <w:rPr>
          <w:bCs/>
          <w:sz w:val="20"/>
          <w:szCs w:val="20"/>
        </w:rPr>
        <w:t xml:space="preserve">. </w:t>
      </w:r>
      <w:r w:rsidR="00BE433E">
        <w:rPr>
          <w:sz w:val="20"/>
          <w:szCs w:val="20"/>
        </w:rPr>
        <w:t>The</w:t>
      </w:r>
      <w:r>
        <w:rPr>
          <w:sz w:val="20"/>
          <w:szCs w:val="20"/>
        </w:rPr>
        <w:t xml:space="preserve"> following table summarizes the fair value of each owned community as of the remeasurement date of August 8, 2022 (in thousands):</w:t>
      </w:r>
    </w:p>
    <w:p w14:paraId="230F5FBA" w14:textId="77777777" w:rsidR="005263BA" w:rsidRDefault="005263BA" w:rsidP="00EE56B5">
      <w:pPr>
        <w:jc w:val="both"/>
        <w:rPr>
          <w:sz w:val="20"/>
          <w:szCs w:val="20"/>
        </w:rPr>
      </w:pPr>
    </w:p>
    <w:tbl>
      <w:tblPr>
        <w:tblStyle w:val="ListTable1Light-Accent1"/>
        <w:tblW w:w="4957" w:type="pct"/>
        <w:tblLook w:val="04A0" w:firstRow="1" w:lastRow="0" w:firstColumn="1" w:lastColumn="0" w:noHBand="0" w:noVBand="1"/>
      </w:tblPr>
      <w:tblGrid>
        <w:gridCol w:w="7017"/>
        <w:gridCol w:w="452"/>
        <w:gridCol w:w="3238"/>
      </w:tblGrid>
      <w:tr w:rsidR="006A4860" w:rsidRPr="00C53D85" w14:paraId="74B7B75F" w14:textId="77777777" w:rsidTr="00D60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7" w:type="pct"/>
            <w:tcBorders>
              <w:bottom w:val="single" w:sz="4" w:space="0" w:color="auto"/>
            </w:tcBorders>
            <w:shd w:val="clear" w:color="auto" w:fill="C6D9F1" w:themeFill="text2" w:themeFillTint="33"/>
            <w:vAlign w:val="center"/>
          </w:tcPr>
          <w:p w14:paraId="775BF916" w14:textId="77777777" w:rsidR="005263BA" w:rsidRPr="00C53D85" w:rsidRDefault="005263BA">
            <w:pPr>
              <w:keepNext/>
              <w:tabs>
                <w:tab w:val="left" w:leader="dot" w:pos="2310"/>
              </w:tabs>
              <w:spacing w:before="23" w:after="20"/>
              <w:ind w:left="-53"/>
              <w:jc w:val="center"/>
              <w:rPr>
                <w:color w:val="000000"/>
                <w:sz w:val="20"/>
                <w:szCs w:val="20"/>
              </w:rPr>
            </w:pPr>
            <w:r w:rsidRPr="00C53D85">
              <w:rPr>
                <w:color w:val="000000"/>
                <w:sz w:val="20"/>
                <w:szCs w:val="20"/>
              </w:rPr>
              <w:t>Community Name</w:t>
            </w:r>
          </w:p>
        </w:tc>
        <w:tc>
          <w:tcPr>
            <w:tcW w:w="211" w:type="pct"/>
            <w:tcBorders>
              <w:bottom w:val="single" w:sz="4" w:space="0" w:color="auto"/>
            </w:tcBorders>
            <w:shd w:val="clear" w:color="auto" w:fill="C6D9F1" w:themeFill="text2" w:themeFillTint="33"/>
          </w:tcPr>
          <w:p w14:paraId="3E53C3EE" w14:textId="77777777" w:rsidR="005263BA" w:rsidRPr="00C53D85" w:rsidRDefault="005263BA">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1512" w:type="pct"/>
            <w:tcBorders>
              <w:bottom w:val="single" w:sz="4" w:space="0" w:color="auto"/>
            </w:tcBorders>
            <w:shd w:val="clear" w:color="auto" w:fill="C6D9F1" w:themeFill="text2" w:themeFillTint="33"/>
            <w:vAlign w:val="center"/>
          </w:tcPr>
          <w:p w14:paraId="2E906677" w14:textId="07BB9B2F" w:rsidR="005263BA" w:rsidRPr="00C53D85" w:rsidRDefault="005263BA">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Fair Value as of August 8, 2022</w:t>
            </w:r>
          </w:p>
        </w:tc>
      </w:tr>
      <w:tr w:rsidR="006A4860" w:rsidRPr="004522ED" w14:paraId="76C7FA2F" w14:textId="77777777" w:rsidTr="00D60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7" w:type="pct"/>
            <w:shd w:val="clear" w:color="auto" w:fill="FFFFFF" w:themeFill="background1"/>
          </w:tcPr>
          <w:p w14:paraId="4702B70A" w14:textId="77777777" w:rsidR="005263BA" w:rsidRPr="004522ED" w:rsidRDefault="005263BA">
            <w:pPr>
              <w:keepNext/>
              <w:tabs>
                <w:tab w:val="left" w:leader="dot" w:pos="2310"/>
              </w:tabs>
              <w:spacing w:before="43" w:after="20"/>
              <w:rPr>
                <w:b w:val="0"/>
                <w:bCs w:val="0"/>
                <w:sz w:val="20"/>
                <w:szCs w:val="20"/>
              </w:rPr>
            </w:pPr>
            <w:r w:rsidRPr="004522ED">
              <w:rPr>
                <w:b w:val="0"/>
                <w:bCs w:val="0"/>
                <w:sz w:val="20"/>
                <w:szCs w:val="20"/>
              </w:rPr>
              <w:t>Flow Fort Lauderdale</w:t>
            </w:r>
          </w:p>
        </w:tc>
        <w:tc>
          <w:tcPr>
            <w:tcW w:w="211" w:type="pct"/>
            <w:shd w:val="clear" w:color="auto" w:fill="FFFFFF" w:themeFill="background1"/>
          </w:tcPr>
          <w:p w14:paraId="5CADED48" w14:textId="77777777" w:rsidR="005263BA" w:rsidRPr="004522ED" w:rsidRDefault="005263BA">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4522ED">
              <w:rPr>
                <w:bCs/>
                <w:color w:val="000000"/>
                <w:sz w:val="20"/>
                <w:szCs w:val="20"/>
              </w:rPr>
              <w:t>$</w:t>
            </w:r>
          </w:p>
        </w:tc>
        <w:tc>
          <w:tcPr>
            <w:tcW w:w="1512" w:type="pct"/>
            <w:shd w:val="clear" w:color="auto" w:fill="FFFFFF" w:themeFill="background1"/>
          </w:tcPr>
          <w:p w14:paraId="1774CC22" w14:textId="6D588E91" w:rsidR="005263BA" w:rsidRPr="004522ED" w:rsidRDefault="00E661A4">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275,000</w:t>
            </w:r>
          </w:p>
        </w:tc>
      </w:tr>
      <w:tr w:rsidR="006A4860" w:rsidRPr="004522ED" w14:paraId="44360671" w14:textId="77777777" w:rsidTr="00D6074D">
        <w:tc>
          <w:tcPr>
            <w:cnfStyle w:val="001000000000" w:firstRow="0" w:lastRow="0" w:firstColumn="1" w:lastColumn="0" w:oddVBand="0" w:evenVBand="0" w:oddHBand="0" w:evenHBand="0" w:firstRowFirstColumn="0" w:firstRowLastColumn="0" w:lastRowFirstColumn="0" w:lastRowLastColumn="0"/>
            <w:tcW w:w="3277" w:type="pct"/>
            <w:shd w:val="clear" w:color="auto" w:fill="FFFFFF" w:themeFill="background1"/>
          </w:tcPr>
          <w:p w14:paraId="70D5C200" w14:textId="77777777" w:rsidR="005263BA" w:rsidRPr="004522ED" w:rsidRDefault="005263BA">
            <w:pPr>
              <w:keepNext/>
              <w:tabs>
                <w:tab w:val="left" w:leader="dot" w:pos="2310"/>
              </w:tabs>
              <w:spacing w:before="43" w:after="20"/>
              <w:rPr>
                <w:b w:val="0"/>
                <w:bCs w:val="0"/>
                <w:sz w:val="20"/>
                <w:szCs w:val="20"/>
              </w:rPr>
            </w:pPr>
            <w:r w:rsidRPr="004522ED">
              <w:rPr>
                <w:b w:val="0"/>
                <w:bCs w:val="0"/>
                <w:sz w:val="20"/>
                <w:szCs w:val="20"/>
              </w:rPr>
              <w:t>Flow Miami</w:t>
            </w:r>
          </w:p>
        </w:tc>
        <w:tc>
          <w:tcPr>
            <w:tcW w:w="211" w:type="pct"/>
            <w:shd w:val="clear" w:color="auto" w:fill="FFFFFF" w:themeFill="background1"/>
          </w:tcPr>
          <w:p w14:paraId="00FA045E" w14:textId="77777777" w:rsidR="005263BA" w:rsidRPr="004522ED" w:rsidRDefault="005263BA">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1512" w:type="pct"/>
            <w:shd w:val="clear" w:color="auto" w:fill="FFFFFF" w:themeFill="background1"/>
          </w:tcPr>
          <w:p w14:paraId="128645F2" w14:textId="3958E3A0" w:rsidR="005263BA" w:rsidRPr="004522ED" w:rsidRDefault="005263BA">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4522ED">
              <w:rPr>
                <w:bCs/>
                <w:color w:val="000000"/>
                <w:sz w:val="20"/>
                <w:szCs w:val="20"/>
              </w:rPr>
              <w:t>2</w:t>
            </w:r>
            <w:r w:rsidR="00E661A4">
              <w:rPr>
                <w:bCs/>
                <w:color w:val="000000"/>
                <w:sz w:val="20"/>
                <w:szCs w:val="20"/>
              </w:rPr>
              <w:t>45</w:t>
            </w:r>
            <w:r w:rsidRPr="004522ED">
              <w:rPr>
                <w:bCs/>
                <w:color w:val="000000"/>
                <w:sz w:val="20"/>
                <w:szCs w:val="20"/>
              </w:rPr>
              <w:t>,000</w:t>
            </w:r>
          </w:p>
        </w:tc>
      </w:tr>
      <w:tr w:rsidR="006A4860" w:rsidRPr="004522ED" w14:paraId="26EB590E" w14:textId="77777777" w:rsidTr="00D6074D">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277" w:type="pct"/>
            <w:shd w:val="clear" w:color="auto" w:fill="FFFFFF" w:themeFill="background1"/>
          </w:tcPr>
          <w:p w14:paraId="67A204DD" w14:textId="77777777" w:rsidR="005263BA" w:rsidRPr="004522ED" w:rsidRDefault="005263BA">
            <w:pPr>
              <w:tabs>
                <w:tab w:val="left" w:pos="2240"/>
                <w:tab w:val="left" w:leader="dot" w:pos="2310"/>
              </w:tabs>
              <w:spacing w:before="23" w:after="20"/>
              <w:rPr>
                <w:b w:val="0"/>
                <w:bCs w:val="0"/>
                <w:color w:val="000000"/>
                <w:sz w:val="20"/>
                <w:szCs w:val="20"/>
              </w:rPr>
            </w:pPr>
            <w:r w:rsidRPr="004522ED">
              <w:rPr>
                <w:b w:val="0"/>
                <w:bCs w:val="0"/>
                <w:color w:val="000000"/>
                <w:sz w:val="20"/>
                <w:szCs w:val="20"/>
              </w:rPr>
              <w:t>Buckhead</w:t>
            </w:r>
          </w:p>
        </w:tc>
        <w:tc>
          <w:tcPr>
            <w:tcW w:w="211" w:type="pct"/>
            <w:shd w:val="clear" w:color="auto" w:fill="FFFFFF" w:themeFill="background1"/>
          </w:tcPr>
          <w:p w14:paraId="45AC6E90" w14:textId="77777777" w:rsidR="005263BA" w:rsidRPr="004522ED" w:rsidRDefault="005263BA">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
                <w:color w:val="000000"/>
                <w:sz w:val="20"/>
                <w:szCs w:val="20"/>
              </w:rPr>
            </w:pPr>
          </w:p>
        </w:tc>
        <w:tc>
          <w:tcPr>
            <w:tcW w:w="1512" w:type="pct"/>
            <w:shd w:val="clear" w:color="auto" w:fill="FFFFFF" w:themeFill="background1"/>
          </w:tcPr>
          <w:p w14:paraId="031A66EE" w14:textId="61CC2012" w:rsidR="005263BA" w:rsidRPr="004522ED" w:rsidRDefault="00E661A4">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223,500</w:t>
            </w:r>
          </w:p>
        </w:tc>
      </w:tr>
      <w:tr w:rsidR="006A4860" w:rsidRPr="004522ED" w14:paraId="458D7405" w14:textId="77777777" w:rsidTr="00D6074D">
        <w:trPr>
          <w:trHeight w:val="215"/>
        </w:trPr>
        <w:tc>
          <w:tcPr>
            <w:cnfStyle w:val="001000000000" w:firstRow="0" w:lastRow="0" w:firstColumn="1" w:lastColumn="0" w:oddVBand="0" w:evenVBand="0" w:oddHBand="0" w:evenHBand="0" w:firstRowFirstColumn="0" w:firstRowLastColumn="0" w:lastRowFirstColumn="0" w:lastRowLastColumn="0"/>
            <w:tcW w:w="3277" w:type="pct"/>
            <w:shd w:val="clear" w:color="auto" w:fill="FFFFFF" w:themeFill="background1"/>
          </w:tcPr>
          <w:p w14:paraId="2DC44874" w14:textId="77777777" w:rsidR="005263BA" w:rsidRPr="004522ED" w:rsidRDefault="005263BA">
            <w:pPr>
              <w:tabs>
                <w:tab w:val="left" w:pos="2240"/>
                <w:tab w:val="left" w:leader="dot" w:pos="2310"/>
              </w:tabs>
              <w:spacing w:before="23" w:after="20"/>
              <w:rPr>
                <w:b w:val="0"/>
                <w:bCs w:val="0"/>
                <w:color w:val="000000"/>
                <w:sz w:val="20"/>
                <w:szCs w:val="20"/>
              </w:rPr>
            </w:pPr>
            <w:r w:rsidRPr="004522ED">
              <w:rPr>
                <w:b w:val="0"/>
                <w:bCs w:val="0"/>
                <w:color w:val="000000"/>
                <w:sz w:val="20"/>
                <w:szCs w:val="20"/>
              </w:rPr>
              <w:t>Trace Midtown</w:t>
            </w:r>
          </w:p>
        </w:tc>
        <w:tc>
          <w:tcPr>
            <w:tcW w:w="211" w:type="pct"/>
            <w:tcBorders>
              <w:bottom w:val="single" w:sz="4" w:space="0" w:color="auto"/>
            </w:tcBorders>
            <w:shd w:val="clear" w:color="auto" w:fill="FFFFFF" w:themeFill="background1"/>
          </w:tcPr>
          <w:p w14:paraId="003D5C7E" w14:textId="77777777" w:rsidR="005263BA" w:rsidRPr="004522ED" w:rsidRDefault="005263BA">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
                <w:color w:val="000000"/>
                <w:sz w:val="20"/>
                <w:szCs w:val="20"/>
              </w:rPr>
            </w:pPr>
          </w:p>
        </w:tc>
        <w:tc>
          <w:tcPr>
            <w:tcW w:w="1512" w:type="pct"/>
            <w:tcBorders>
              <w:bottom w:val="single" w:sz="4" w:space="0" w:color="auto"/>
            </w:tcBorders>
            <w:shd w:val="clear" w:color="auto" w:fill="FFFFFF" w:themeFill="background1"/>
          </w:tcPr>
          <w:p w14:paraId="4D11F915" w14:textId="57F9A13E" w:rsidR="005263BA" w:rsidRPr="004522ED" w:rsidRDefault="00E661A4">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130,300</w:t>
            </w:r>
          </w:p>
        </w:tc>
      </w:tr>
      <w:tr w:rsidR="00D6074D" w:rsidRPr="00C53D85" w14:paraId="0AA4DD96" w14:textId="77777777" w:rsidTr="00D6074D">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277" w:type="pct"/>
            <w:shd w:val="clear" w:color="auto" w:fill="FFFFFF" w:themeFill="background1"/>
          </w:tcPr>
          <w:p w14:paraId="5EA8C06D" w14:textId="0FCFEE52" w:rsidR="005263BA" w:rsidRPr="00BE7553" w:rsidRDefault="005263BA">
            <w:pPr>
              <w:tabs>
                <w:tab w:val="left" w:pos="2240"/>
                <w:tab w:val="left" w:leader="dot" w:pos="2310"/>
              </w:tabs>
              <w:spacing w:before="23" w:after="20"/>
              <w:rPr>
                <w:b w:val="0"/>
                <w:bCs w:val="0"/>
                <w:color w:val="000000"/>
                <w:sz w:val="20"/>
                <w:szCs w:val="20"/>
              </w:rPr>
            </w:pPr>
            <w:r w:rsidRPr="00BE7553">
              <w:rPr>
                <w:color w:val="000000"/>
                <w:sz w:val="20"/>
                <w:szCs w:val="20"/>
              </w:rPr>
              <w:t xml:space="preserve">Total </w:t>
            </w:r>
            <w:r w:rsidR="006A4860" w:rsidRPr="00BE7553">
              <w:rPr>
                <w:b w:val="0"/>
                <w:bCs w:val="0"/>
                <w:color w:val="000000"/>
                <w:sz w:val="20"/>
                <w:szCs w:val="20"/>
              </w:rPr>
              <w:t xml:space="preserve">fair value </w:t>
            </w:r>
          </w:p>
        </w:tc>
        <w:tc>
          <w:tcPr>
            <w:tcW w:w="211" w:type="pct"/>
            <w:tcBorders>
              <w:top w:val="single" w:sz="4" w:space="0" w:color="auto"/>
              <w:bottom w:val="double" w:sz="4" w:space="0" w:color="auto"/>
            </w:tcBorders>
            <w:shd w:val="clear" w:color="auto" w:fill="FFFFFF" w:themeFill="background1"/>
          </w:tcPr>
          <w:p w14:paraId="74DBCBBB" w14:textId="77777777" w:rsidR="005263BA" w:rsidRPr="00D6074D" w:rsidRDefault="005263BA">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D6074D">
              <w:rPr>
                <w:bCs/>
                <w:color w:val="000000"/>
                <w:sz w:val="20"/>
                <w:szCs w:val="20"/>
              </w:rPr>
              <w:t>$</w:t>
            </w:r>
          </w:p>
        </w:tc>
        <w:tc>
          <w:tcPr>
            <w:tcW w:w="1512" w:type="pct"/>
            <w:tcBorders>
              <w:top w:val="single" w:sz="4" w:space="0" w:color="auto"/>
              <w:bottom w:val="double" w:sz="4" w:space="0" w:color="auto"/>
            </w:tcBorders>
            <w:shd w:val="clear" w:color="auto" w:fill="FFFFFF" w:themeFill="background1"/>
          </w:tcPr>
          <w:p w14:paraId="2F23C763" w14:textId="5F0C0F2A" w:rsidR="005263BA" w:rsidRPr="00D6074D" w:rsidRDefault="00E661A4">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D6074D">
              <w:rPr>
                <w:bCs/>
                <w:color w:val="000000"/>
                <w:sz w:val="20"/>
                <w:szCs w:val="20"/>
              </w:rPr>
              <w:t>873,800</w:t>
            </w:r>
          </w:p>
        </w:tc>
      </w:tr>
    </w:tbl>
    <w:p w14:paraId="099A4BE3" w14:textId="77777777" w:rsidR="00AF5857" w:rsidRPr="00C53D85" w:rsidRDefault="00AF5857" w:rsidP="00AF5857">
      <w:pPr>
        <w:jc w:val="both"/>
        <w:rPr>
          <w:bCs/>
          <w:sz w:val="20"/>
          <w:szCs w:val="20"/>
        </w:rPr>
      </w:pPr>
    </w:p>
    <w:p w14:paraId="29FFB06D" w14:textId="0619EFEA" w:rsidR="004D3B2B" w:rsidRDefault="00E2562C" w:rsidP="004D3B2B">
      <w:pPr>
        <w:outlineLvl w:val="1"/>
        <w:rPr>
          <w:b/>
          <w:sz w:val="20"/>
          <w:szCs w:val="20"/>
        </w:rPr>
      </w:pPr>
      <w:r>
        <w:rPr>
          <w:b/>
          <w:sz w:val="20"/>
          <w:szCs w:val="20"/>
        </w:rPr>
        <w:t>5</w:t>
      </w:r>
      <w:r w:rsidR="004D3B2B" w:rsidRPr="00C53D85">
        <w:rPr>
          <w:b/>
          <w:sz w:val="20"/>
          <w:szCs w:val="20"/>
        </w:rPr>
        <w:t>. Investments in Unconsolidated Entities</w:t>
      </w:r>
    </w:p>
    <w:p w14:paraId="6ADD4EC9" w14:textId="77777777" w:rsidR="00A315C6" w:rsidRDefault="00A315C6" w:rsidP="0005659C">
      <w:pPr>
        <w:rPr>
          <w:b/>
          <w:sz w:val="20"/>
          <w:szCs w:val="20"/>
        </w:rPr>
      </w:pPr>
    </w:p>
    <w:p w14:paraId="6CE48E60" w14:textId="13B995B5" w:rsidR="00EC1F1C" w:rsidRDefault="00A315C6" w:rsidP="00A315C6">
      <w:pPr>
        <w:jc w:val="both"/>
        <w:rPr>
          <w:bCs/>
          <w:sz w:val="20"/>
          <w:szCs w:val="20"/>
        </w:rPr>
      </w:pPr>
      <w:r w:rsidRPr="00C53D85">
        <w:rPr>
          <w:bCs/>
          <w:sz w:val="20"/>
          <w:szCs w:val="20"/>
        </w:rPr>
        <w:t>The Company accounts for its investments in unconsolidated entities under the equity method of accounting</w:t>
      </w:r>
      <w:r>
        <w:rPr>
          <w:bCs/>
          <w:sz w:val="20"/>
          <w:szCs w:val="20"/>
        </w:rPr>
        <w:t xml:space="preserve"> or the </w:t>
      </w:r>
      <w:r w:rsidRPr="00C53D85">
        <w:rPr>
          <w:bCs/>
          <w:sz w:val="20"/>
          <w:szCs w:val="20"/>
        </w:rPr>
        <w:t>fair value option</w:t>
      </w:r>
      <w:r w:rsidR="001D0355">
        <w:rPr>
          <w:bCs/>
          <w:sz w:val="20"/>
          <w:szCs w:val="20"/>
        </w:rPr>
        <w:t>.</w:t>
      </w:r>
    </w:p>
    <w:p w14:paraId="404F3BF0" w14:textId="77777777" w:rsidR="00FD238F" w:rsidRDefault="00FD238F" w:rsidP="00A315C6">
      <w:pPr>
        <w:jc w:val="both"/>
        <w:rPr>
          <w:bCs/>
          <w:sz w:val="20"/>
          <w:szCs w:val="20"/>
        </w:rPr>
      </w:pPr>
    </w:p>
    <w:p w14:paraId="30D1A478" w14:textId="5E1617CA" w:rsidR="00A315C6" w:rsidRPr="00C53D85" w:rsidRDefault="00CD79C6" w:rsidP="00F92FCC">
      <w:pPr>
        <w:jc w:val="both"/>
        <w:outlineLvl w:val="2"/>
        <w:rPr>
          <w:b/>
          <w:i/>
          <w:iCs/>
          <w:sz w:val="20"/>
          <w:szCs w:val="20"/>
        </w:rPr>
      </w:pPr>
      <w:r>
        <w:rPr>
          <w:b/>
          <w:i/>
          <w:iCs/>
          <w:sz w:val="20"/>
          <w:szCs w:val="20"/>
        </w:rPr>
        <w:t>Equity Method Investments</w:t>
      </w:r>
    </w:p>
    <w:p w14:paraId="0FD05231" w14:textId="77777777" w:rsidR="001F5824" w:rsidRPr="00C53D85" w:rsidRDefault="001F5824" w:rsidP="00BB7F54">
      <w:pPr>
        <w:jc w:val="both"/>
        <w:rPr>
          <w:bCs/>
          <w:sz w:val="20"/>
          <w:szCs w:val="20"/>
        </w:rPr>
      </w:pPr>
    </w:p>
    <w:p w14:paraId="1E51339A" w14:textId="4689C3DA" w:rsidR="00F92FCC" w:rsidRDefault="00BB7F54" w:rsidP="00F92FCC">
      <w:pPr>
        <w:jc w:val="both"/>
        <w:rPr>
          <w:bCs/>
          <w:sz w:val="20"/>
          <w:szCs w:val="20"/>
        </w:rPr>
      </w:pPr>
      <w:r w:rsidRPr="00C53D85">
        <w:rPr>
          <w:bCs/>
          <w:sz w:val="20"/>
          <w:szCs w:val="20"/>
        </w:rPr>
        <w:t xml:space="preserve">As of December 31, 2024, the Company had investments </w:t>
      </w:r>
      <w:r w:rsidRPr="00C53D85">
        <w:rPr>
          <w:sz w:val="20"/>
          <w:szCs w:val="20"/>
        </w:rPr>
        <w:t xml:space="preserve">in </w:t>
      </w:r>
      <w:r w:rsidR="002C72A3">
        <w:rPr>
          <w:bCs/>
          <w:sz w:val="20"/>
          <w:szCs w:val="20"/>
        </w:rPr>
        <w:t xml:space="preserve">three </w:t>
      </w:r>
      <w:r w:rsidRPr="00C53D85">
        <w:rPr>
          <w:bCs/>
          <w:sz w:val="20"/>
          <w:szCs w:val="20"/>
        </w:rPr>
        <w:t>unconsolidated entities with real estate holdings</w:t>
      </w:r>
      <w:r w:rsidR="002C72A3">
        <w:rPr>
          <w:bCs/>
          <w:sz w:val="20"/>
          <w:szCs w:val="20"/>
        </w:rPr>
        <w:t xml:space="preserve"> and an</w:t>
      </w:r>
      <w:r w:rsidR="00CF3150">
        <w:rPr>
          <w:bCs/>
          <w:sz w:val="20"/>
          <w:szCs w:val="20"/>
        </w:rPr>
        <w:t xml:space="preserve"> </w:t>
      </w:r>
      <w:r w:rsidRPr="00C53D85">
        <w:rPr>
          <w:bCs/>
          <w:sz w:val="20"/>
          <w:szCs w:val="20"/>
        </w:rPr>
        <w:t>unconsolidated investment</w:t>
      </w:r>
      <w:r w:rsidR="002C72A3">
        <w:rPr>
          <w:bCs/>
          <w:sz w:val="20"/>
          <w:szCs w:val="20"/>
        </w:rPr>
        <w:t xml:space="preserve"> in an </w:t>
      </w:r>
      <w:r w:rsidRPr="00C53D85">
        <w:rPr>
          <w:bCs/>
          <w:sz w:val="20"/>
          <w:szCs w:val="20"/>
        </w:rPr>
        <w:t>investment management fund</w:t>
      </w:r>
      <w:r w:rsidR="004E03F2">
        <w:rPr>
          <w:bCs/>
          <w:sz w:val="20"/>
          <w:szCs w:val="20"/>
        </w:rPr>
        <w:t xml:space="preserve">, </w:t>
      </w:r>
      <w:r w:rsidR="004E03F2" w:rsidRPr="00C53D85">
        <w:rPr>
          <w:bCs/>
          <w:sz w:val="20"/>
          <w:szCs w:val="20"/>
        </w:rPr>
        <w:t xml:space="preserve">with </w:t>
      </w:r>
      <w:r w:rsidR="002E1C97" w:rsidRPr="00C53D85">
        <w:rPr>
          <w:bCs/>
          <w:sz w:val="20"/>
          <w:szCs w:val="20"/>
        </w:rPr>
        <w:t>percentages of ownership interest</w:t>
      </w:r>
      <w:r w:rsidR="004E03F2" w:rsidRPr="00C53D85">
        <w:rPr>
          <w:bCs/>
          <w:sz w:val="20"/>
          <w:szCs w:val="20"/>
        </w:rPr>
        <w:t xml:space="preserve"> ranging from 2</w:t>
      </w:r>
      <w:r w:rsidR="005E2570">
        <w:rPr>
          <w:bCs/>
          <w:sz w:val="20"/>
          <w:szCs w:val="20"/>
        </w:rPr>
        <w:t>0</w:t>
      </w:r>
      <w:r w:rsidR="004E03F2" w:rsidRPr="00C53D85">
        <w:rPr>
          <w:bCs/>
          <w:sz w:val="20"/>
          <w:szCs w:val="20"/>
        </w:rPr>
        <w:t>.0% to 6</w:t>
      </w:r>
      <w:r w:rsidR="00AD456E">
        <w:rPr>
          <w:bCs/>
          <w:sz w:val="20"/>
          <w:szCs w:val="20"/>
        </w:rPr>
        <w:t>1</w:t>
      </w:r>
      <w:r w:rsidR="004E03F2" w:rsidRPr="00C53D85">
        <w:rPr>
          <w:bCs/>
          <w:sz w:val="20"/>
          <w:szCs w:val="20"/>
        </w:rPr>
        <w:t>.0%</w:t>
      </w:r>
      <w:r w:rsidRPr="00C53D85">
        <w:rPr>
          <w:bCs/>
          <w:sz w:val="20"/>
          <w:szCs w:val="20"/>
        </w:rPr>
        <w:t xml:space="preserve">. The significant accounting policies of the unconsolidated investments are consistent with those of the Company in all material respects. </w:t>
      </w:r>
      <w:r w:rsidR="00F06DEF" w:rsidRPr="00F06DEF">
        <w:rPr>
          <w:bCs/>
          <w:sz w:val="20"/>
          <w:szCs w:val="20"/>
        </w:rPr>
        <w:t>Management evaluated the governance rights associated with the arrangement</w:t>
      </w:r>
      <w:r w:rsidR="00D25B77">
        <w:rPr>
          <w:bCs/>
          <w:sz w:val="20"/>
          <w:szCs w:val="20"/>
        </w:rPr>
        <w:t>s</w:t>
      </w:r>
      <w:r w:rsidR="00F06DEF" w:rsidRPr="00F06DEF">
        <w:rPr>
          <w:bCs/>
          <w:sz w:val="20"/>
          <w:szCs w:val="20"/>
        </w:rPr>
        <w:t xml:space="preserve"> and determined that the Company does not possess unilateral control over the significant activities of the </w:t>
      </w:r>
      <w:r w:rsidR="00D25B77">
        <w:rPr>
          <w:bCs/>
          <w:sz w:val="20"/>
          <w:szCs w:val="20"/>
        </w:rPr>
        <w:t>entities</w:t>
      </w:r>
      <w:r w:rsidR="00F06DEF" w:rsidRPr="00F06DEF">
        <w:rPr>
          <w:bCs/>
          <w:sz w:val="20"/>
          <w:szCs w:val="20"/>
        </w:rPr>
        <w:t xml:space="preserve">. While the Company holds certain decision-making rights, these rights are considered protective or require joint consent with the other </w:t>
      </w:r>
      <w:r w:rsidR="00F06DEF">
        <w:rPr>
          <w:bCs/>
          <w:sz w:val="20"/>
          <w:szCs w:val="20"/>
        </w:rPr>
        <w:t>partner(s)</w:t>
      </w:r>
      <w:r w:rsidR="00F06DEF" w:rsidRPr="00F06DEF">
        <w:rPr>
          <w:bCs/>
          <w:sz w:val="20"/>
          <w:szCs w:val="20"/>
        </w:rPr>
        <w:t xml:space="preserve">. As such, the </w:t>
      </w:r>
      <w:r w:rsidR="00F06DEF">
        <w:rPr>
          <w:bCs/>
          <w:sz w:val="20"/>
          <w:szCs w:val="20"/>
        </w:rPr>
        <w:t xml:space="preserve">Company concluded that all of the </w:t>
      </w:r>
      <w:r w:rsidR="00F06DEF" w:rsidRPr="00F06DEF">
        <w:rPr>
          <w:bCs/>
          <w:sz w:val="20"/>
          <w:szCs w:val="20"/>
        </w:rPr>
        <w:t>arrangement</w:t>
      </w:r>
      <w:r w:rsidR="00F06DEF">
        <w:rPr>
          <w:bCs/>
          <w:sz w:val="20"/>
          <w:szCs w:val="20"/>
        </w:rPr>
        <w:t>s</w:t>
      </w:r>
      <w:r w:rsidR="00F06DEF" w:rsidRPr="00F06DEF">
        <w:rPr>
          <w:bCs/>
          <w:sz w:val="20"/>
          <w:szCs w:val="20"/>
        </w:rPr>
        <w:t xml:space="preserve"> do not meet the criteria for consolidation under ASC 810, and the Company accounts for </w:t>
      </w:r>
      <w:r w:rsidR="002C72A3">
        <w:rPr>
          <w:bCs/>
          <w:sz w:val="20"/>
          <w:szCs w:val="20"/>
        </w:rPr>
        <w:t>these</w:t>
      </w:r>
      <w:r w:rsidR="002C72A3" w:rsidRPr="00F06DEF">
        <w:rPr>
          <w:bCs/>
          <w:sz w:val="20"/>
          <w:szCs w:val="20"/>
        </w:rPr>
        <w:t xml:space="preserve"> </w:t>
      </w:r>
      <w:r w:rsidR="002C72A3">
        <w:rPr>
          <w:bCs/>
          <w:sz w:val="20"/>
          <w:szCs w:val="20"/>
        </w:rPr>
        <w:t xml:space="preserve">investments </w:t>
      </w:r>
      <w:r w:rsidR="00F06DEF" w:rsidRPr="00F06DEF">
        <w:rPr>
          <w:bCs/>
          <w:sz w:val="20"/>
          <w:szCs w:val="20"/>
        </w:rPr>
        <w:t>using the equity method.</w:t>
      </w:r>
      <w:r w:rsidR="00F06DEF">
        <w:rPr>
          <w:bCs/>
          <w:sz w:val="20"/>
          <w:szCs w:val="20"/>
        </w:rPr>
        <w:t xml:space="preserve"> </w:t>
      </w:r>
    </w:p>
    <w:p w14:paraId="37CAD055" w14:textId="77777777" w:rsidR="00F06DEF" w:rsidRDefault="00F06DEF" w:rsidP="00F92FCC">
      <w:pPr>
        <w:jc w:val="both"/>
        <w:rPr>
          <w:bCs/>
          <w:sz w:val="20"/>
          <w:szCs w:val="20"/>
        </w:rPr>
      </w:pPr>
    </w:p>
    <w:p w14:paraId="353CF27D" w14:textId="6902DFBE" w:rsidR="00C01CC5" w:rsidRDefault="00AB5AC0" w:rsidP="00C01CC5">
      <w:pPr>
        <w:jc w:val="both"/>
        <w:rPr>
          <w:sz w:val="20"/>
          <w:szCs w:val="20"/>
        </w:rPr>
      </w:pPr>
      <w:r>
        <w:rPr>
          <w:sz w:val="20"/>
          <w:szCs w:val="20"/>
        </w:rPr>
        <w:t xml:space="preserve">The following table summarizes </w:t>
      </w:r>
      <w:r w:rsidR="00C01CC5">
        <w:rPr>
          <w:sz w:val="20"/>
          <w:szCs w:val="20"/>
        </w:rPr>
        <w:t xml:space="preserve">the </w:t>
      </w:r>
      <w:r>
        <w:rPr>
          <w:sz w:val="20"/>
          <w:szCs w:val="20"/>
        </w:rPr>
        <w:t xml:space="preserve">Company’s equity method investments </w:t>
      </w:r>
      <w:r w:rsidR="00B26772">
        <w:rPr>
          <w:sz w:val="20"/>
          <w:szCs w:val="20"/>
        </w:rPr>
        <w:t xml:space="preserve">as presented </w:t>
      </w:r>
      <w:r>
        <w:rPr>
          <w:sz w:val="20"/>
          <w:szCs w:val="20"/>
        </w:rPr>
        <w:t xml:space="preserve">in the Consolidated Balance Sheet </w:t>
      </w:r>
      <w:r w:rsidR="00C01CC5">
        <w:rPr>
          <w:sz w:val="20"/>
          <w:szCs w:val="20"/>
        </w:rPr>
        <w:t>(in thousands):</w:t>
      </w:r>
    </w:p>
    <w:p w14:paraId="7E2F7415" w14:textId="77777777" w:rsidR="00C01CC5" w:rsidRDefault="00C01CC5" w:rsidP="00C01CC5">
      <w:pPr>
        <w:jc w:val="both"/>
        <w:rPr>
          <w:sz w:val="20"/>
          <w:szCs w:val="20"/>
        </w:rPr>
      </w:pPr>
    </w:p>
    <w:tbl>
      <w:tblPr>
        <w:tblStyle w:val="ListTable1Light-Accent1"/>
        <w:tblW w:w="4951" w:type="pct"/>
        <w:tblLook w:val="04A0" w:firstRow="1" w:lastRow="0" w:firstColumn="1" w:lastColumn="0" w:noHBand="0" w:noVBand="1"/>
      </w:tblPr>
      <w:tblGrid>
        <w:gridCol w:w="7058"/>
        <w:gridCol w:w="518"/>
        <w:gridCol w:w="3118"/>
      </w:tblGrid>
      <w:tr w:rsidR="00C01CC5" w:rsidRPr="00C53D85" w14:paraId="5BF9E1CD" w14:textId="77777777" w:rsidTr="00D60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tcBorders>
              <w:bottom w:val="single" w:sz="4" w:space="0" w:color="auto"/>
            </w:tcBorders>
            <w:shd w:val="clear" w:color="auto" w:fill="C6D9F1" w:themeFill="text2" w:themeFillTint="33"/>
            <w:vAlign w:val="center"/>
          </w:tcPr>
          <w:p w14:paraId="7D853F30" w14:textId="1361C8D5" w:rsidR="00C01CC5" w:rsidRPr="00B80191" w:rsidRDefault="00B80191" w:rsidP="00D6074D">
            <w:pPr>
              <w:keepNext/>
              <w:tabs>
                <w:tab w:val="left" w:leader="dot" w:pos="2310"/>
              </w:tabs>
              <w:spacing w:before="23" w:after="20"/>
              <w:ind w:left="-53"/>
              <w:jc w:val="center"/>
              <w:rPr>
                <w:color w:val="000000"/>
                <w:sz w:val="20"/>
                <w:szCs w:val="20"/>
              </w:rPr>
            </w:pPr>
            <w:r w:rsidRPr="00B80191">
              <w:rPr>
                <w:color w:val="000000"/>
                <w:sz w:val="20"/>
                <w:szCs w:val="20"/>
              </w:rPr>
              <w:t>Investee</w:t>
            </w:r>
          </w:p>
        </w:tc>
        <w:tc>
          <w:tcPr>
            <w:tcW w:w="0" w:type="pct"/>
            <w:tcBorders>
              <w:bottom w:val="single" w:sz="4" w:space="0" w:color="auto"/>
            </w:tcBorders>
            <w:shd w:val="clear" w:color="auto" w:fill="C6D9F1" w:themeFill="text2" w:themeFillTint="33"/>
          </w:tcPr>
          <w:p w14:paraId="7BD6147D" w14:textId="77777777" w:rsidR="00C01CC5" w:rsidRPr="00C53D85" w:rsidRDefault="00C01CC5" w:rsidP="00BB134F">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0" w:type="pct"/>
            <w:tcBorders>
              <w:bottom w:val="single" w:sz="4" w:space="0" w:color="auto"/>
            </w:tcBorders>
            <w:shd w:val="clear" w:color="auto" w:fill="C6D9F1" w:themeFill="text2" w:themeFillTint="33"/>
            <w:vAlign w:val="center"/>
          </w:tcPr>
          <w:p w14:paraId="5EDCE995" w14:textId="77777777" w:rsidR="00C01CC5" w:rsidRPr="00C53D85" w:rsidRDefault="00C01CC5" w:rsidP="00BB134F">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December 31, 2024</w:t>
            </w:r>
          </w:p>
        </w:tc>
      </w:tr>
      <w:tr w:rsidR="00C01CC5" w:rsidRPr="00C53D85" w14:paraId="7691E63A" w14:textId="77777777" w:rsidTr="00BB1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pct"/>
            <w:shd w:val="clear" w:color="auto" w:fill="FFFFFF" w:themeFill="background1"/>
          </w:tcPr>
          <w:p w14:paraId="1C586C29" w14:textId="4B1A5E49" w:rsidR="00C01CC5" w:rsidRPr="00C53D85" w:rsidRDefault="006B2506" w:rsidP="00BB134F">
            <w:pPr>
              <w:keepNext/>
              <w:tabs>
                <w:tab w:val="left" w:leader="dot" w:pos="2310"/>
              </w:tabs>
              <w:spacing w:before="43" w:after="20"/>
              <w:rPr>
                <w:b w:val="0"/>
                <w:bCs w:val="0"/>
                <w:sz w:val="20"/>
                <w:szCs w:val="20"/>
              </w:rPr>
            </w:pPr>
            <w:r w:rsidRPr="00F830A8">
              <w:rPr>
                <w:b w:val="0"/>
                <w:bCs w:val="0"/>
                <w:sz w:val="20"/>
                <w:szCs w:val="20"/>
              </w:rPr>
              <w:t>Flow MENA Residential Real Estate Fund I</w:t>
            </w:r>
          </w:p>
        </w:tc>
        <w:tc>
          <w:tcPr>
            <w:tcW w:w="242" w:type="pct"/>
            <w:shd w:val="clear" w:color="auto" w:fill="FFFFFF" w:themeFill="background1"/>
          </w:tcPr>
          <w:p w14:paraId="073A2FF3" w14:textId="77777777" w:rsidR="00C01CC5" w:rsidRPr="00C53D85" w:rsidRDefault="00C01CC5" w:rsidP="00BB134F">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C53D85">
              <w:rPr>
                <w:bCs/>
                <w:color w:val="000000"/>
                <w:sz w:val="20"/>
                <w:szCs w:val="20"/>
              </w:rPr>
              <w:t>$</w:t>
            </w:r>
          </w:p>
        </w:tc>
        <w:tc>
          <w:tcPr>
            <w:tcW w:w="1458" w:type="pct"/>
            <w:shd w:val="clear" w:color="auto" w:fill="FFFFFF" w:themeFill="background1"/>
          </w:tcPr>
          <w:p w14:paraId="5E4E2297" w14:textId="15376066" w:rsidR="00C01CC5" w:rsidRPr="00C53D85" w:rsidRDefault="001D51E4" w:rsidP="00BB134F">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6</w:t>
            </w:r>
            <w:r w:rsidR="00F642D0">
              <w:rPr>
                <w:bCs/>
                <w:color w:val="000000"/>
                <w:sz w:val="20"/>
                <w:szCs w:val="20"/>
              </w:rPr>
              <w:t>1,8</w:t>
            </w:r>
            <w:r w:rsidR="008C7303">
              <w:rPr>
                <w:bCs/>
                <w:color w:val="000000"/>
                <w:sz w:val="20"/>
                <w:szCs w:val="20"/>
              </w:rPr>
              <w:t>8</w:t>
            </w:r>
            <w:r w:rsidR="00F642D0">
              <w:rPr>
                <w:bCs/>
                <w:color w:val="000000"/>
                <w:sz w:val="20"/>
                <w:szCs w:val="20"/>
              </w:rPr>
              <w:t>0</w:t>
            </w:r>
          </w:p>
        </w:tc>
      </w:tr>
      <w:tr w:rsidR="00C01CC5" w:rsidRPr="00C53D85" w14:paraId="483B6E5D" w14:textId="77777777" w:rsidTr="00BB134F">
        <w:tc>
          <w:tcPr>
            <w:cnfStyle w:val="001000000000" w:firstRow="0" w:lastRow="0" w:firstColumn="1" w:lastColumn="0" w:oddVBand="0" w:evenVBand="0" w:oddHBand="0" w:evenHBand="0" w:firstRowFirstColumn="0" w:firstRowLastColumn="0" w:lastRowFirstColumn="0" w:lastRowLastColumn="0"/>
            <w:tcW w:w="3300" w:type="pct"/>
            <w:shd w:val="clear" w:color="auto" w:fill="FFFFFF" w:themeFill="background1"/>
          </w:tcPr>
          <w:p w14:paraId="563A2413" w14:textId="55F3111C" w:rsidR="00C01CC5" w:rsidRPr="00C01CC5" w:rsidRDefault="006B2506" w:rsidP="00BB134F">
            <w:pPr>
              <w:keepNext/>
              <w:tabs>
                <w:tab w:val="left" w:leader="dot" w:pos="2310"/>
              </w:tabs>
              <w:spacing w:before="43" w:after="20"/>
              <w:rPr>
                <w:b w:val="0"/>
                <w:bCs w:val="0"/>
                <w:sz w:val="20"/>
                <w:szCs w:val="20"/>
              </w:rPr>
            </w:pPr>
            <w:r w:rsidRPr="00F830A8">
              <w:rPr>
                <w:b w:val="0"/>
                <w:bCs w:val="0"/>
                <w:sz w:val="20"/>
                <w:szCs w:val="20"/>
              </w:rPr>
              <w:t>Aventura Venture LLC</w:t>
            </w:r>
          </w:p>
        </w:tc>
        <w:tc>
          <w:tcPr>
            <w:tcW w:w="242" w:type="pct"/>
            <w:shd w:val="clear" w:color="auto" w:fill="FFFFFF" w:themeFill="background1"/>
          </w:tcPr>
          <w:p w14:paraId="0F86C10D" w14:textId="77777777" w:rsidR="00C01CC5" w:rsidRPr="00C53D85" w:rsidRDefault="00C01CC5" w:rsidP="00BB134F">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1458" w:type="pct"/>
            <w:shd w:val="clear" w:color="auto" w:fill="FFFFFF" w:themeFill="background1"/>
          </w:tcPr>
          <w:p w14:paraId="3FA8C286" w14:textId="4AD52615" w:rsidR="00C01CC5" w:rsidRPr="00C53D85" w:rsidRDefault="006B2506" w:rsidP="00BB134F">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11,275</w:t>
            </w:r>
          </w:p>
        </w:tc>
      </w:tr>
      <w:tr w:rsidR="006B2506" w:rsidRPr="00C53D85" w14:paraId="1DFCC34F" w14:textId="77777777" w:rsidTr="00BB134F">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300" w:type="pct"/>
            <w:shd w:val="clear" w:color="auto" w:fill="FFFFFF" w:themeFill="background1"/>
          </w:tcPr>
          <w:p w14:paraId="7F9587BA" w14:textId="0234AC9C" w:rsidR="006B2506" w:rsidRDefault="006B2506" w:rsidP="006B2506">
            <w:pPr>
              <w:tabs>
                <w:tab w:val="left" w:pos="2240"/>
                <w:tab w:val="left" w:leader="dot" w:pos="2310"/>
              </w:tabs>
              <w:spacing w:before="23" w:after="20"/>
              <w:rPr>
                <w:b w:val="0"/>
                <w:bCs w:val="0"/>
                <w:sz w:val="20"/>
                <w:szCs w:val="20"/>
              </w:rPr>
            </w:pPr>
            <w:r w:rsidRPr="00F830A8">
              <w:rPr>
                <w:b w:val="0"/>
                <w:bCs w:val="0"/>
                <w:sz w:val="20"/>
                <w:szCs w:val="20"/>
              </w:rPr>
              <w:t>535 Main Street Owner LLC</w:t>
            </w:r>
          </w:p>
        </w:tc>
        <w:tc>
          <w:tcPr>
            <w:tcW w:w="242" w:type="pct"/>
            <w:shd w:val="clear" w:color="auto" w:fill="FFFFFF" w:themeFill="background1"/>
          </w:tcPr>
          <w:p w14:paraId="2684E1B5" w14:textId="77777777" w:rsidR="006B2506" w:rsidRPr="00C53D85" w:rsidRDefault="006B2506" w:rsidP="006B2506">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
                <w:color w:val="000000"/>
                <w:sz w:val="20"/>
                <w:szCs w:val="20"/>
              </w:rPr>
            </w:pPr>
          </w:p>
        </w:tc>
        <w:tc>
          <w:tcPr>
            <w:tcW w:w="1458" w:type="pct"/>
            <w:shd w:val="clear" w:color="auto" w:fill="FFFFFF" w:themeFill="background1"/>
          </w:tcPr>
          <w:p w14:paraId="52D3AF66" w14:textId="137D433A" w:rsidR="006B2506" w:rsidRDefault="006B2506" w:rsidP="006B2506">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3,804</w:t>
            </w:r>
          </w:p>
        </w:tc>
      </w:tr>
      <w:tr w:rsidR="005E1C65" w:rsidRPr="00C53D85" w14:paraId="1DC87733" w14:textId="77777777" w:rsidTr="00BB134F">
        <w:trPr>
          <w:trHeight w:val="215"/>
        </w:trPr>
        <w:tc>
          <w:tcPr>
            <w:cnfStyle w:val="001000000000" w:firstRow="0" w:lastRow="0" w:firstColumn="1" w:lastColumn="0" w:oddVBand="0" w:evenVBand="0" w:oddHBand="0" w:evenHBand="0" w:firstRowFirstColumn="0" w:firstRowLastColumn="0" w:lastRowFirstColumn="0" w:lastRowLastColumn="0"/>
            <w:tcW w:w="3300" w:type="pct"/>
            <w:shd w:val="clear" w:color="auto" w:fill="FFFFFF" w:themeFill="background1"/>
          </w:tcPr>
          <w:p w14:paraId="6B7AC808" w14:textId="1075C5EE" w:rsidR="005E1C65" w:rsidRPr="00F830A8" w:rsidRDefault="005E1C65" w:rsidP="005E1C65">
            <w:pPr>
              <w:tabs>
                <w:tab w:val="left" w:pos="2240"/>
                <w:tab w:val="left" w:leader="dot" w:pos="2310"/>
              </w:tabs>
              <w:spacing w:before="23" w:after="20"/>
              <w:rPr>
                <w:sz w:val="20"/>
                <w:szCs w:val="20"/>
              </w:rPr>
            </w:pPr>
            <w:r>
              <w:rPr>
                <w:b w:val="0"/>
                <w:bCs w:val="0"/>
                <w:sz w:val="20"/>
                <w:szCs w:val="20"/>
              </w:rPr>
              <w:t>2010 West End Holdings LLC</w:t>
            </w:r>
          </w:p>
        </w:tc>
        <w:tc>
          <w:tcPr>
            <w:tcW w:w="242" w:type="pct"/>
            <w:shd w:val="clear" w:color="auto" w:fill="FFFFFF" w:themeFill="background1"/>
          </w:tcPr>
          <w:p w14:paraId="6058C574" w14:textId="77777777" w:rsidR="005E1C65" w:rsidRPr="00C53D85" w:rsidRDefault="005E1C65" w:rsidP="005E1C65">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
                <w:color w:val="000000"/>
                <w:sz w:val="20"/>
                <w:szCs w:val="20"/>
              </w:rPr>
            </w:pPr>
          </w:p>
        </w:tc>
        <w:tc>
          <w:tcPr>
            <w:tcW w:w="1458" w:type="pct"/>
            <w:shd w:val="clear" w:color="auto" w:fill="FFFFFF" w:themeFill="background1"/>
          </w:tcPr>
          <w:p w14:paraId="489BD85E" w14:textId="0BE7E88A" w:rsidR="005E1C65" w:rsidRDefault="005E1C65" w:rsidP="005E1C65">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C53D85">
              <w:rPr>
                <w:bCs/>
                <w:color w:val="000000"/>
                <w:sz w:val="20"/>
                <w:szCs w:val="20"/>
              </w:rPr>
              <w:t>—</w:t>
            </w:r>
          </w:p>
        </w:tc>
      </w:tr>
      <w:tr w:rsidR="005E1C65" w:rsidRPr="00C53D85" w14:paraId="7DC85088" w14:textId="77777777" w:rsidTr="00BB134F">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300" w:type="pct"/>
            <w:shd w:val="clear" w:color="auto" w:fill="FFFFFF" w:themeFill="background1"/>
          </w:tcPr>
          <w:p w14:paraId="1968A594" w14:textId="4DC182A9" w:rsidR="005E1C65" w:rsidRPr="00BF2D0B" w:rsidRDefault="005E1C65" w:rsidP="005E1C65">
            <w:pPr>
              <w:tabs>
                <w:tab w:val="left" w:pos="2240"/>
                <w:tab w:val="left" w:leader="dot" w:pos="2310"/>
              </w:tabs>
              <w:spacing w:before="23" w:after="20"/>
              <w:rPr>
                <w:b w:val="0"/>
                <w:bCs w:val="0"/>
                <w:color w:val="000000"/>
                <w:sz w:val="20"/>
                <w:szCs w:val="20"/>
              </w:rPr>
            </w:pPr>
            <w:r>
              <w:rPr>
                <w:b w:val="0"/>
                <w:bCs w:val="0"/>
                <w:color w:val="000000"/>
                <w:sz w:val="20"/>
                <w:szCs w:val="20"/>
              </w:rPr>
              <w:t>Total Equity method investments</w:t>
            </w:r>
          </w:p>
        </w:tc>
        <w:tc>
          <w:tcPr>
            <w:tcW w:w="242" w:type="pct"/>
            <w:tcBorders>
              <w:top w:val="single" w:sz="4" w:space="0" w:color="auto"/>
              <w:bottom w:val="double" w:sz="4" w:space="0" w:color="auto"/>
            </w:tcBorders>
            <w:shd w:val="clear" w:color="auto" w:fill="FFFFFF" w:themeFill="background1"/>
          </w:tcPr>
          <w:p w14:paraId="5EA4E8DE" w14:textId="77777777" w:rsidR="005E1C65" w:rsidRPr="00BF2D0B" w:rsidRDefault="005E1C65" w:rsidP="005E1C65">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F2D0B">
              <w:rPr>
                <w:color w:val="000000"/>
                <w:sz w:val="20"/>
                <w:szCs w:val="20"/>
              </w:rPr>
              <w:t>$</w:t>
            </w:r>
          </w:p>
        </w:tc>
        <w:tc>
          <w:tcPr>
            <w:tcW w:w="1458" w:type="pct"/>
            <w:tcBorders>
              <w:top w:val="single" w:sz="4" w:space="0" w:color="auto"/>
              <w:bottom w:val="double" w:sz="4" w:space="0" w:color="auto"/>
            </w:tcBorders>
            <w:shd w:val="clear" w:color="auto" w:fill="FFFFFF" w:themeFill="background1"/>
          </w:tcPr>
          <w:p w14:paraId="77867F23" w14:textId="0879DA10" w:rsidR="005E1C65" w:rsidRPr="00BF2D0B" w:rsidRDefault="00B84520" w:rsidP="005E1C65">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76,9</w:t>
            </w:r>
            <w:r w:rsidR="008C7303">
              <w:rPr>
                <w:color w:val="000000"/>
                <w:sz w:val="20"/>
                <w:szCs w:val="20"/>
              </w:rPr>
              <w:t>5</w:t>
            </w:r>
            <w:r>
              <w:rPr>
                <w:color w:val="000000"/>
                <w:sz w:val="20"/>
                <w:szCs w:val="20"/>
              </w:rPr>
              <w:t>9</w:t>
            </w:r>
          </w:p>
        </w:tc>
      </w:tr>
    </w:tbl>
    <w:p w14:paraId="647D5924" w14:textId="77777777" w:rsidR="00F902CE" w:rsidRPr="00C53D85" w:rsidRDefault="00F902CE" w:rsidP="00F92FCC">
      <w:pPr>
        <w:jc w:val="both"/>
        <w:rPr>
          <w:bCs/>
          <w:sz w:val="20"/>
          <w:szCs w:val="20"/>
        </w:rPr>
      </w:pPr>
    </w:p>
    <w:p w14:paraId="6191EFFB" w14:textId="3FFF3C94" w:rsidR="00F92FCC" w:rsidRPr="00C53D85" w:rsidRDefault="009A483F" w:rsidP="00F92FCC">
      <w:pPr>
        <w:jc w:val="both"/>
        <w:outlineLvl w:val="3"/>
        <w:rPr>
          <w:bCs/>
          <w:i/>
          <w:iCs/>
          <w:sz w:val="20"/>
          <w:szCs w:val="20"/>
          <w:u w:val="single"/>
        </w:rPr>
      </w:pPr>
      <w:r>
        <w:rPr>
          <w:bCs/>
          <w:i/>
          <w:iCs/>
          <w:sz w:val="20"/>
          <w:szCs w:val="20"/>
          <w:u w:val="single"/>
        </w:rPr>
        <w:t xml:space="preserve">2010 </w:t>
      </w:r>
      <w:r w:rsidR="00F92FCC" w:rsidRPr="00C53D85">
        <w:rPr>
          <w:bCs/>
          <w:i/>
          <w:iCs/>
          <w:sz w:val="20"/>
          <w:szCs w:val="20"/>
          <w:u w:val="single"/>
        </w:rPr>
        <w:t xml:space="preserve">West </w:t>
      </w:r>
      <w:r w:rsidR="00DB1212" w:rsidRPr="00C53D85">
        <w:rPr>
          <w:bCs/>
          <w:i/>
          <w:iCs/>
          <w:sz w:val="20"/>
          <w:szCs w:val="20"/>
          <w:u w:val="single"/>
        </w:rPr>
        <w:t>End</w:t>
      </w:r>
      <w:r w:rsidR="00DB1212">
        <w:rPr>
          <w:bCs/>
          <w:i/>
          <w:iCs/>
          <w:sz w:val="20"/>
          <w:szCs w:val="20"/>
          <w:u w:val="single"/>
        </w:rPr>
        <w:t xml:space="preserve"> Holdings LLC</w:t>
      </w:r>
    </w:p>
    <w:p w14:paraId="2567CA98" w14:textId="77777777" w:rsidR="00F92FCC" w:rsidRPr="00C53D85" w:rsidRDefault="00F92FCC" w:rsidP="00F92FCC">
      <w:pPr>
        <w:jc w:val="both"/>
        <w:rPr>
          <w:sz w:val="20"/>
          <w:szCs w:val="20"/>
        </w:rPr>
      </w:pPr>
    </w:p>
    <w:p w14:paraId="390489D7" w14:textId="39704DE9" w:rsidR="00F92FCC" w:rsidRDefault="00F92FCC" w:rsidP="00F92FCC">
      <w:pPr>
        <w:jc w:val="both"/>
        <w:rPr>
          <w:sz w:val="20"/>
          <w:szCs w:val="20"/>
        </w:rPr>
      </w:pPr>
      <w:r w:rsidRPr="00C53D85">
        <w:rPr>
          <w:sz w:val="20"/>
          <w:szCs w:val="20"/>
        </w:rPr>
        <w:t xml:space="preserve">On December 30, 2021, </w:t>
      </w:r>
      <w:r w:rsidR="00F9120B">
        <w:rPr>
          <w:sz w:val="20"/>
          <w:szCs w:val="20"/>
        </w:rPr>
        <w:t xml:space="preserve">prior to the </w:t>
      </w:r>
      <w:r w:rsidR="0065248B">
        <w:rPr>
          <w:sz w:val="20"/>
          <w:szCs w:val="20"/>
        </w:rPr>
        <w:t>F</w:t>
      </w:r>
      <w:r w:rsidR="00F9120B">
        <w:rPr>
          <w:sz w:val="20"/>
          <w:szCs w:val="20"/>
        </w:rPr>
        <w:t xml:space="preserve">ormation </w:t>
      </w:r>
      <w:r w:rsidR="0065248B">
        <w:rPr>
          <w:sz w:val="20"/>
          <w:szCs w:val="20"/>
        </w:rPr>
        <w:t>D</w:t>
      </w:r>
      <w:r w:rsidR="00F9120B">
        <w:rPr>
          <w:sz w:val="20"/>
          <w:szCs w:val="20"/>
        </w:rPr>
        <w:t xml:space="preserve">ate of August 8, 2022, </w:t>
      </w:r>
      <w:r w:rsidR="00AE36DF">
        <w:rPr>
          <w:sz w:val="20"/>
          <w:szCs w:val="20"/>
        </w:rPr>
        <w:t>NIP</w:t>
      </w:r>
      <w:r w:rsidRPr="00C53D85">
        <w:rPr>
          <w:sz w:val="20"/>
          <w:szCs w:val="20"/>
        </w:rPr>
        <w:t>,</w:t>
      </w:r>
      <w:r w:rsidRPr="00C53D85" w:rsidDel="005868FF">
        <w:rPr>
          <w:sz w:val="20"/>
          <w:szCs w:val="20"/>
        </w:rPr>
        <w:t xml:space="preserve"> </w:t>
      </w:r>
      <w:r w:rsidRPr="00C53D85">
        <w:rPr>
          <w:sz w:val="20"/>
          <w:szCs w:val="20"/>
        </w:rPr>
        <w:t>contributed $9.6 million for a 20% equity interest in 2010 West End Holdings LLC (“WE Holdings”). The remaining 80% interest was held by third-party investors, who contributed an aggregate of $38.4 million (the “West End Third Party Investors”</w:t>
      </w:r>
      <w:r w:rsidR="00DA3E06">
        <w:rPr>
          <w:sz w:val="20"/>
          <w:szCs w:val="20"/>
        </w:rPr>
        <w:t xml:space="preserve">). </w:t>
      </w:r>
      <w:r w:rsidRPr="00C53D85">
        <w:rPr>
          <w:sz w:val="20"/>
          <w:szCs w:val="20"/>
        </w:rPr>
        <w:t>WE Holdings indirectly owns 100% of the property-owning entity, 2010 West End LLC (“WE LLC”)</w:t>
      </w:r>
      <w:r w:rsidR="00D85A32">
        <w:rPr>
          <w:sz w:val="20"/>
          <w:szCs w:val="20"/>
        </w:rPr>
        <w:t xml:space="preserve">, which </w:t>
      </w:r>
      <w:r w:rsidR="00777114">
        <w:rPr>
          <w:sz w:val="20"/>
          <w:szCs w:val="20"/>
        </w:rPr>
        <w:t xml:space="preserve">is </w:t>
      </w:r>
      <w:r w:rsidR="00D85A32">
        <w:rPr>
          <w:sz w:val="20"/>
          <w:szCs w:val="20"/>
        </w:rPr>
        <w:t>govern</w:t>
      </w:r>
      <w:r w:rsidR="00777114">
        <w:rPr>
          <w:sz w:val="20"/>
          <w:szCs w:val="20"/>
        </w:rPr>
        <w:t>ed</w:t>
      </w:r>
      <w:r w:rsidR="00D85A32">
        <w:rPr>
          <w:sz w:val="20"/>
          <w:szCs w:val="20"/>
        </w:rPr>
        <w:t xml:space="preserve"> by a limited liability agreement (the “West End LLC Agreement”).</w:t>
      </w:r>
    </w:p>
    <w:p w14:paraId="53271ED6" w14:textId="77777777" w:rsidR="008C64D2" w:rsidRDefault="008C64D2" w:rsidP="00F92FCC">
      <w:pPr>
        <w:jc w:val="both"/>
        <w:rPr>
          <w:sz w:val="20"/>
          <w:szCs w:val="20"/>
        </w:rPr>
      </w:pPr>
    </w:p>
    <w:p w14:paraId="0B77BFA6" w14:textId="43084B26" w:rsidR="008C64D2" w:rsidRPr="00C53D85" w:rsidRDefault="00A51982" w:rsidP="008C64D2">
      <w:pPr>
        <w:keepNext/>
        <w:keepLines/>
        <w:widowControl w:val="0"/>
        <w:jc w:val="both"/>
        <w:rPr>
          <w:sz w:val="20"/>
          <w:szCs w:val="20"/>
        </w:rPr>
      </w:pPr>
      <w:r>
        <w:rPr>
          <w:sz w:val="20"/>
          <w:szCs w:val="20"/>
        </w:rPr>
        <w:lastRenderedPageBreak/>
        <w:t xml:space="preserve">In conjunction with NIP and the West End Third Party Investors </w:t>
      </w:r>
      <w:r w:rsidR="00CC403E">
        <w:rPr>
          <w:sz w:val="20"/>
          <w:szCs w:val="20"/>
        </w:rPr>
        <w:t xml:space="preserve">contributions to WE Holdings, WE Holdings purchased a </w:t>
      </w:r>
      <w:r w:rsidR="00CC403E" w:rsidRPr="00C53D85">
        <w:rPr>
          <w:sz w:val="20"/>
          <w:szCs w:val="20"/>
        </w:rPr>
        <w:t xml:space="preserve">multifamily real estate property located </w:t>
      </w:r>
      <w:r w:rsidR="00CC403E">
        <w:rPr>
          <w:sz w:val="20"/>
          <w:szCs w:val="20"/>
        </w:rPr>
        <w:t xml:space="preserve">on West End Avenue in </w:t>
      </w:r>
      <w:r w:rsidR="00CC403E" w:rsidRPr="00C53D85">
        <w:rPr>
          <w:sz w:val="20"/>
          <w:szCs w:val="20"/>
        </w:rPr>
        <w:t xml:space="preserve">Nashville, Tennessee (“West End </w:t>
      </w:r>
      <w:r w:rsidR="00777114">
        <w:rPr>
          <w:sz w:val="20"/>
          <w:szCs w:val="20"/>
        </w:rPr>
        <w:t>P</w:t>
      </w:r>
      <w:r w:rsidR="00CC403E" w:rsidRPr="00C53D85">
        <w:rPr>
          <w:sz w:val="20"/>
          <w:szCs w:val="20"/>
        </w:rPr>
        <w:t>roperty”)</w:t>
      </w:r>
      <w:r w:rsidR="00CC403E">
        <w:rPr>
          <w:sz w:val="20"/>
          <w:szCs w:val="20"/>
        </w:rPr>
        <w:t xml:space="preserve">. </w:t>
      </w:r>
      <w:r w:rsidR="008C64D2" w:rsidRPr="00C53D85">
        <w:rPr>
          <w:sz w:val="20"/>
          <w:szCs w:val="20"/>
        </w:rPr>
        <w:t>To finance the acquisition</w:t>
      </w:r>
      <w:r w:rsidR="009D605C">
        <w:rPr>
          <w:sz w:val="20"/>
          <w:szCs w:val="20"/>
        </w:rPr>
        <w:t xml:space="preserve"> of the West End Property</w:t>
      </w:r>
      <w:r w:rsidR="008C64D2" w:rsidRPr="00C53D85">
        <w:rPr>
          <w:sz w:val="20"/>
          <w:szCs w:val="20"/>
        </w:rPr>
        <w:t>, WE LLC entered into a $121.0 million mortgage loan agreement with a third-party lender on December 30, 2021. The loan is secured by the property, an interest rate cap agreement with a third-party lender, and the equity interests in WE LLC</w:t>
      </w:r>
      <w:r w:rsidR="00CC403E">
        <w:rPr>
          <w:sz w:val="20"/>
          <w:szCs w:val="20"/>
        </w:rPr>
        <w:t xml:space="preserve">. </w:t>
      </w:r>
    </w:p>
    <w:p w14:paraId="2557B5B0" w14:textId="77777777" w:rsidR="008C64D2" w:rsidRDefault="008C64D2" w:rsidP="00F92FCC">
      <w:pPr>
        <w:jc w:val="both"/>
        <w:rPr>
          <w:sz w:val="20"/>
          <w:szCs w:val="20"/>
        </w:rPr>
      </w:pPr>
    </w:p>
    <w:p w14:paraId="4FE7E098" w14:textId="533C086F" w:rsidR="008C64D2" w:rsidRDefault="008C64D2" w:rsidP="008C64D2">
      <w:pPr>
        <w:keepNext/>
        <w:keepLines/>
        <w:widowControl w:val="0"/>
        <w:jc w:val="both"/>
        <w:rPr>
          <w:sz w:val="20"/>
          <w:szCs w:val="20"/>
        </w:rPr>
      </w:pPr>
      <w:r w:rsidRPr="00C53D85">
        <w:rPr>
          <w:sz w:val="20"/>
          <w:szCs w:val="20"/>
        </w:rPr>
        <w:t xml:space="preserve">On July 29, 2022, </w:t>
      </w:r>
      <w:r>
        <w:rPr>
          <w:sz w:val="20"/>
          <w:szCs w:val="20"/>
        </w:rPr>
        <w:t xml:space="preserve">shortly before the </w:t>
      </w:r>
      <w:r w:rsidR="0065248B">
        <w:rPr>
          <w:sz w:val="20"/>
          <w:szCs w:val="20"/>
        </w:rPr>
        <w:t>F</w:t>
      </w:r>
      <w:r>
        <w:rPr>
          <w:sz w:val="20"/>
          <w:szCs w:val="20"/>
        </w:rPr>
        <w:t xml:space="preserve">ormation </w:t>
      </w:r>
      <w:r w:rsidR="0065248B">
        <w:rPr>
          <w:sz w:val="20"/>
          <w:szCs w:val="20"/>
        </w:rPr>
        <w:t>D</w:t>
      </w:r>
      <w:r>
        <w:rPr>
          <w:sz w:val="20"/>
          <w:szCs w:val="20"/>
        </w:rPr>
        <w:t xml:space="preserve">ate, NIP </w:t>
      </w:r>
      <w:r w:rsidRPr="00C53D85">
        <w:rPr>
          <w:sz w:val="20"/>
          <w:szCs w:val="20"/>
        </w:rPr>
        <w:t xml:space="preserve">transferred its 20% interest in WE Holdings to </w:t>
      </w:r>
      <w:r>
        <w:rPr>
          <w:sz w:val="20"/>
          <w:szCs w:val="20"/>
        </w:rPr>
        <w:t>a wholly-owned subsidiary of the Company</w:t>
      </w:r>
      <w:r w:rsidRPr="00C53D85">
        <w:rPr>
          <w:sz w:val="20"/>
          <w:szCs w:val="20"/>
        </w:rPr>
        <w:t>, FOL RE Holdco LLC (later renamed Flow Property Investors LLC and referred to as the “New WE Sponsor”</w:t>
      </w:r>
      <w:r w:rsidR="00106E9D">
        <w:rPr>
          <w:sz w:val="20"/>
          <w:szCs w:val="20"/>
        </w:rPr>
        <w:t>).</w:t>
      </w:r>
    </w:p>
    <w:p w14:paraId="2B7A8F9C" w14:textId="77777777" w:rsidR="008C64D2" w:rsidRPr="00C53D85" w:rsidRDefault="008C64D2" w:rsidP="00F92FCC">
      <w:pPr>
        <w:jc w:val="both"/>
        <w:rPr>
          <w:sz w:val="20"/>
          <w:szCs w:val="20"/>
        </w:rPr>
      </w:pPr>
    </w:p>
    <w:p w14:paraId="46C79402" w14:textId="34952F0E" w:rsidR="00F92FCC" w:rsidRPr="00C53D85" w:rsidRDefault="00F92FCC" w:rsidP="00F92FCC">
      <w:pPr>
        <w:keepNext/>
        <w:keepLines/>
        <w:widowControl w:val="0"/>
        <w:jc w:val="both"/>
        <w:rPr>
          <w:sz w:val="20"/>
          <w:szCs w:val="20"/>
        </w:rPr>
      </w:pPr>
      <w:r w:rsidRPr="00C53D85">
        <w:rPr>
          <w:sz w:val="20"/>
          <w:szCs w:val="20"/>
        </w:rPr>
        <w:t>Subsequently, on August 31, 2023, WE Holdings adopted an</w:t>
      </w:r>
      <w:r w:rsidRPr="00C53D85" w:rsidDel="00D85A32">
        <w:rPr>
          <w:sz w:val="20"/>
          <w:szCs w:val="20"/>
        </w:rPr>
        <w:t xml:space="preserve"> </w:t>
      </w:r>
      <w:r w:rsidR="00D85A32">
        <w:rPr>
          <w:sz w:val="20"/>
          <w:szCs w:val="20"/>
        </w:rPr>
        <w:t xml:space="preserve">amendment to the West End LLC </w:t>
      </w:r>
      <w:r w:rsidRPr="00C53D85" w:rsidDel="00D85A32">
        <w:rPr>
          <w:sz w:val="20"/>
          <w:szCs w:val="20"/>
        </w:rPr>
        <w:t>Agreement</w:t>
      </w:r>
      <w:r w:rsidRPr="00C53D85">
        <w:rPr>
          <w:sz w:val="20"/>
          <w:szCs w:val="20"/>
        </w:rPr>
        <w:t>, which reaffirmed the Company’s control rights, economic interests, and obligations, and formalized the structure for future working capital loans by members.</w:t>
      </w:r>
      <w:r w:rsidR="00DD6660">
        <w:rPr>
          <w:sz w:val="20"/>
          <w:szCs w:val="20"/>
        </w:rPr>
        <w:t xml:space="preserve"> </w:t>
      </w:r>
      <w:r w:rsidRPr="00C53D85">
        <w:rPr>
          <w:sz w:val="20"/>
          <w:szCs w:val="20"/>
        </w:rPr>
        <w:t xml:space="preserve">WE Holdings and its subsidiaries meet the definition of a VIE primarily due to fact that the equity at risk is not sufficient to permit the entity to finance its activities without additional subordinated financial support (e.g., through member loans). </w:t>
      </w:r>
    </w:p>
    <w:p w14:paraId="2CFF6637" w14:textId="518370DE" w:rsidR="00E8791F" w:rsidRDefault="00771036" w:rsidP="00862F2F">
      <w:pPr>
        <w:spacing w:before="120" w:after="120"/>
        <w:jc w:val="both"/>
        <w:rPr>
          <w:sz w:val="20"/>
          <w:szCs w:val="20"/>
        </w:rPr>
      </w:pPr>
      <w:r w:rsidRPr="00771036">
        <w:rPr>
          <w:sz w:val="20"/>
          <w:szCs w:val="20"/>
        </w:rPr>
        <w:t xml:space="preserve">Although </w:t>
      </w:r>
      <w:r w:rsidR="00195ED1">
        <w:rPr>
          <w:sz w:val="20"/>
          <w:szCs w:val="20"/>
        </w:rPr>
        <w:t xml:space="preserve">the </w:t>
      </w:r>
      <w:del w:id="132" w:author="Kyle Condon" w:date="2026-02-25T12:41:00Z" w16du:dateUtc="2026-02-25T19:41:00Z">
        <w:r w:rsidR="00195ED1" w:rsidDel="00EF0E34">
          <w:rPr>
            <w:sz w:val="20"/>
            <w:szCs w:val="20"/>
          </w:rPr>
          <w:delText>Company</w:delText>
        </w:r>
      </w:del>
      <w:ins w:id="133" w:author="Kyle Condon" w:date="2026-02-25T12:41:00Z" w16du:dateUtc="2026-02-25T19:41:00Z">
        <w:r w:rsidR="00EF0E34">
          <w:rPr>
            <w:sz w:val="20"/>
            <w:szCs w:val="20"/>
          </w:rPr>
          <w:t>Company,</w:t>
        </w:r>
      </w:ins>
      <w:r w:rsidRPr="00771036">
        <w:rPr>
          <w:sz w:val="20"/>
          <w:szCs w:val="20"/>
        </w:rPr>
        <w:t xml:space="preserve"> through its wholly</w:t>
      </w:r>
      <w:ins w:id="134" w:author="Kyle Condon" w:date="2026-02-25T11:35:00Z" w16du:dateUtc="2026-02-25T18:35:00Z">
        <w:r w:rsidR="004D5FF8">
          <w:rPr>
            <w:sz w:val="20"/>
            <w:szCs w:val="20"/>
          </w:rPr>
          <w:t>-</w:t>
        </w:r>
      </w:ins>
      <w:del w:id="135" w:author="Kyle Condon" w:date="2026-02-25T11:35:00Z" w16du:dateUtc="2026-02-25T18:35:00Z">
        <w:r w:rsidRPr="00771036" w:rsidDel="004D5FF8">
          <w:rPr>
            <w:sz w:val="20"/>
            <w:szCs w:val="20"/>
          </w:rPr>
          <w:delText xml:space="preserve"> </w:delText>
        </w:r>
      </w:del>
      <w:r w:rsidRPr="00771036">
        <w:rPr>
          <w:sz w:val="20"/>
          <w:szCs w:val="20"/>
        </w:rPr>
        <w:t xml:space="preserve">owned subsidiary, holds a 20% voting interest in WE Holdings, the Company evaluated its involvement and determined that it does not possess the power to direct the activities that most significantly impact WE Holdings’ economic performance. Based on this assessment, the Company concluded that it is not required to consolidate WE </w:t>
      </w:r>
      <w:r w:rsidR="008F0E01" w:rsidRPr="00771036">
        <w:rPr>
          <w:sz w:val="20"/>
          <w:szCs w:val="20"/>
        </w:rPr>
        <w:t>Holdings</w:t>
      </w:r>
      <w:r w:rsidR="008F0E01">
        <w:rPr>
          <w:sz w:val="20"/>
          <w:szCs w:val="20"/>
        </w:rPr>
        <w:t>.</w:t>
      </w:r>
      <w:r w:rsidR="00862F2F">
        <w:rPr>
          <w:sz w:val="20"/>
          <w:szCs w:val="20"/>
        </w:rPr>
        <w:t xml:space="preserve"> However, given their equity ownership, the Company has </w:t>
      </w:r>
      <w:r w:rsidR="003A7C35" w:rsidRPr="003A7C35">
        <w:rPr>
          <w:sz w:val="20"/>
          <w:szCs w:val="20"/>
        </w:rPr>
        <w:t xml:space="preserve">significant influence over </w:t>
      </w:r>
      <w:r w:rsidR="00862F2F">
        <w:rPr>
          <w:sz w:val="20"/>
          <w:szCs w:val="20"/>
        </w:rPr>
        <w:t xml:space="preserve">the </w:t>
      </w:r>
      <w:r w:rsidR="003A7C35" w:rsidRPr="003A7C35">
        <w:rPr>
          <w:sz w:val="20"/>
          <w:szCs w:val="20"/>
        </w:rPr>
        <w:t>operating and financial policies</w:t>
      </w:r>
      <w:r w:rsidR="00862F2F">
        <w:rPr>
          <w:sz w:val="20"/>
          <w:szCs w:val="20"/>
        </w:rPr>
        <w:t xml:space="preserve"> of WE Holdings. </w:t>
      </w:r>
      <w:r w:rsidR="003A7C35" w:rsidRPr="003A7C35">
        <w:rPr>
          <w:sz w:val="20"/>
          <w:szCs w:val="20"/>
        </w:rPr>
        <w:t>Accordingly, the investment is accounted for under the equity method.</w:t>
      </w:r>
    </w:p>
    <w:p w14:paraId="4C614838" w14:textId="43782B5C" w:rsidR="00B91A45" w:rsidRDefault="00A15D54" w:rsidP="002F617C">
      <w:pPr>
        <w:spacing w:before="120" w:after="120"/>
        <w:jc w:val="both"/>
        <w:rPr>
          <w:sz w:val="20"/>
          <w:szCs w:val="20"/>
        </w:rPr>
      </w:pPr>
      <w:r>
        <w:rPr>
          <w:sz w:val="20"/>
          <w:szCs w:val="20"/>
        </w:rPr>
        <w:t>As t</w:t>
      </w:r>
      <w:r w:rsidR="00403B8C" w:rsidRPr="00C53D85">
        <w:rPr>
          <w:sz w:val="20"/>
          <w:szCs w:val="20"/>
        </w:rPr>
        <w:t>he Company</w:t>
      </w:r>
      <w:r w:rsidR="00D85A32">
        <w:rPr>
          <w:sz w:val="20"/>
          <w:szCs w:val="20"/>
        </w:rPr>
        <w:t xml:space="preserve">’s investment in WE Holdings was made exclusively in </w:t>
      </w:r>
      <w:r w:rsidR="0009678D" w:rsidRPr="00C53D85">
        <w:rPr>
          <w:sz w:val="20"/>
          <w:szCs w:val="20"/>
        </w:rPr>
        <w:t>cash</w:t>
      </w:r>
      <w:r w:rsidR="0009678D">
        <w:rPr>
          <w:sz w:val="20"/>
          <w:szCs w:val="20"/>
        </w:rPr>
        <w:t>,</w:t>
      </w:r>
      <w:r w:rsidR="00403B8C" w:rsidRPr="00C53D85">
        <w:rPr>
          <w:sz w:val="20"/>
          <w:szCs w:val="20"/>
        </w:rPr>
        <w:t xml:space="preserve"> the Company initially record</w:t>
      </w:r>
      <w:r w:rsidR="007C7E32">
        <w:rPr>
          <w:sz w:val="20"/>
          <w:szCs w:val="20"/>
        </w:rPr>
        <w:t>ed</w:t>
      </w:r>
      <w:r w:rsidR="00403B8C" w:rsidRPr="00C53D85">
        <w:rPr>
          <w:sz w:val="20"/>
          <w:szCs w:val="20"/>
        </w:rPr>
        <w:t xml:space="preserve"> </w:t>
      </w:r>
      <w:r w:rsidR="00CF2671">
        <w:rPr>
          <w:sz w:val="20"/>
          <w:szCs w:val="20"/>
        </w:rPr>
        <w:t xml:space="preserve">the investment </w:t>
      </w:r>
      <w:r>
        <w:rPr>
          <w:sz w:val="20"/>
          <w:szCs w:val="20"/>
        </w:rPr>
        <w:t xml:space="preserve">as a single amount equal to </w:t>
      </w:r>
      <w:r w:rsidR="00C91B51">
        <w:rPr>
          <w:sz w:val="20"/>
          <w:szCs w:val="20"/>
        </w:rPr>
        <w:t xml:space="preserve">the cash </w:t>
      </w:r>
      <w:r w:rsidR="00403B8C" w:rsidRPr="00C53D85">
        <w:rPr>
          <w:sz w:val="20"/>
          <w:szCs w:val="20"/>
        </w:rPr>
        <w:t>consideration paid into WE Holdings plus any direct transaction costs incurred to acquire the investment.</w:t>
      </w:r>
      <w:r w:rsidR="00C62D54">
        <w:rPr>
          <w:sz w:val="20"/>
          <w:szCs w:val="20"/>
        </w:rPr>
        <w:t xml:space="preserve"> In connection with the reset </w:t>
      </w:r>
      <w:r w:rsidR="00CF2671">
        <w:rPr>
          <w:sz w:val="20"/>
          <w:szCs w:val="20"/>
        </w:rPr>
        <w:t>in</w:t>
      </w:r>
      <w:r w:rsidR="00C62D54" w:rsidDel="00CF2671">
        <w:rPr>
          <w:sz w:val="20"/>
          <w:szCs w:val="20"/>
        </w:rPr>
        <w:t xml:space="preserve"> </w:t>
      </w:r>
      <w:r w:rsidR="00C62D54">
        <w:rPr>
          <w:sz w:val="20"/>
          <w:szCs w:val="20"/>
        </w:rPr>
        <w:t xml:space="preserve">basis as of August 8, 2022, the </w:t>
      </w:r>
      <w:r w:rsidR="008406B2">
        <w:rPr>
          <w:sz w:val="20"/>
          <w:szCs w:val="20"/>
        </w:rPr>
        <w:t xml:space="preserve">Company concluded that the </w:t>
      </w:r>
      <w:r w:rsidR="00C62D54">
        <w:rPr>
          <w:sz w:val="20"/>
          <w:szCs w:val="20"/>
        </w:rPr>
        <w:t>fair value of WE Holdings as of August 8, 2022, noting a total net fair value of net assets of approximately $74.1 million, primarily consisting of the ascribed fair</w:t>
      </w:r>
      <w:r w:rsidR="00F263F6">
        <w:rPr>
          <w:sz w:val="20"/>
          <w:szCs w:val="20"/>
        </w:rPr>
        <w:t xml:space="preserve"> value</w:t>
      </w:r>
      <w:r w:rsidR="00C62D54">
        <w:rPr>
          <w:sz w:val="20"/>
          <w:szCs w:val="20"/>
        </w:rPr>
        <w:t xml:space="preserve"> to the West End property of approximately $190.1 million, which was </w:t>
      </w:r>
      <w:r w:rsidR="00F263F6">
        <w:rPr>
          <w:sz w:val="20"/>
          <w:szCs w:val="20"/>
        </w:rPr>
        <w:t xml:space="preserve">predominantly </w:t>
      </w:r>
      <w:r w:rsidR="00C62D54">
        <w:rPr>
          <w:sz w:val="20"/>
          <w:szCs w:val="20"/>
        </w:rPr>
        <w:t xml:space="preserve">offset by senior debt outstanding of approximately $118.8 million. </w:t>
      </w:r>
      <w:r w:rsidR="00CF2671">
        <w:rPr>
          <w:sz w:val="20"/>
          <w:szCs w:val="20"/>
        </w:rPr>
        <w:t>The remaining net working capital accounts were not material.</w:t>
      </w:r>
      <w:r w:rsidR="00B91A45" w:rsidRPr="00B91A45">
        <w:rPr>
          <w:sz w:val="20"/>
          <w:szCs w:val="20"/>
        </w:rPr>
        <w:t xml:space="preserve"> </w:t>
      </w:r>
      <w:r w:rsidR="00B91A45">
        <w:rPr>
          <w:sz w:val="20"/>
          <w:szCs w:val="20"/>
        </w:rPr>
        <w:t>T</w:t>
      </w:r>
      <w:r w:rsidR="00B91A45" w:rsidRPr="00A72A3E">
        <w:rPr>
          <w:sz w:val="20"/>
          <w:szCs w:val="20"/>
        </w:rPr>
        <w:t>he Company recognized an initial investment of approximately $14.8 million under ASC 323, reflecting its 20% voting interest based on the net asset</w:t>
      </w:r>
      <w:r w:rsidR="00B91A45">
        <w:rPr>
          <w:sz w:val="20"/>
          <w:szCs w:val="20"/>
        </w:rPr>
        <w:t>’</w:t>
      </w:r>
      <w:r w:rsidR="00B91A45" w:rsidRPr="00A72A3E">
        <w:rPr>
          <w:sz w:val="20"/>
          <w:szCs w:val="20"/>
        </w:rPr>
        <w:t xml:space="preserve">s fair value at the </w:t>
      </w:r>
      <w:r w:rsidR="0065248B">
        <w:rPr>
          <w:sz w:val="20"/>
          <w:szCs w:val="20"/>
        </w:rPr>
        <w:t>F</w:t>
      </w:r>
      <w:r w:rsidR="00B91A45" w:rsidRPr="00A72A3E">
        <w:rPr>
          <w:sz w:val="20"/>
          <w:szCs w:val="20"/>
        </w:rPr>
        <w:t xml:space="preserve">ormation </w:t>
      </w:r>
      <w:r w:rsidR="0065248B">
        <w:rPr>
          <w:sz w:val="20"/>
          <w:szCs w:val="20"/>
        </w:rPr>
        <w:t>D</w:t>
      </w:r>
      <w:r w:rsidR="00B91A45" w:rsidRPr="00A72A3E">
        <w:rPr>
          <w:sz w:val="20"/>
          <w:szCs w:val="20"/>
        </w:rPr>
        <w:t>ate.</w:t>
      </w:r>
      <w:r w:rsidR="00B91A45">
        <w:rPr>
          <w:sz w:val="20"/>
          <w:szCs w:val="20"/>
        </w:rPr>
        <w:t xml:space="preserve"> The Company’s investment is recorded within </w:t>
      </w:r>
      <w:r w:rsidR="00D1097B">
        <w:rPr>
          <w:sz w:val="20"/>
          <w:szCs w:val="20"/>
        </w:rPr>
        <w:t>e</w:t>
      </w:r>
      <w:r w:rsidR="00B91A45">
        <w:rPr>
          <w:sz w:val="20"/>
          <w:szCs w:val="20"/>
        </w:rPr>
        <w:t>quity method investments in the Consolidated Balance Sheet.</w:t>
      </w:r>
    </w:p>
    <w:p w14:paraId="22A2BB35" w14:textId="0CB593D7" w:rsidR="00F76404" w:rsidRDefault="00433676" w:rsidP="00F92FCC">
      <w:pPr>
        <w:keepNext/>
        <w:keepLines/>
        <w:widowControl w:val="0"/>
        <w:jc w:val="both"/>
        <w:rPr>
          <w:sz w:val="20"/>
          <w:szCs w:val="20"/>
        </w:rPr>
      </w:pPr>
      <w:r>
        <w:rPr>
          <w:sz w:val="20"/>
          <w:szCs w:val="20"/>
        </w:rPr>
        <w:t>For</w:t>
      </w:r>
      <w:r w:rsidR="00F653B4">
        <w:rPr>
          <w:sz w:val="20"/>
          <w:szCs w:val="20"/>
        </w:rPr>
        <w:t xml:space="preserve"> the year ended December 31, 2024, the Company recognized </w:t>
      </w:r>
      <w:r>
        <w:rPr>
          <w:sz w:val="20"/>
          <w:szCs w:val="20"/>
        </w:rPr>
        <w:t xml:space="preserve">its </w:t>
      </w:r>
      <w:r w:rsidR="00F653B4">
        <w:rPr>
          <w:sz w:val="20"/>
          <w:szCs w:val="20"/>
        </w:rPr>
        <w:t xml:space="preserve">proportionate share of WE Holdings’ net loss, resulting in an impact of approximately a $5.1 million loss included within </w:t>
      </w:r>
      <w:r w:rsidR="00B93BD6">
        <w:rPr>
          <w:sz w:val="20"/>
          <w:szCs w:val="20"/>
        </w:rPr>
        <w:t>loss on</w:t>
      </w:r>
      <w:r w:rsidR="00550807">
        <w:rPr>
          <w:sz w:val="20"/>
          <w:szCs w:val="20"/>
        </w:rPr>
        <w:t xml:space="preserve"> equity method investments</w:t>
      </w:r>
      <w:r w:rsidR="00B93BD6">
        <w:rPr>
          <w:sz w:val="20"/>
          <w:szCs w:val="20"/>
        </w:rPr>
        <w:t>, net</w:t>
      </w:r>
      <w:r w:rsidR="00550807">
        <w:rPr>
          <w:sz w:val="20"/>
          <w:szCs w:val="20"/>
        </w:rPr>
        <w:t xml:space="preserve"> </w:t>
      </w:r>
      <w:r w:rsidR="00D307E6">
        <w:rPr>
          <w:sz w:val="20"/>
          <w:szCs w:val="20"/>
        </w:rPr>
        <w:t>within the Consolidated Statement of Operations.</w:t>
      </w:r>
    </w:p>
    <w:p w14:paraId="73CFD8DA" w14:textId="77777777" w:rsidR="00F76404" w:rsidRDefault="00F76404" w:rsidP="00F92FCC">
      <w:pPr>
        <w:keepNext/>
        <w:keepLines/>
        <w:widowControl w:val="0"/>
        <w:jc w:val="both"/>
        <w:rPr>
          <w:sz w:val="20"/>
          <w:szCs w:val="20"/>
        </w:rPr>
      </w:pPr>
    </w:p>
    <w:p w14:paraId="3AB6DAA1" w14:textId="1B35DBB4" w:rsidR="003148FF" w:rsidRDefault="00F653B4" w:rsidP="003148FF">
      <w:pPr>
        <w:keepNext/>
        <w:keepLines/>
        <w:widowControl w:val="0"/>
        <w:jc w:val="both"/>
        <w:rPr>
          <w:sz w:val="20"/>
          <w:szCs w:val="20"/>
        </w:rPr>
      </w:pPr>
      <w:r>
        <w:rPr>
          <w:sz w:val="20"/>
          <w:szCs w:val="20"/>
        </w:rPr>
        <w:t>Additionally, the Company continued to provide ongoing funding to WE Holdings in the form of</w:t>
      </w:r>
      <w:r w:rsidRPr="00F653B4">
        <w:rPr>
          <w:sz w:val="20"/>
          <w:szCs w:val="20"/>
        </w:rPr>
        <w:t xml:space="preserve"> </w:t>
      </w:r>
      <w:r w:rsidRPr="00C53D85">
        <w:rPr>
          <w:sz w:val="20"/>
          <w:szCs w:val="20"/>
        </w:rPr>
        <w:t>unsecured, subordinated member loans</w:t>
      </w:r>
      <w:r>
        <w:rPr>
          <w:sz w:val="20"/>
          <w:szCs w:val="20"/>
        </w:rPr>
        <w:t xml:space="preserve">, </w:t>
      </w:r>
      <w:r w:rsidR="00D44C5B">
        <w:rPr>
          <w:sz w:val="20"/>
          <w:szCs w:val="20"/>
        </w:rPr>
        <w:t>amounting in the aggregate to</w:t>
      </w:r>
      <w:r>
        <w:rPr>
          <w:sz w:val="20"/>
          <w:szCs w:val="20"/>
        </w:rPr>
        <w:t xml:space="preserve"> </w:t>
      </w:r>
      <w:r w:rsidR="00F92FCC" w:rsidRPr="00C53D85">
        <w:rPr>
          <w:sz w:val="20"/>
          <w:szCs w:val="20"/>
        </w:rPr>
        <w:t>approximately $11.</w:t>
      </w:r>
      <w:r w:rsidR="003D4C8F">
        <w:rPr>
          <w:sz w:val="20"/>
          <w:szCs w:val="20"/>
        </w:rPr>
        <w:t>5</w:t>
      </w:r>
      <w:r w:rsidR="00F92FCC" w:rsidRPr="00C53D85">
        <w:rPr>
          <w:sz w:val="20"/>
          <w:szCs w:val="20"/>
        </w:rPr>
        <w:t xml:space="preserve"> million as of December 31, 2024</w:t>
      </w:r>
      <w:r>
        <w:rPr>
          <w:sz w:val="20"/>
          <w:szCs w:val="20"/>
        </w:rPr>
        <w:t>, comprised of both outstanding principal and accrued interest amounts</w:t>
      </w:r>
      <w:r w:rsidR="00F92FCC" w:rsidRPr="00C53D85">
        <w:rPr>
          <w:sz w:val="20"/>
          <w:szCs w:val="20"/>
        </w:rPr>
        <w:t xml:space="preserve">. </w:t>
      </w:r>
      <w:r w:rsidR="003148FF">
        <w:rPr>
          <w:sz w:val="20"/>
          <w:szCs w:val="20"/>
        </w:rPr>
        <w:t xml:space="preserve">See Note 7 – </w:t>
      </w:r>
      <w:r w:rsidR="003148FF" w:rsidRPr="0031090E">
        <w:rPr>
          <w:i/>
          <w:iCs/>
          <w:sz w:val="20"/>
          <w:szCs w:val="20"/>
        </w:rPr>
        <w:t>Loans Receivable from Equity Method Investees</w:t>
      </w:r>
      <w:r w:rsidR="003148FF">
        <w:rPr>
          <w:i/>
          <w:iCs/>
          <w:sz w:val="20"/>
          <w:szCs w:val="20"/>
        </w:rPr>
        <w:t xml:space="preserve"> </w:t>
      </w:r>
      <w:r w:rsidR="003148FF" w:rsidRPr="003148FF">
        <w:rPr>
          <w:sz w:val="20"/>
          <w:szCs w:val="20"/>
        </w:rPr>
        <w:t>for</w:t>
      </w:r>
      <w:r w:rsidR="003148FF">
        <w:rPr>
          <w:i/>
          <w:iCs/>
          <w:sz w:val="20"/>
          <w:szCs w:val="20"/>
        </w:rPr>
        <w:t xml:space="preserve"> </w:t>
      </w:r>
      <w:r w:rsidR="003148FF">
        <w:rPr>
          <w:sz w:val="20"/>
          <w:szCs w:val="20"/>
        </w:rPr>
        <w:t>further information.</w:t>
      </w:r>
    </w:p>
    <w:p w14:paraId="6C35DA0E" w14:textId="77777777" w:rsidR="00403B8C" w:rsidRPr="00C53D85" w:rsidRDefault="00403B8C" w:rsidP="0005659C">
      <w:pPr>
        <w:keepNext/>
        <w:keepLines/>
        <w:widowControl w:val="0"/>
        <w:jc w:val="both"/>
        <w:rPr>
          <w:sz w:val="20"/>
          <w:szCs w:val="20"/>
        </w:rPr>
      </w:pPr>
    </w:p>
    <w:p w14:paraId="612D6AE2" w14:textId="4E3D62B1" w:rsidR="007417D1" w:rsidRDefault="007417D1" w:rsidP="007417D1">
      <w:pPr>
        <w:jc w:val="both"/>
        <w:rPr>
          <w:sz w:val="20"/>
          <w:szCs w:val="20"/>
        </w:rPr>
      </w:pPr>
      <w:r w:rsidRPr="007417D1">
        <w:rPr>
          <w:sz w:val="20"/>
          <w:szCs w:val="20"/>
        </w:rPr>
        <w:t>The Company has guaranteed all outstanding third-party debt of WE LLC. Under the terms of the guarantee, the creditors of WE LLC have recourse to the Company for payment in the event of default. The guarantee does not extend to the assets of the West End property, as the West End LLC agreement governing WE Holdings expressly prohibits the use of those assets to satisfy the obligations of other entities.</w:t>
      </w:r>
    </w:p>
    <w:p w14:paraId="2438CBD3" w14:textId="77777777" w:rsidR="007417D1" w:rsidRPr="007417D1" w:rsidRDefault="007417D1" w:rsidP="00D6074D">
      <w:pPr>
        <w:jc w:val="both"/>
        <w:rPr>
          <w:sz w:val="20"/>
          <w:szCs w:val="20"/>
        </w:rPr>
      </w:pPr>
    </w:p>
    <w:p w14:paraId="266A488E" w14:textId="77777777" w:rsidR="007417D1" w:rsidRPr="007417D1" w:rsidRDefault="007417D1" w:rsidP="00D6074D">
      <w:pPr>
        <w:jc w:val="both"/>
        <w:rPr>
          <w:sz w:val="20"/>
          <w:szCs w:val="20"/>
        </w:rPr>
      </w:pPr>
      <w:r w:rsidRPr="007417D1">
        <w:rPr>
          <w:sz w:val="20"/>
          <w:szCs w:val="20"/>
        </w:rPr>
        <w:t>As of December 31, 2024, the aggregate principal amount of WE LLC’s third-party debt outstanding was approximately $118.7 million. The Company has evaluated the likelihood of payment under this guarantee and has concluded that, based on current information, no liability has been recorded related to the guarantee as of December 31, 2024.</w:t>
      </w:r>
    </w:p>
    <w:p w14:paraId="02C2FBE8" w14:textId="77777777" w:rsidR="007417D1" w:rsidRDefault="007417D1" w:rsidP="007417D1">
      <w:pPr>
        <w:jc w:val="both"/>
        <w:rPr>
          <w:sz w:val="20"/>
          <w:szCs w:val="20"/>
        </w:rPr>
      </w:pPr>
    </w:p>
    <w:p w14:paraId="566E2B01" w14:textId="252919F6" w:rsidR="007417D1" w:rsidRPr="007417D1" w:rsidRDefault="00A9707C" w:rsidP="00D6074D">
      <w:pPr>
        <w:jc w:val="both"/>
        <w:rPr>
          <w:sz w:val="20"/>
          <w:szCs w:val="20"/>
        </w:rPr>
      </w:pPr>
      <w:ins w:id="136" w:author="Kyle Condon" w:date="2026-02-25T12:42:00Z" w16du:dateUtc="2026-02-25T19:42:00Z">
        <w:r>
          <w:rPr>
            <w:bCs/>
            <w:sz w:val="20"/>
            <w:szCs w:val="20"/>
          </w:rPr>
          <w:t xml:space="preserve">The Company’s </w:t>
        </w:r>
        <w:r w:rsidRPr="00C53D85">
          <w:rPr>
            <w:bCs/>
            <w:sz w:val="20"/>
            <w:szCs w:val="20"/>
          </w:rPr>
          <w:t xml:space="preserve">maximum exposure to loss is limited to its equity investment and its guarantee of </w:t>
        </w:r>
        <w:r>
          <w:rPr>
            <w:bCs/>
            <w:sz w:val="20"/>
            <w:szCs w:val="20"/>
          </w:rPr>
          <w:t>WE LLC’s</w:t>
        </w:r>
        <w:r w:rsidRPr="00C53D85">
          <w:rPr>
            <w:bCs/>
            <w:sz w:val="20"/>
            <w:szCs w:val="20"/>
          </w:rPr>
          <w:t xml:space="preserve"> $</w:t>
        </w:r>
      </w:ins>
      <w:ins w:id="137" w:author="Kyle Condon" w:date="2026-02-25T12:43:00Z" w16du:dateUtc="2026-02-25T19:43:00Z">
        <w:r>
          <w:rPr>
            <w:bCs/>
            <w:sz w:val="20"/>
            <w:szCs w:val="20"/>
          </w:rPr>
          <w:t>118</w:t>
        </w:r>
      </w:ins>
      <w:ins w:id="138" w:author="Kyle Condon" w:date="2026-02-25T12:42:00Z" w16du:dateUtc="2026-02-25T19:42:00Z">
        <w:r w:rsidRPr="00C53D85">
          <w:rPr>
            <w:bCs/>
            <w:sz w:val="20"/>
            <w:szCs w:val="20"/>
          </w:rPr>
          <w:t>.</w:t>
        </w:r>
      </w:ins>
      <w:ins w:id="139" w:author="Kyle Condon" w:date="2026-02-25T12:43:00Z" w16du:dateUtc="2026-02-25T19:43:00Z">
        <w:r>
          <w:rPr>
            <w:bCs/>
            <w:sz w:val="20"/>
            <w:szCs w:val="20"/>
          </w:rPr>
          <w:t>7</w:t>
        </w:r>
      </w:ins>
      <w:ins w:id="140" w:author="Kyle Condon" w:date="2026-02-25T12:42:00Z" w16du:dateUtc="2026-02-25T19:42:00Z">
        <w:r w:rsidRPr="00C53D85">
          <w:rPr>
            <w:bCs/>
            <w:sz w:val="20"/>
            <w:szCs w:val="20"/>
          </w:rPr>
          <w:t xml:space="preserve"> million third-party debt.</w:t>
        </w:r>
        <w:r>
          <w:rPr>
            <w:bCs/>
            <w:sz w:val="20"/>
            <w:szCs w:val="20"/>
          </w:rPr>
          <w:t xml:space="preserve"> </w:t>
        </w:r>
      </w:ins>
      <w:del w:id="141" w:author="Kyle Condon" w:date="2026-02-25T12:42:00Z" w16du:dateUtc="2026-02-25T19:42:00Z">
        <w:r w:rsidR="007417D1" w:rsidRPr="007417D1" w:rsidDel="00A9707C">
          <w:rPr>
            <w:sz w:val="20"/>
            <w:szCs w:val="20"/>
          </w:rPr>
          <w:delText>The Company’s exposure under the guarantee is limited to the outstanding debt of WE LLC</w:delText>
        </w:r>
      </w:del>
      <w:del w:id="142" w:author="Kyle Condon" w:date="2026-02-25T12:43:00Z" w16du:dateUtc="2026-02-25T19:43:00Z">
        <w:r w:rsidR="007417D1" w:rsidRPr="007417D1" w:rsidDel="00A9707C">
          <w:rPr>
            <w:sz w:val="20"/>
            <w:szCs w:val="20"/>
          </w:rPr>
          <w:delText xml:space="preserve">. </w:delText>
        </w:r>
      </w:del>
      <w:r w:rsidR="007417D1" w:rsidRPr="007417D1">
        <w:rPr>
          <w:sz w:val="20"/>
          <w:szCs w:val="20"/>
        </w:rPr>
        <w:t>The Company does not anticipate a material impact to its financial position from this guarantee; however, actual amounts paid, if any, could differ from the estimates provided above depending on future events, including the financial performance of WE LLC and the collectability of amounts from its third-party lenders.</w:t>
      </w:r>
    </w:p>
    <w:p w14:paraId="5E16C9AA" w14:textId="77777777" w:rsidR="007417D1" w:rsidRPr="00C53D85" w:rsidRDefault="007417D1" w:rsidP="00F92FCC">
      <w:pPr>
        <w:jc w:val="both"/>
        <w:rPr>
          <w:sz w:val="20"/>
          <w:szCs w:val="20"/>
        </w:rPr>
      </w:pPr>
    </w:p>
    <w:p w14:paraId="0991B088" w14:textId="6E456C5F" w:rsidR="00501091" w:rsidRDefault="00C3676C" w:rsidP="00F92FCC">
      <w:pPr>
        <w:jc w:val="both"/>
        <w:rPr>
          <w:sz w:val="20"/>
          <w:szCs w:val="20"/>
        </w:rPr>
      </w:pPr>
      <w:r w:rsidRPr="00F34AF3">
        <w:rPr>
          <w:sz w:val="20"/>
          <w:szCs w:val="20"/>
        </w:rPr>
        <w:t xml:space="preserve">During the year ended December 31, 2024, the Company identified a triggering event related to a known decline in the value of its’ investment in WE Holdings. This decline reflected adverse changes in local market conditions and expected cash flows associated with the property. </w:t>
      </w:r>
      <w:r w:rsidR="0009678D" w:rsidRPr="00F34AF3">
        <w:rPr>
          <w:sz w:val="20"/>
          <w:szCs w:val="20"/>
        </w:rPr>
        <w:t xml:space="preserve">As </w:t>
      </w:r>
      <w:r w:rsidRPr="00F34AF3">
        <w:rPr>
          <w:sz w:val="20"/>
          <w:szCs w:val="20"/>
        </w:rPr>
        <w:t xml:space="preserve">a result of this triggering event, </w:t>
      </w:r>
      <w:r w:rsidR="0009678D" w:rsidRPr="00F34AF3">
        <w:rPr>
          <w:sz w:val="20"/>
          <w:szCs w:val="20"/>
        </w:rPr>
        <w:t xml:space="preserve">management determined that the investment was </w:t>
      </w:r>
      <w:r w:rsidR="00D54FD0">
        <w:rPr>
          <w:sz w:val="20"/>
          <w:szCs w:val="20"/>
        </w:rPr>
        <w:t>not recoverable</w:t>
      </w:r>
      <w:r w:rsidR="0009678D" w:rsidRPr="00F34AF3">
        <w:rPr>
          <w:sz w:val="20"/>
          <w:szCs w:val="20"/>
        </w:rPr>
        <w:t xml:space="preserve">. Accordingly, the Company recognized an impairment loss of approximately $10.8 million, representing the full carrying amount of the investment, resulting in a zero balance as of December 31, 2024. In addition, the Company recognized an impairment loss of approximately $11.5 million related to loans receivable due from WE Holdings LLC </w:t>
      </w:r>
      <w:r w:rsidR="00D54FD0">
        <w:rPr>
          <w:sz w:val="20"/>
          <w:szCs w:val="20"/>
        </w:rPr>
        <w:t xml:space="preserve">which were also not recoverable </w:t>
      </w:r>
      <w:r w:rsidR="0009678D" w:rsidRPr="00F34AF3">
        <w:rPr>
          <w:sz w:val="20"/>
          <w:szCs w:val="20"/>
        </w:rPr>
        <w:t>as of December 31, 2024.</w:t>
      </w:r>
    </w:p>
    <w:p w14:paraId="1AC9BE52" w14:textId="77777777" w:rsidR="0009678D" w:rsidRPr="00C53D85" w:rsidRDefault="0009678D" w:rsidP="00F92FCC">
      <w:pPr>
        <w:jc w:val="both"/>
        <w:rPr>
          <w:sz w:val="20"/>
          <w:szCs w:val="20"/>
        </w:rPr>
      </w:pPr>
    </w:p>
    <w:p w14:paraId="107DB8B6" w14:textId="785B6FB8" w:rsidR="003F495C" w:rsidRDefault="00DB1212" w:rsidP="004E7C90">
      <w:pPr>
        <w:jc w:val="both"/>
        <w:outlineLvl w:val="3"/>
        <w:rPr>
          <w:bCs/>
          <w:i/>
          <w:iCs/>
          <w:sz w:val="20"/>
          <w:szCs w:val="20"/>
          <w:u w:val="single"/>
        </w:rPr>
      </w:pPr>
      <w:r>
        <w:rPr>
          <w:bCs/>
          <w:i/>
          <w:iCs/>
          <w:sz w:val="20"/>
          <w:szCs w:val="20"/>
          <w:u w:val="single"/>
        </w:rPr>
        <w:t xml:space="preserve">535 Main Street Owner LLC </w:t>
      </w:r>
    </w:p>
    <w:p w14:paraId="6C889B01" w14:textId="77777777" w:rsidR="00360FFC" w:rsidRDefault="00360FFC" w:rsidP="002F617C">
      <w:pPr>
        <w:jc w:val="both"/>
        <w:rPr>
          <w:bCs/>
          <w:i/>
          <w:iCs/>
          <w:sz w:val="20"/>
          <w:szCs w:val="20"/>
          <w:u w:val="single"/>
        </w:rPr>
      </w:pPr>
    </w:p>
    <w:p w14:paraId="770A28F3" w14:textId="79BC2604" w:rsidR="00D369B7" w:rsidRDefault="00D369B7" w:rsidP="002F617C">
      <w:pPr>
        <w:jc w:val="both"/>
        <w:rPr>
          <w:sz w:val="20"/>
          <w:szCs w:val="20"/>
        </w:rPr>
      </w:pPr>
      <w:r w:rsidRPr="00C53D85">
        <w:rPr>
          <w:sz w:val="20"/>
          <w:szCs w:val="20"/>
        </w:rPr>
        <w:t xml:space="preserve">On </w:t>
      </w:r>
      <w:r>
        <w:rPr>
          <w:sz w:val="20"/>
          <w:szCs w:val="20"/>
        </w:rPr>
        <w:t>July 22, 2021</w:t>
      </w:r>
      <w:r w:rsidRPr="00C53D85">
        <w:rPr>
          <w:sz w:val="20"/>
          <w:szCs w:val="20"/>
        </w:rPr>
        <w:t xml:space="preserve">, </w:t>
      </w:r>
      <w:r>
        <w:rPr>
          <w:sz w:val="20"/>
          <w:szCs w:val="20"/>
        </w:rPr>
        <w:t xml:space="preserve">prior to </w:t>
      </w:r>
      <w:r w:rsidR="00922EE5">
        <w:rPr>
          <w:sz w:val="20"/>
          <w:szCs w:val="20"/>
        </w:rPr>
        <w:t>the Formation</w:t>
      </w:r>
      <w:r>
        <w:rPr>
          <w:sz w:val="20"/>
          <w:szCs w:val="20"/>
        </w:rPr>
        <w:t xml:space="preserve"> </w:t>
      </w:r>
      <w:r w:rsidR="0065248B">
        <w:rPr>
          <w:sz w:val="20"/>
          <w:szCs w:val="20"/>
        </w:rPr>
        <w:t>D</w:t>
      </w:r>
      <w:r>
        <w:rPr>
          <w:sz w:val="20"/>
          <w:szCs w:val="20"/>
        </w:rPr>
        <w:t>ate, NIP assigned its</w:t>
      </w:r>
      <w:r w:rsidR="00D32FF2">
        <w:rPr>
          <w:sz w:val="20"/>
          <w:szCs w:val="20"/>
        </w:rPr>
        <w:t xml:space="preserve"> </w:t>
      </w:r>
      <w:r>
        <w:rPr>
          <w:sz w:val="20"/>
          <w:szCs w:val="20"/>
        </w:rPr>
        <w:t xml:space="preserve">purchase rights and ownership interest </w:t>
      </w:r>
      <w:r w:rsidRPr="00C53D85">
        <w:rPr>
          <w:sz w:val="20"/>
          <w:szCs w:val="20"/>
        </w:rPr>
        <w:t xml:space="preserve">in </w:t>
      </w:r>
      <w:r>
        <w:rPr>
          <w:sz w:val="20"/>
          <w:szCs w:val="20"/>
        </w:rPr>
        <w:t xml:space="preserve">a </w:t>
      </w:r>
      <w:r w:rsidRPr="00C53D85">
        <w:rPr>
          <w:sz w:val="20"/>
          <w:szCs w:val="20"/>
        </w:rPr>
        <w:t xml:space="preserve">multifamily real estate property located at 535 Main Street, Nashville TN (“Stacks </w:t>
      </w:r>
      <w:r>
        <w:rPr>
          <w:sz w:val="20"/>
          <w:szCs w:val="20"/>
        </w:rPr>
        <w:t>P</w:t>
      </w:r>
      <w:r w:rsidRPr="00C53D85">
        <w:rPr>
          <w:sz w:val="20"/>
          <w:szCs w:val="20"/>
        </w:rPr>
        <w:t>roperty”)</w:t>
      </w:r>
      <w:r>
        <w:rPr>
          <w:sz w:val="20"/>
          <w:szCs w:val="20"/>
        </w:rPr>
        <w:t xml:space="preserve"> to the Company. Previously, NIP had made an equity contribution in </w:t>
      </w:r>
      <w:r w:rsidRPr="00C53D85">
        <w:rPr>
          <w:sz w:val="20"/>
          <w:szCs w:val="20"/>
        </w:rPr>
        <w:t>535 Main Street Owner LLC (“Stacks”), which was formed to serve as the direct property-owning entity</w:t>
      </w:r>
      <w:r>
        <w:rPr>
          <w:sz w:val="20"/>
          <w:szCs w:val="20"/>
        </w:rPr>
        <w:t>. In conjunction with NIP transferring their ownership interest in Stacks to the Company</w:t>
      </w:r>
      <w:r w:rsidRPr="00C53D85">
        <w:rPr>
          <w:sz w:val="20"/>
          <w:szCs w:val="20"/>
        </w:rPr>
        <w:t xml:space="preserve">, 535 Main Street Holdings LLC (“Stacks Holdings”) was formed as the </w:t>
      </w:r>
      <w:r w:rsidRPr="00C53D85">
        <w:rPr>
          <w:sz w:val="20"/>
          <w:szCs w:val="20"/>
        </w:rPr>
        <w:lastRenderedPageBreak/>
        <w:t xml:space="preserve">parent holding company of Stacks, with </w:t>
      </w:r>
      <w:r>
        <w:rPr>
          <w:sz w:val="20"/>
          <w:szCs w:val="20"/>
        </w:rPr>
        <w:t xml:space="preserve">a wholly-owned subsidiary of the Company </w:t>
      </w:r>
      <w:r w:rsidRPr="00C53D85">
        <w:rPr>
          <w:sz w:val="20"/>
          <w:szCs w:val="20"/>
        </w:rPr>
        <w:t>(the “Stacks Sponsor”) initially serving as the sole equity member of Stacks Holdings.</w:t>
      </w:r>
      <w:r>
        <w:rPr>
          <w:sz w:val="20"/>
          <w:szCs w:val="20"/>
        </w:rPr>
        <w:t xml:space="preserve"> Stacks was governed by a limited liability agreement (the “Stacks LLC Agreement”).</w:t>
      </w:r>
    </w:p>
    <w:p w14:paraId="5BD1F9D2" w14:textId="77777777" w:rsidR="00D369B7" w:rsidRDefault="00D369B7" w:rsidP="00D369B7">
      <w:pPr>
        <w:keepNext/>
        <w:keepLines/>
        <w:widowControl w:val="0"/>
        <w:jc w:val="both"/>
        <w:rPr>
          <w:sz w:val="20"/>
          <w:szCs w:val="20"/>
        </w:rPr>
      </w:pPr>
    </w:p>
    <w:p w14:paraId="69E6C0B0" w14:textId="77777777" w:rsidR="00D369B7" w:rsidRPr="00C53D85" w:rsidRDefault="00D369B7" w:rsidP="00D369B7">
      <w:pPr>
        <w:keepNext/>
        <w:keepLines/>
        <w:widowControl w:val="0"/>
        <w:jc w:val="both"/>
        <w:rPr>
          <w:sz w:val="20"/>
          <w:szCs w:val="20"/>
        </w:rPr>
      </w:pPr>
      <w:r w:rsidRPr="00C53D85">
        <w:rPr>
          <w:sz w:val="20"/>
          <w:szCs w:val="20"/>
        </w:rPr>
        <w:t>To fund the acquisition, Stacks was capitalized with $22.8 million in equity contributed by the Stacks Sponsor and $60.1 million</w:t>
      </w:r>
      <w:r>
        <w:rPr>
          <w:sz w:val="20"/>
          <w:szCs w:val="20"/>
        </w:rPr>
        <w:t xml:space="preserve">, net of issuance costs, </w:t>
      </w:r>
      <w:r w:rsidRPr="00C53D85">
        <w:rPr>
          <w:sz w:val="20"/>
          <w:szCs w:val="20"/>
        </w:rPr>
        <w:t xml:space="preserve">in third-party debt financing. The property, along with its associated leases and an interest rate cap agreement with a third-party lender, was pledged as collateral for the financing. </w:t>
      </w:r>
      <w:r w:rsidRPr="00431722">
        <w:rPr>
          <w:sz w:val="20"/>
          <w:szCs w:val="20"/>
        </w:rPr>
        <w:t xml:space="preserve">The purchase of the Stacks </w:t>
      </w:r>
      <w:r w:rsidRPr="00F830A8">
        <w:rPr>
          <w:sz w:val="20"/>
          <w:szCs w:val="20"/>
        </w:rPr>
        <w:t>P</w:t>
      </w:r>
      <w:r w:rsidRPr="00431722">
        <w:rPr>
          <w:sz w:val="20"/>
          <w:szCs w:val="20"/>
        </w:rPr>
        <w:t>roperty closed</w:t>
      </w:r>
      <w:r>
        <w:rPr>
          <w:sz w:val="20"/>
          <w:szCs w:val="20"/>
        </w:rPr>
        <w:t xml:space="preserve"> on July 22, 2021</w:t>
      </w:r>
      <w:r w:rsidRPr="00431722">
        <w:rPr>
          <w:sz w:val="20"/>
          <w:szCs w:val="20"/>
        </w:rPr>
        <w:t>, with a total purchase price of approximately $79.0 million, using the combination of equity contributions and debt proceeds.</w:t>
      </w:r>
      <w:r>
        <w:rPr>
          <w:sz w:val="20"/>
          <w:szCs w:val="20"/>
        </w:rPr>
        <w:t xml:space="preserve"> </w:t>
      </w:r>
    </w:p>
    <w:p w14:paraId="3C1C687E" w14:textId="77777777" w:rsidR="00D369B7" w:rsidRDefault="00D369B7" w:rsidP="00D369B7">
      <w:pPr>
        <w:keepNext/>
        <w:keepLines/>
        <w:widowControl w:val="0"/>
        <w:jc w:val="both"/>
        <w:rPr>
          <w:sz w:val="20"/>
          <w:szCs w:val="20"/>
        </w:rPr>
      </w:pPr>
    </w:p>
    <w:p w14:paraId="27E798AA" w14:textId="00CEEAC6" w:rsidR="001F6F4D" w:rsidRDefault="00D369B7" w:rsidP="00D369B7">
      <w:pPr>
        <w:keepNext/>
        <w:keepLines/>
        <w:widowControl w:val="0"/>
        <w:jc w:val="both"/>
        <w:rPr>
          <w:sz w:val="20"/>
          <w:szCs w:val="20"/>
        </w:rPr>
      </w:pPr>
      <w:r>
        <w:rPr>
          <w:sz w:val="20"/>
          <w:szCs w:val="20"/>
        </w:rPr>
        <w:t xml:space="preserve">In December 2021, </w:t>
      </w:r>
      <w:r w:rsidRPr="00C53D85">
        <w:rPr>
          <w:sz w:val="20"/>
          <w:szCs w:val="20"/>
        </w:rPr>
        <w:t xml:space="preserve">the Stacks Sponsor sold an 80% equity interest in Stacks Holdings to two unrelated third-party investors (the “Stacks Third-party Members”) for aggregate proceeds of $18.2 million, retaining a 20% ownership interest. </w:t>
      </w:r>
    </w:p>
    <w:p w14:paraId="58ADC22F" w14:textId="77777777" w:rsidR="001F6F4D" w:rsidRDefault="001F6F4D" w:rsidP="00D369B7">
      <w:pPr>
        <w:keepNext/>
        <w:keepLines/>
        <w:widowControl w:val="0"/>
        <w:jc w:val="both"/>
        <w:rPr>
          <w:sz w:val="20"/>
          <w:szCs w:val="20"/>
        </w:rPr>
      </w:pPr>
    </w:p>
    <w:p w14:paraId="1AD145F1" w14:textId="41519128" w:rsidR="00D369B7" w:rsidRPr="00C53D85" w:rsidRDefault="00D44C5B" w:rsidP="00D369B7">
      <w:pPr>
        <w:keepNext/>
        <w:keepLines/>
        <w:widowControl w:val="0"/>
        <w:jc w:val="both"/>
        <w:rPr>
          <w:sz w:val="20"/>
          <w:szCs w:val="20"/>
        </w:rPr>
      </w:pPr>
      <w:r>
        <w:rPr>
          <w:sz w:val="20"/>
          <w:szCs w:val="20"/>
        </w:rPr>
        <w:t xml:space="preserve">As </w:t>
      </w:r>
      <w:r w:rsidR="00D369B7" w:rsidRPr="00C53D85">
        <w:rPr>
          <w:sz w:val="20"/>
          <w:szCs w:val="20"/>
        </w:rPr>
        <w:t xml:space="preserve">Stacks and its subsidiaries meet the definition of a VIE primarily due to fact that the equity at risk is not sufficient to permit the entity to finance its activities without additional subordinated financial support (e.g., through member loans). </w:t>
      </w:r>
    </w:p>
    <w:p w14:paraId="7E3F9BC2" w14:textId="3978D694" w:rsidR="008F0E01" w:rsidRDefault="008F0E01" w:rsidP="008F0E01">
      <w:pPr>
        <w:spacing w:before="120" w:after="120"/>
        <w:jc w:val="both"/>
        <w:rPr>
          <w:sz w:val="20"/>
          <w:szCs w:val="20"/>
        </w:rPr>
      </w:pPr>
      <w:r w:rsidRPr="00771036">
        <w:rPr>
          <w:sz w:val="20"/>
          <w:szCs w:val="20"/>
        </w:rPr>
        <w:t xml:space="preserve">Although </w:t>
      </w:r>
      <w:r>
        <w:rPr>
          <w:sz w:val="20"/>
          <w:szCs w:val="20"/>
        </w:rPr>
        <w:t xml:space="preserve">the </w:t>
      </w:r>
      <w:r w:rsidR="00BF24A3">
        <w:rPr>
          <w:sz w:val="20"/>
          <w:szCs w:val="20"/>
        </w:rPr>
        <w:t>Company,</w:t>
      </w:r>
      <w:r w:rsidRPr="00771036">
        <w:rPr>
          <w:sz w:val="20"/>
          <w:szCs w:val="20"/>
        </w:rPr>
        <w:t xml:space="preserve"> through its wholly</w:t>
      </w:r>
      <w:ins w:id="143" w:author="Kyle Condon" w:date="2026-02-25T11:35:00Z" w16du:dateUtc="2026-02-25T18:35:00Z">
        <w:r w:rsidR="004D5FF8">
          <w:rPr>
            <w:sz w:val="20"/>
            <w:szCs w:val="20"/>
          </w:rPr>
          <w:t>-</w:t>
        </w:r>
      </w:ins>
      <w:del w:id="144" w:author="Kyle Condon" w:date="2026-02-25T11:35:00Z" w16du:dateUtc="2026-02-25T18:35:00Z">
        <w:r w:rsidRPr="00771036" w:rsidDel="004D5FF8">
          <w:rPr>
            <w:sz w:val="20"/>
            <w:szCs w:val="20"/>
          </w:rPr>
          <w:delText xml:space="preserve"> </w:delText>
        </w:r>
      </w:del>
      <w:r w:rsidRPr="00771036">
        <w:rPr>
          <w:sz w:val="20"/>
          <w:szCs w:val="20"/>
        </w:rPr>
        <w:t xml:space="preserve">owned subsidiary, holds a 20% voting interest in </w:t>
      </w:r>
      <w:r>
        <w:rPr>
          <w:sz w:val="20"/>
          <w:szCs w:val="20"/>
        </w:rPr>
        <w:t>Stacks</w:t>
      </w:r>
      <w:r w:rsidRPr="00771036">
        <w:rPr>
          <w:sz w:val="20"/>
          <w:szCs w:val="20"/>
        </w:rPr>
        <w:t xml:space="preserve"> the Company evaluated its involvement and determined that it does not possess the power to direct the activities that most significantly impact </w:t>
      </w:r>
      <w:r>
        <w:rPr>
          <w:sz w:val="20"/>
          <w:szCs w:val="20"/>
        </w:rPr>
        <w:t>Stacks’</w:t>
      </w:r>
      <w:r w:rsidRPr="00771036">
        <w:rPr>
          <w:sz w:val="20"/>
          <w:szCs w:val="20"/>
        </w:rPr>
        <w:t xml:space="preserve"> economic performance. Based on this assessment, the Company concluded that it is not required to consolidate </w:t>
      </w:r>
      <w:r>
        <w:rPr>
          <w:sz w:val="20"/>
          <w:szCs w:val="20"/>
        </w:rPr>
        <w:t xml:space="preserve">Stacks. However, given their equity ownership, the Company has </w:t>
      </w:r>
      <w:r w:rsidRPr="003A7C35">
        <w:rPr>
          <w:sz w:val="20"/>
          <w:szCs w:val="20"/>
        </w:rPr>
        <w:t xml:space="preserve">significant influence over </w:t>
      </w:r>
      <w:r>
        <w:rPr>
          <w:sz w:val="20"/>
          <w:szCs w:val="20"/>
        </w:rPr>
        <w:t xml:space="preserve">the </w:t>
      </w:r>
      <w:r w:rsidRPr="003A7C35">
        <w:rPr>
          <w:sz w:val="20"/>
          <w:szCs w:val="20"/>
        </w:rPr>
        <w:t>operating and financial policies</w:t>
      </w:r>
      <w:r>
        <w:rPr>
          <w:sz w:val="20"/>
          <w:szCs w:val="20"/>
        </w:rPr>
        <w:t xml:space="preserve"> of Stacks. </w:t>
      </w:r>
      <w:r w:rsidRPr="003A7C35">
        <w:rPr>
          <w:sz w:val="20"/>
          <w:szCs w:val="20"/>
        </w:rPr>
        <w:t>Accordingly, the investment is accounted for under the equity method.</w:t>
      </w:r>
    </w:p>
    <w:p w14:paraId="237B3A2B" w14:textId="0F9D5F6F" w:rsidR="009122F2" w:rsidRPr="00C53D85" w:rsidRDefault="009122F2" w:rsidP="003A7C35">
      <w:pPr>
        <w:spacing w:before="120" w:after="120"/>
        <w:jc w:val="both"/>
        <w:rPr>
          <w:sz w:val="20"/>
          <w:szCs w:val="20"/>
        </w:rPr>
      </w:pPr>
      <w:r w:rsidRPr="00C53D85">
        <w:rPr>
          <w:sz w:val="20"/>
          <w:szCs w:val="20"/>
        </w:rPr>
        <w:t>As the Company</w:t>
      </w:r>
      <w:r>
        <w:rPr>
          <w:sz w:val="20"/>
          <w:szCs w:val="20"/>
        </w:rPr>
        <w:t xml:space="preserve">’s investment in </w:t>
      </w:r>
      <w:r w:rsidR="003A7C35">
        <w:rPr>
          <w:sz w:val="20"/>
          <w:szCs w:val="20"/>
        </w:rPr>
        <w:t>Stacks</w:t>
      </w:r>
      <w:r>
        <w:rPr>
          <w:sz w:val="20"/>
          <w:szCs w:val="20"/>
        </w:rPr>
        <w:t xml:space="preserve"> was made exclusively in </w:t>
      </w:r>
      <w:r w:rsidRPr="00C53D85">
        <w:rPr>
          <w:sz w:val="20"/>
          <w:szCs w:val="20"/>
        </w:rPr>
        <w:t>cash, the Company initially record</w:t>
      </w:r>
      <w:r w:rsidR="004F70E8">
        <w:rPr>
          <w:sz w:val="20"/>
          <w:szCs w:val="20"/>
        </w:rPr>
        <w:t>ed</w:t>
      </w:r>
      <w:r w:rsidRPr="00C53D85">
        <w:rPr>
          <w:sz w:val="20"/>
          <w:szCs w:val="20"/>
        </w:rPr>
        <w:t xml:space="preserve"> </w:t>
      </w:r>
      <w:r w:rsidR="004F70E8">
        <w:rPr>
          <w:sz w:val="20"/>
          <w:szCs w:val="20"/>
        </w:rPr>
        <w:t xml:space="preserve">the investment </w:t>
      </w:r>
      <w:r w:rsidRPr="00C53D85">
        <w:rPr>
          <w:sz w:val="20"/>
          <w:szCs w:val="20"/>
        </w:rPr>
        <w:t xml:space="preserve">as a single amount equal to the consideration paid into </w:t>
      </w:r>
      <w:r w:rsidR="003A7C35">
        <w:rPr>
          <w:sz w:val="20"/>
          <w:szCs w:val="20"/>
        </w:rPr>
        <w:t xml:space="preserve">Stacks </w:t>
      </w:r>
      <w:r w:rsidRPr="00C53D85">
        <w:rPr>
          <w:sz w:val="20"/>
          <w:szCs w:val="20"/>
        </w:rPr>
        <w:t>plus any direct transaction costs incurred to acquire the investment.</w:t>
      </w:r>
      <w:r w:rsidR="005648CF">
        <w:rPr>
          <w:sz w:val="20"/>
          <w:szCs w:val="20"/>
        </w:rPr>
        <w:t xml:space="preserve"> </w:t>
      </w:r>
      <w:r w:rsidR="00A15D54">
        <w:rPr>
          <w:sz w:val="20"/>
          <w:szCs w:val="20"/>
        </w:rPr>
        <w:t xml:space="preserve">The Company concluded that the investment in Stacks met the definition of an asset acquisition. </w:t>
      </w:r>
      <w:r w:rsidR="008F0E01">
        <w:rPr>
          <w:sz w:val="20"/>
          <w:szCs w:val="20"/>
        </w:rPr>
        <w:t>I</w:t>
      </w:r>
      <w:r w:rsidR="005648CF">
        <w:rPr>
          <w:sz w:val="20"/>
          <w:szCs w:val="20"/>
        </w:rPr>
        <w:t xml:space="preserve">n connection with the reset in basis as of August 8, 2022, the </w:t>
      </w:r>
      <w:r w:rsidRPr="00A72A3E">
        <w:rPr>
          <w:sz w:val="20"/>
          <w:szCs w:val="20"/>
        </w:rPr>
        <w:t>Company determined that the total fair value of</w:t>
      </w:r>
      <w:r w:rsidR="003A7C35">
        <w:rPr>
          <w:sz w:val="20"/>
          <w:szCs w:val="20"/>
        </w:rPr>
        <w:t xml:space="preserve"> Stacks</w:t>
      </w:r>
      <w:r w:rsidRPr="00A72A3E">
        <w:rPr>
          <w:sz w:val="20"/>
          <w:szCs w:val="20"/>
        </w:rPr>
        <w:t xml:space="preserve"> as of August 8, 2022, </w:t>
      </w:r>
      <w:r w:rsidR="000F20E1">
        <w:rPr>
          <w:sz w:val="20"/>
          <w:szCs w:val="20"/>
        </w:rPr>
        <w:t xml:space="preserve">noting a total net fair value of net assets of approximately </w:t>
      </w:r>
      <w:r w:rsidRPr="00A72A3E">
        <w:rPr>
          <w:sz w:val="20"/>
          <w:szCs w:val="20"/>
        </w:rPr>
        <w:t>$</w:t>
      </w:r>
      <w:r w:rsidR="001563F2">
        <w:rPr>
          <w:sz w:val="20"/>
          <w:szCs w:val="20"/>
        </w:rPr>
        <w:t>36.5</w:t>
      </w:r>
      <w:r w:rsidRPr="00A72A3E">
        <w:rPr>
          <w:sz w:val="20"/>
          <w:szCs w:val="20"/>
        </w:rPr>
        <w:t xml:space="preserve"> million</w:t>
      </w:r>
      <w:r w:rsidR="000E6CDD">
        <w:rPr>
          <w:sz w:val="20"/>
          <w:szCs w:val="20"/>
        </w:rPr>
        <w:t xml:space="preserve"> primarily consisting of the ascribed fair to the Stacks property of approximately </w:t>
      </w:r>
      <w:r w:rsidR="00533558">
        <w:rPr>
          <w:sz w:val="20"/>
          <w:szCs w:val="20"/>
        </w:rPr>
        <w:t>$95.0</w:t>
      </w:r>
      <w:r w:rsidR="000E6CDD">
        <w:rPr>
          <w:sz w:val="20"/>
          <w:szCs w:val="20"/>
        </w:rPr>
        <w:t xml:space="preserve"> million, which was </w:t>
      </w:r>
      <w:r w:rsidR="0037345B">
        <w:rPr>
          <w:sz w:val="20"/>
          <w:szCs w:val="20"/>
        </w:rPr>
        <w:t xml:space="preserve">predominately </w:t>
      </w:r>
      <w:r w:rsidR="000E6CDD">
        <w:rPr>
          <w:sz w:val="20"/>
          <w:szCs w:val="20"/>
        </w:rPr>
        <w:t>offset by senior debt outstanding of approximately $</w:t>
      </w:r>
      <w:r w:rsidR="001D17E0">
        <w:rPr>
          <w:sz w:val="20"/>
          <w:szCs w:val="20"/>
        </w:rPr>
        <w:t>60.1</w:t>
      </w:r>
      <w:r w:rsidR="000E6CDD">
        <w:rPr>
          <w:sz w:val="20"/>
          <w:szCs w:val="20"/>
        </w:rPr>
        <w:t xml:space="preserve"> million.</w:t>
      </w:r>
      <w:ins w:id="145" w:author="Kyle Condon" w:date="2026-02-25T12:42:00Z" w16du:dateUtc="2026-02-25T19:42:00Z">
        <w:r w:rsidR="00A9707C">
          <w:rPr>
            <w:sz w:val="20"/>
            <w:szCs w:val="20"/>
          </w:rPr>
          <w:t xml:space="preserve"> </w:t>
        </w:r>
      </w:ins>
      <w:del w:id="146" w:author="Kyle Condon" w:date="2026-02-25T12:42:00Z" w16du:dateUtc="2026-02-25T19:42:00Z">
        <w:r w:rsidR="000E6CDD" w:rsidDel="00A9707C">
          <w:rPr>
            <w:sz w:val="20"/>
            <w:szCs w:val="20"/>
          </w:rPr>
          <w:delText xml:space="preserve"> The remaining net working capital accounts were not material.</w:delText>
        </w:r>
        <w:r w:rsidR="000E6CDD" w:rsidRPr="00B91A45" w:rsidDel="00A9707C">
          <w:rPr>
            <w:sz w:val="20"/>
            <w:szCs w:val="20"/>
          </w:rPr>
          <w:delText xml:space="preserve"> </w:delText>
        </w:r>
      </w:del>
      <w:r w:rsidR="000E6CDD">
        <w:rPr>
          <w:sz w:val="20"/>
          <w:szCs w:val="20"/>
        </w:rPr>
        <w:t xml:space="preserve">The Company’s investment is recorded within </w:t>
      </w:r>
      <w:r w:rsidR="00D1097B">
        <w:rPr>
          <w:sz w:val="20"/>
          <w:szCs w:val="20"/>
        </w:rPr>
        <w:t>e</w:t>
      </w:r>
      <w:r w:rsidR="000E6CDD">
        <w:rPr>
          <w:sz w:val="20"/>
          <w:szCs w:val="20"/>
        </w:rPr>
        <w:t>quity method investments in the Consolidated Balance Sheet.</w:t>
      </w:r>
      <w:r w:rsidR="00DD1EF8">
        <w:rPr>
          <w:sz w:val="20"/>
          <w:szCs w:val="20"/>
        </w:rPr>
        <w:t xml:space="preserve"> </w:t>
      </w:r>
      <w:r w:rsidRPr="00A72A3E">
        <w:rPr>
          <w:sz w:val="20"/>
          <w:szCs w:val="20"/>
        </w:rPr>
        <w:t>Pursuant to the adoption of ASU 2023-05, the Company recognized an initial investment of approximately $</w:t>
      </w:r>
      <w:r w:rsidR="001563F2">
        <w:rPr>
          <w:sz w:val="20"/>
          <w:szCs w:val="20"/>
        </w:rPr>
        <w:t>7.3</w:t>
      </w:r>
      <w:r w:rsidRPr="00A72A3E">
        <w:rPr>
          <w:sz w:val="20"/>
          <w:szCs w:val="20"/>
        </w:rPr>
        <w:t xml:space="preserve"> million under ASC 323, reflecting its 20% voting interest based on the net assets’ fair value at the </w:t>
      </w:r>
      <w:r w:rsidR="0065248B">
        <w:rPr>
          <w:sz w:val="20"/>
          <w:szCs w:val="20"/>
        </w:rPr>
        <w:t>F</w:t>
      </w:r>
      <w:r w:rsidRPr="00A72A3E">
        <w:rPr>
          <w:sz w:val="20"/>
          <w:szCs w:val="20"/>
        </w:rPr>
        <w:t xml:space="preserve">ormation </w:t>
      </w:r>
      <w:r w:rsidR="0065248B">
        <w:rPr>
          <w:sz w:val="20"/>
          <w:szCs w:val="20"/>
        </w:rPr>
        <w:t>D</w:t>
      </w:r>
      <w:r w:rsidRPr="00A72A3E">
        <w:rPr>
          <w:sz w:val="20"/>
          <w:szCs w:val="20"/>
        </w:rPr>
        <w:t>ate.</w:t>
      </w:r>
      <w:r>
        <w:rPr>
          <w:sz w:val="20"/>
          <w:szCs w:val="20"/>
        </w:rPr>
        <w:t xml:space="preserve"> </w:t>
      </w:r>
    </w:p>
    <w:p w14:paraId="704B9228" w14:textId="4A4C8D16" w:rsidR="00460F6C" w:rsidRDefault="001563F2" w:rsidP="004F70E8">
      <w:pPr>
        <w:keepNext/>
        <w:keepLines/>
        <w:widowControl w:val="0"/>
        <w:jc w:val="both"/>
        <w:rPr>
          <w:sz w:val="20"/>
          <w:szCs w:val="20"/>
        </w:rPr>
      </w:pPr>
      <w:r>
        <w:rPr>
          <w:sz w:val="20"/>
          <w:szCs w:val="20"/>
        </w:rPr>
        <w:t xml:space="preserve">During the year ended December 31, 2024, the </w:t>
      </w:r>
      <w:r w:rsidR="002A1A99">
        <w:rPr>
          <w:sz w:val="20"/>
          <w:szCs w:val="20"/>
        </w:rPr>
        <w:t>Company</w:t>
      </w:r>
      <w:r>
        <w:rPr>
          <w:sz w:val="20"/>
          <w:szCs w:val="20"/>
        </w:rPr>
        <w:t xml:space="preserve"> recognized their </w:t>
      </w:r>
      <w:r w:rsidR="002A1A99">
        <w:rPr>
          <w:sz w:val="20"/>
          <w:szCs w:val="20"/>
        </w:rPr>
        <w:t>proportionate</w:t>
      </w:r>
      <w:r>
        <w:rPr>
          <w:sz w:val="20"/>
          <w:szCs w:val="20"/>
        </w:rPr>
        <w:t xml:space="preserve"> share of Stacks’ net loss, resulting in an impact of </w:t>
      </w:r>
      <w:r w:rsidR="00896623">
        <w:rPr>
          <w:sz w:val="20"/>
          <w:szCs w:val="20"/>
        </w:rPr>
        <w:t>approximately</w:t>
      </w:r>
      <w:r>
        <w:rPr>
          <w:sz w:val="20"/>
          <w:szCs w:val="20"/>
        </w:rPr>
        <w:t xml:space="preserve"> </w:t>
      </w:r>
      <w:r w:rsidR="00896623">
        <w:rPr>
          <w:sz w:val="20"/>
          <w:szCs w:val="20"/>
        </w:rPr>
        <w:t>$1.</w:t>
      </w:r>
      <w:r w:rsidR="003A472F">
        <w:rPr>
          <w:sz w:val="20"/>
          <w:szCs w:val="20"/>
        </w:rPr>
        <w:t>6</w:t>
      </w:r>
      <w:r w:rsidR="00896623">
        <w:rPr>
          <w:sz w:val="20"/>
          <w:szCs w:val="20"/>
        </w:rPr>
        <w:t xml:space="preserve"> million loss recognized within </w:t>
      </w:r>
      <w:r w:rsidR="00B93BD6">
        <w:rPr>
          <w:kern w:val="0"/>
          <w:sz w:val="20"/>
          <w:szCs w:val="20"/>
        </w:rPr>
        <w:t>loss on equity method investments</w:t>
      </w:r>
      <w:r w:rsidR="00550807">
        <w:rPr>
          <w:sz w:val="20"/>
          <w:szCs w:val="20"/>
        </w:rPr>
        <w:t xml:space="preserve">, net </w:t>
      </w:r>
      <w:r w:rsidR="00896623">
        <w:rPr>
          <w:sz w:val="20"/>
          <w:szCs w:val="20"/>
        </w:rPr>
        <w:t xml:space="preserve">on the </w:t>
      </w:r>
      <w:r w:rsidR="002A1A99">
        <w:rPr>
          <w:sz w:val="20"/>
          <w:szCs w:val="20"/>
        </w:rPr>
        <w:t>Consolidated</w:t>
      </w:r>
      <w:r w:rsidR="00896623">
        <w:rPr>
          <w:sz w:val="20"/>
          <w:szCs w:val="20"/>
        </w:rPr>
        <w:t xml:space="preserve"> </w:t>
      </w:r>
      <w:r w:rsidR="002A1A99">
        <w:rPr>
          <w:sz w:val="20"/>
          <w:szCs w:val="20"/>
        </w:rPr>
        <w:t>Statement</w:t>
      </w:r>
      <w:r w:rsidR="00896623">
        <w:rPr>
          <w:sz w:val="20"/>
          <w:szCs w:val="20"/>
        </w:rPr>
        <w:t xml:space="preserve"> of Operations. </w:t>
      </w:r>
      <w:r w:rsidR="00460F6C">
        <w:rPr>
          <w:sz w:val="20"/>
          <w:szCs w:val="20"/>
        </w:rPr>
        <w:t xml:space="preserve">As of December 31, 2024, the Company’s investment in Stacks was approximately $3.8 million, included within </w:t>
      </w:r>
      <w:r w:rsidR="00BC6FDE">
        <w:rPr>
          <w:sz w:val="20"/>
          <w:szCs w:val="20"/>
        </w:rPr>
        <w:t>e</w:t>
      </w:r>
      <w:r w:rsidR="00460F6C">
        <w:rPr>
          <w:sz w:val="20"/>
          <w:szCs w:val="20"/>
        </w:rPr>
        <w:t xml:space="preserve">quity method investments in the Consolidated Balance Sheet. </w:t>
      </w:r>
    </w:p>
    <w:p w14:paraId="00692777" w14:textId="77777777" w:rsidR="004F70E8" w:rsidRDefault="004F70E8" w:rsidP="004F70E8">
      <w:pPr>
        <w:keepNext/>
        <w:keepLines/>
        <w:widowControl w:val="0"/>
        <w:jc w:val="both"/>
        <w:rPr>
          <w:sz w:val="20"/>
          <w:szCs w:val="20"/>
        </w:rPr>
      </w:pPr>
    </w:p>
    <w:p w14:paraId="5446F811" w14:textId="7DCD6AEC" w:rsidR="004F70E8" w:rsidRDefault="000B4630" w:rsidP="00CD0365">
      <w:pPr>
        <w:jc w:val="both"/>
        <w:rPr>
          <w:sz w:val="20"/>
          <w:szCs w:val="20"/>
        </w:rPr>
      </w:pPr>
      <w:r>
        <w:rPr>
          <w:sz w:val="20"/>
          <w:szCs w:val="20"/>
        </w:rPr>
        <w:t>With respect to Stacks, as of December 31, 2024, a</w:t>
      </w:r>
      <w:r w:rsidR="004F70E8">
        <w:rPr>
          <w:sz w:val="20"/>
          <w:szCs w:val="20"/>
        </w:rPr>
        <w:t xml:space="preserve">nd for the entirety of the year ended December 31, 2024, there were no indicators of impairment present, and thus no impairment loss on the investment was recognized. </w:t>
      </w:r>
    </w:p>
    <w:p w14:paraId="1E330BBC" w14:textId="77777777" w:rsidR="00460F6C" w:rsidRDefault="00460F6C" w:rsidP="00460F6C">
      <w:pPr>
        <w:keepNext/>
        <w:keepLines/>
        <w:widowControl w:val="0"/>
        <w:jc w:val="both"/>
        <w:rPr>
          <w:sz w:val="20"/>
          <w:szCs w:val="20"/>
        </w:rPr>
      </w:pPr>
    </w:p>
    <w:p w14:paraId="725F21E1" w14:textId="1195886C" w:rsidR="00A9725C" w:rsidRDefault="00896623" w:rsidP="00A9725C">
      <w:pPr>
        <w:keepNext/>
        <w:keepLines/>
        <w:widowControl w:val="0"/>
        <w:jc w:val="both"/>
        <w:rPr>
          <w:sz w:val="20"/>
          <w:szCs w:val="20"/>
        </w:rPr>
      </w:pPr>
      <w:r w:rsidDel="000E3790">
        <w:rPr>
          <w:sz w:val="20"/>
          <w:szCs w:val="20"/>
        </w:rPr>
        <w:t>Additionally</w:t>
      </w:r>
      <w:r>
        <w:rPr>
          <w:sz w:val="20"/>
          <w:szCs w:val="20"/>
        </w:rPr>
        <w:t>, the Company</w:t>
      </w:r>
      <w:r w:rsidDel="000E3790">
        <w:rPr>
          <w:sz w:val="20"/>
          <w:szCs w:val="20"/>
        </w:rPr>
        <w:t xml:space="preserve"> </w:t>
      </w:r>
      <w:r w:rsidR="00CA3E4E">
        <w:rPr>
          <w:sz w:val="20"/>
          <w:szCs w:val="20"/>
        </w:rPr>
        <w:t>continued to provide ongoing funding</w:t>
      </w:r>
      <w:r w:rsidR="000E3790" w:rsidRPr="00C53D85">
        <w:rPr>
          <w:sz w:val="20"/>
          <w:szCs w:val="20"/>
        </w:rPr>
        <w:t xml:space="preserve"> to </w:t>
      </w:r>
      <w:r w:rsidR="00CA3E4E">
        <w:rPr>
          <w:sz w:val="20"/>
          <w:szCs w:val="20"/>
        </w:rPr>
        <w:t>Stacks in the form of</w:t>
      </w:r>
      <w:r w:rsidR="00CA3E4E" w:rsidRPr="00F653B4">
        <w:rPr>
          <w:sz w:val="20"/>
          <w:szCs w:val="20"/>
        </w:rPr>
        <w:t xml:space="preserve"> </w:t>
      </w:r>
      <w:r w:rsidR="00CA3E4E" w:rsidRPr="00C53D85">
        <w:rPr>
          <w:sz w:val="20"/>
          <w:szCs w:val="20"/>
        </w:rPr>
        <w:t>unsecured, subordinated member loans</w:t>
      </w:r>
      <w:r w:rsidR="00CA3E4E">
        <w:rPr>
          <w:sz w:val="20"/>
          <w:szCs w:val="20"/>
        </w:rPr>
        <w:t xml:space="preserve">, amounting in the aggregate </w:t>
      </w:r>
      <w:r w:rsidR="000E3790" w:rsidRPr="00C53D85">
        <w:rPr>
          <w:sz w:val="20"/>
          <w:szCs w:val="20"/>
        </w:rPr>
        <w:t xml:space="preserve">to </w:t>
      </w:r>
      <w:r w:rsidR="00CA3E4E" w:rsidRPr="00C53D85">
        <w:rPr>
          <w:sz w:val="20"/>
          <w:szCs w:val="20"/>
        </w:rPr>
        <w:t xml:space="preserve">approximately </w:t>
      </w:r>
      <w:r w:rsidR="00A9725C" w:rsidRPr="00C53D85">
        <w:rPr>
          <w:sz w:val="20"/>
          <w:szCs w:val="20"/>
        </w:rPr>
        <w:t>$</w:t>
      </w:r>
      <w:r w:rsidR="000360E6" w:rsidRPr="00C53D85">
        <w:rPr>
          <w:sz w:val="20"/>
          <w:szCs w:val="20"/>
        </w:rPr>
        <w:t>6.</w:t>
      </w:r>
      <w:r w:rsidR="007372CD">
        <w:rPr>
          <w:sz w:val="20"/>
          <w:szCs w:val="20"/>
        </w:rPr>
        <w:t>6</w:t>
      </w:r>
      <w:r w:rsidR="000360E6" w:rsidRPr="00C53D85">
        <w:rPr>
          <w:sz w:val="20"/>
          <w:szCs w:val="20"/>
        </w:rPr>
        <w:t xml:space="preserve"> </w:t>
      </w:r>
      <w:r w:rsidR="00A9725C" w:rsidRPr="00C53D85">
        <w:rPr>
          <w:sz w:val="20"/>
          <w:szCs w:val="20"/>
        </w:rPr>
        <w:t>million as of December 31, 2024</w:t>
      </w:r>
      <w:r>
        <w:rPr>
          <w:sz w:val="20"/>
          <w:szCs w:val="20"/>
        </w:rPr>
        <w:t xml:space="preserve">, comprised of both outstanding principal and accrued interest. </w:t>
      </w:r>
      <w:r w:rsidR="002A1A99">
        <w:rPr>
          <w:sz w:val="20"/>
          <w:szCs w:val="20"/>
        </w:rPr>
        <w:t xml:space="preserve">The aggregate amount of outstanding principal and accrued interest owed to the Company was included within </w:t>
      </w:r>
      <w:r w:rsidR="00BC6FDE">
        <w:rPr>
          <w:sz w:val="20"/>
          <w:szCs w:val="20"/>
        </w:rPr>
        <w:t>l</w:t>
      </w:r>
      <w:r w:rsidR="002A1A99">
        <w:rPr>
          <w:sz w:val="20"/>
          <w:szCs w:val="20"/>
        </w:rPr>
        <w:t xml:space="preserve">oans </w:t>
      </w:r>
      <w:r w:rsidR="00186063">
        <w:rPr>
          <w:sz w:val="20"/>
          <w:szCs w:val="20"/>
        </w:rPr>
        <w:t xml:space="preserve">receivable </w:t>
      </w:r>
      <w:r w:rsidR="002A1A99">
        <w:rPr>
          <w:sz w:val="20"/>
          <w:szCs w:val="20"/>
        </w:rPr>
        <w:t>from equity method investees</w:t>
      </w:r>
      <w:r w:rsidR="0002037E">
        <w:rPr>
          <w:sz w:val="20"/>
          <w:szCs w:val="20"/>
        </w:rPr>
        <w:t>, net of current portion</w:t>
      </w:r>
      <w:r w:rsidR="002A1A99">
        <w:rPr>
          <w:sz w:val="20"/>
          <w:szCs w:val="20"/>
        </w:rPr>
        <w:t xml:space="preserve"> within the Consolidated Balance Sheet. </w:t>
      </w:r>
      <w:r w:rsidR="003148FF">
        <w:rPr>
          <w:sz w:val="20"/>
          <w:szCs w:val="20"/>
        </w:rPr>
        <w:t xml:space="preserve">See Note 7 – </w:t>
      </w:r>
      <w:r w:rsidR="003148FF" w:rsidRPr="0005659C">
        <w:rPr>
          <w:i/>
          <w:sz w:val="20"/>
          <w:szCs w:val="20"/>
        </w:rPr>
        <w:t>Loans Receivable from Equity Method Investees</w:t>
      </w:r>
      <w:r w:rsidR="003148FF">
        <w:rPr>
          <w:i/>
          <w:iCs/>
          <w:sz w:val="20"/>
          <w:szCs w:val="20"/>
        </w:rPr>
        <w:t xml:space="preserve"> </w:t>
      </w:r>
      <w:r w:rsidR="003148FF" w:rsidRPr="003148FF">
        <w:rPr>
          <w:sz w:val="20"/>
          <w:szCs w:val="20"/>
        </w:rPr>
        <w:t>for</w:t>
      </w:r>
      <w:r w:rsidR="003148FF">
        <w:rPr>
          <w:i/>
          <w:iCs/>
          <w:sz w:val="20"/>
          <w:szCs w:val="20"/>
        </w:rPr>
        <w:t xml:space="preserve"> </w:t>
      </w:r>
      <w:r w:rsidR="003148FF">
        <w:rPr>
          <w:sz w:val="20"/>
          <w:szCs w:val="20"/>
        </w:rPr>
        <w:t>further information.</w:t>
      </w:r>
    </w:p>
    <w:p w14:paraId="26D417A0" w14:textId="77777777" w:rsidR="002A1A99" w:rsidRPr="00C53D85" w:rsidRDefault="002A1A99" w:rsidP="00A9725C">
      <w:pPr>
        <w:keepNext/>
        <w:keepLines/>
        <w:widowControl w:val="0"/>
        <w:jc w:val="both"/>
        <w:rPr>
          <w:sz w:val="20"/>
          <w:szCs w:val="20"/>
        </w:rPr>
      </w:pPr>
    </w:p>
    <w:p w14:paraId="346F012D" w14:textId="7F4EDB13" w:rsidR="000D69FE" w:rsidRPr="000D69FE" w:rsidRDefault="000D69FE" w:rsidP="00D6074D">
      <w:pPr>
        <w:keepNext/>
        <w:keepLines/>
        <w:widowControl w:val="0"/>
        <w:jc w:val="both"/>
        <w:rPr>
          <w:sz w:val="20"/>
          <w:szCs w:val="20"/>
        </w:rPr>
      </w:pPr>
      <w:r w:rsidRPr="000D69FE">
        <w:rPr>
          <w:sz w:val="20"/>
          <w:szCs w:val="20"/>
        </w:rPr>
        <w:t>The Company has guaranteed all outstanding third-party debt of Stacks. Under the terms of the guarantee</w:t>
      </w:r>
      <w:r>
        <w:rPr>
          <w:sz w:val="20"/>
          <w:szCs w:val="20"/>
        </w:rPr>
        <w:t xml:space="preserve"> and the Stacks LLC Agreement</w:t>
      </w:r>
      <w:r w:rsidRPr="000D69FE">
        <w:rPr>
          <w:sz w:val="20"/>
          <w:szCs w:val="20"/>
        </w:rPr>
        <w:t xml:space="preserve">, the creditors of Stacks have recourse to the Company for payment in the event of default. The guarantee does not extend to the assets of the </w:t>
      </w:r>
      <w:r w:rsidR="000232E6">
        <w:rPr>
          <w:sz w:val="20"/>
          <w:szCs w:val="20"/>
        </w:rPr>
        <w:t>Stacks</w:t>
      </w:r>
      <w:r w:rsidRPr="000D69FE">
        <w:rPr>
          <w:sz w:val="20"/>
          <w:szCs w:val="20"/>
        </w:rPr>
        <w:t xml:space="preserve">, as the </w:t>
      </w:r>
      <w:r w:rsidR="000232E6">
        <w:rPr>
          <w:sz w:val="20"/>
          <w:szCs w:val="20"/>
        </w:rPr>
        <w:t>Stacks LLC</w:t>
      </w:r>
      <w:r w:rsidRPr="000D69FE">
        <w:rPr>
          <w:sz w:val="20"/>
          <w:szCs w:val="20"/>
        </w:rPr>
        <w:t xml:space="preserve"> </w:t>
      </w:r>
      <w:r w:rsidR="000232E6">
        <w:rPr>
          <w:sz w:val="20"/>
          <w:szCs w:val="20"/>
        </w:rPr>
        <w:t>A</w:t>
      </w:r>
      <w:r w:rsidRPr="000D69FE">
        <w:rPr>
          <w:sz w:val="20"/>
          <w:szCs w:val="20"/>
        </w:rPr>
        <w:t xml:space="preserve">greement governing </w:t>
      </w:r>
      <w:r w:rsidR="000232E6">
        <w:rPr>
          <w:sz w:val="20"/>
          <w:szCs w:val="20"/>
        </w:rPr>
        <w:t>Stacks</w:t>
      </w:r>
      <w:r w:rsidRPr="000D69FE">
        <w:rPr>
          <w:sz w:val="20"/>
          <w:szCs w:val="20"/>
        </w:rPr>
        <w:t xml:space="preserve"> expressly prohibits the use of those assets to satisfy the obligations of other entities.</w:t>
      </w:r>
    </w:p>
    <w:p w14:paraId="38B7227D" w14:textId="77777777" w:rsidR="000D69FE" w:rsidRDefault="000D69FE" w:rsidP="000D69FE">
      <w:pPr>
        <w:keepNext/>
        <w:keepLines/>
        <w:widowControl w:val="0"/>
        <w:jc w:val="both"/>
        <w:rPr>
          <w:sz w:val="20"/>
          <w:szCs w:val="20"/>
        </w:rPr>
      </w:pPr>
    </w:p>
    <w:p w14:paraId="218CF7BD" w14:textId="561F8185" w:rsidR="000D69FE" w:rsidRPr="000D69FE" w:rsidRDefault="000D69FE" w:rsidP="00D6074D">
      <w:pPr>
        <w:keepNext/>
        <w:keepLines/>
        <w:widowControl w:val="0"/>
        <w:jc w:val="both"/>
        <w:rPr>
          <w:sz w:val="20"/>
          <w:szCs w:val="20"/>
        </w:rPr>
      </w:pPr>
      <w:r w:rsidRPr="000D69FE">
        <w:rPr>
          <w:sz w:val="20"/>
          <w:szCs w:val="20"/>
        </w:rPr>
        <w:t>As of December 31, 2024, the aggregate principal amount of Stacks’ third-party debt outstanding was approximately $</w:t>
      </w:r>
      <w:r>
        <w:rPr>
          <w:sz w:val="20"/>
          <w:szCs w:val="20"/>
        </w:rPr>
        <w:t>60.9</w:t>
      </w:r>
      <w:r w:rsidRPr="000D69FE">
        <w:rPr>
          <w:sz w:val="20"/>
          <w:szCs w:val="20"/>
        </w:rPr>
        <w:t xml:space="preserve"> million. The Company has evaluated the likelihood of payment under this guarantee and has concluded that, based on current information, no liability has been recorded related to the guarantee as of December 31, 2024.</w:t>
      </w:r>
    </w:p>
    <w:p w14:paraId="0ABEB3B1" w14:textId="77777777" w:rsidR="000D69FE" w:rsidRDefault="000D69FE" w:rsidP="000D69FE">
      <w:pPr>
        <w:keepNext/>
        <w:keepLines/>
        <w:widowControl w:val="0"/>
        <w:jc w:val="both"/>
        <w:rPr>
          <w:sz w:val="20"/>
          <w:szCs w:val="20"/>
        </w:rPr>
      </w:pPr>
    </w:p>
    <w:p w14:paraId="3808BFB7" w14:textId="66F49648" w:rsidR="000D69FE" w:rsidRPr="000D69FE" w:rsidRDefault="00731D17" w:rsidP="00D6074D">
      <w:pPr>
        <w:keepNext/>
        <w:keepLines/>
        <w:widowControl w:val="0"/>
        <w:jc w:val="both"/>
        <w:rPr>
          <w:sz w:val="20"/>
          <w:szCs w:val="20"/>
        </w:rPr>
      </w:pPr>
      <w:ins w:id="147" w:author="Kyle Condon" w:date="2026-02-25T12:45:00Z" w16du:dateUtc="2026-02-25T19:45:00Z">
        <w:r>
          <w:rPr>
            <w:bCs/>
            <w:sz w:val="20"/>
            <w:szCs w:val="20"/>
          </w:rPr>
          <w:t xml:space="preserve">The Company’s </w:t>
        </w:r>
        <w:r w:rsidRPr="00C53D85">
          <w:rPr>
            <w:bCs/>
            <w:sz w:val="20"/>
            <w:szCs w:val="20"/>
          </w:rPr>
          <w:t xml:space="preserve">maximum exposure to loss is limited to its equity investment and its guarantee of </w:t>
        </w:r>
        <w:r>
          <w:rPr>
            <w:bCs/>
            <w:sz w:val="20"/>
            <w:szCs w:val="20"/>
          </w:rPr>
          <w:t>Stacks’s</w:t>
        </w:r>
        <w:r w:rsidRPr="00C53D85">
          <w:rPr>
            <w:bCs/>
            <w:sz w:val="20"/>
            <w:szCs w:val="20"/>
          </w:rPr>
          <w:t xml:space="preserve"> $</w:t>
        </w:r>
        <w:r>
          <w:rPr>
            <w:bCs/>
            <w:sz w:val="20"/>
            <w:szCs w:val="20"/>
          </w:rPr>
          <w:t>60.9</w:t>
        </w:r>
        <w:r w:rsidRPr="00C53D85">
          <w:rPr>
            <w:bCs/>
            <w:sz w:val="20"/>
            <w:szCs w:val="20"/>
          </w:rPr>
          <w:t xml:space="preserve"> million third-party debt.</w:t>
        </w:r>
        <w:r>
          <w:rPr>
            <w:bCs/>
            <w:sz w:val="20"/>
            <w:szCs w:val="20"/>
          </w:rPr>
          <w:t xml:space="preserve"> </w:t>
        </w:r>
      </w:ins>
      <w:del w:id="148" w:author="Kyle Condon" w:date="2026-02-25T12:45:00Z" w16du:dateUtc="2026-02-25T19:45:00Z">
        <w:r w:rsidR="000D69FE" w:rsidRPr="000D69FE" w:rsidDel="00731D17">
          <w:rPr>
            <w:sz w:val="20"/>
            <w:szCs w:val="20"/>
          </w:rPr>
          <w:delText xml:space="preserve">The Company’s exposure under the guarantee is limited to the outstanding debt of Stacks. </w:delText>
        </w:r>
      </w:del>
      <w:r w:rsidR="000D69FE" w:rsidRPr="000D69FE">
        <w:rPr>
          <w:sz w:val="20"/>
          <w:szCs w:val="20"/>
        </w:rPr>
        <w:t>The Company does not anticipate a material impact to its financial position from this guarantee; however, actual amounts paid, if any, could differ from the estimates provided above depending on future events, including the financial performance of Stacks and the collectability of amounts from its third-party lenders.</w:t>
      </w:r>
    </w:p>
    <w:p w14:paraId="34CD0CFF" w14:textId="0733CC58" w:rsidR="00133149" w:rsidRPr="00C53D85" w:rsidRDefault="00133149" w:rsidP="00A9725C">
      <w:pPr>
        <w:jc w:val="both"/>
        <w:rPr>
          <w:sz w:val="20"/>
          <w:szCs w:val="20"/>
        </w:rPr>
      </w:pPr>
    </w:p>
    <w:p w14:paraId="45008E36" w14:textId="0567E5B1" w:rsidR="00B6576A" w:rsidRPr="00C53D85" w:rsidRDefault="00DB1212" w:rsidP="00810A82">
      <w:pPr>
        <w:jc w:val="both"/>
        <w:outlineLvl w:val="3"/>
        <w:rPr>
          <w:bCs/>
          <w:i/>
          <w:iCs/>
          <w:sz w:val="20"/>
          <w:szCs w:val="20"/>
          <w:u w:val="single"/>
        </w:rPr>
      </w:pPr>
      <w:r>
        <w:rPr>
          <w:bCs/>
          <w:i/>
          <w:iCs/>
          <w:sz w:val="20"/>
          <w:szCs w:val="20"/>
          <w:u w:val="single"/>
        </w:rPr>
        <w:t>Aventura Venture LLC</w:t>
      </w:r>
    </w:p>
    <w:p w14:paraId="604CA9BE" w14:textId="77777777" w:rsidR="004C0AA5" w:rsidRPr="00C53D85" w:rsidRDefault="004C0AA5" w:rsidP="00C570C6">
      <w:pPr>
        <w:jc w:val="both"/>
        <w:rPr>
          <w:bCs/>
          <w:i/>
          <w:iCs/>
          <w:sz w:val="20"/>
          <w:szCs w:val="20"/>
          <w:u w:val="single"/>
        </w:rPr>
      </w:pPr>
    </w:p>
    <w:p w14:paraId="5D006C9D" w14:textId="57DB9299" w:rsidR="004C0AA5" w:rsidRPr="00C53D85" w:rsidRDefault="00AF36B0" w:rsidP="00C570C6">
      <w:pPr>
        <w:jc w:val="both"/>
        <w:rPr>
          <w:bCs/>
          <w:sz w:val="20"/>
          <w:szCs w:val="20"/>
        </w:rPr>
      </w:pPr>
      <w:r w:rsidRPr="00C53D85">
        <w:rPr>
          <w:bCs/>
          <w:sz w:val="20"/>
          <w:szCs w:val="20"/>
        </w:rPr>
        <w:t>The Company through its wholly</w:t>
      </w:r>
      <w:ins w:id="149" w:author="Kyle Condon" w:date="2026-02-25T11:35:00Z" w16du:dateUtc="2026-02-25T18:35:00Z">
        <w:r w:rsidR="004D5FF8">
          <w:rPr>
            <w:bCs/>
            <w:sz w:val="20"/>
            <w:szCs w:val="20"/>
          </w:rPr>
          <w:t>-</w:t>
        </w:r>
      </w:ins>
      <w:del w:id="150" w:author="Kyle Condon" w:date="2026-02-25T11:35:00Z" w16du:dateUtc="2026-02-25T18:35:00Z">
        <w:r w:rsidRPr="00C53D85" w:rsidDel="004D5FF8">
          <w:rPr>
            <w:bCs/>
            <w:sz w:val="20"/>
            <w:szCs w:val="20"/>
          </w:rPr>
          <w:delText xml:space="preserve"> </w:delText>
        </w:r>
      </w:del>
      <w:r w:rsidRPr="00C53D85">
        <w:rPr>
          <w:bCs/>
          <w:sz w:val="20"/>
          <w:szCs w:val="20"/>
        </w:rPr>
        <w:t>owned subsidiary Flow Property Investors LLC</w:t>
      </w:r>
      <w:r w:rsidR="008D0312" w:rsidRPr="00C53D85">
        <w:rPr>
          <w:bCs/>
          <w:sz w:val="20"/>
          <w:szCs w:val="20"/>
        </w:rPr>
        <w:t xml:space="preserve">, </w:t>
      </w:r>
      <w:r w:rsidRPr="00C53D85">
        <w:rPr>
          <w:bCs/>
          <w:sz w:val="20"/>
          <w:szCs w:val="20"/>
        </w:rPr>
        <w:t xml:space="preserve">holds </w:t>
      </w:r>
      <w:r w:rsidR="00FD103C">
        <w:rPr>
          <w:bCs/>
          <w:sz w:val="20"/>
          <w:szCs w:val="20"/>
        </w:rPr>
        <w:t xml:space="preserve">approximately a </w:t>
      </w:r>
      <w:r w:rsidRPr="00C53D85">
        <w:rPr>
          <w:bCs/>
          <w:sz w:val="20"/>
          <w:szCs w:val="20"/>
        </w:rPr>
        <w:t>29.7% equity interest in Aventura Venture LLC (“Aventura LLC”) following an $11.0 million capital contribution</w:t>
      </w:r>
      <w:r w:rsidR="00640A5C">
        <w:rPr>
          <w:bCs/>
          <w:sz w:val="20"/>
          <w:szCs w:val="20"/>
        </w:rPr>
        <w:t xml:space="preserve"> made in August 2024</w:t>
      </w:r>
      <w:r w:rsidRPr="00C53D85">
        <w:rPr>
          <w:bCs/>
          <w:sz w:val="20"/>
          <w:szCs w:val="20"/>
        </w:rPr>
        <w:t>. The remaining 70.</w:t>
      </w:r>
      <w:r w:rsidR="00FD103C">
        <w:rPr>
          <w:bCs/>
          <w:sz w:val="20"/>
          <w:szCs w:val="20"/>
        </w:rPr>
        <w:t>3</w:t>
      </w:r>
      <w:r w:rsidRPr="00C53D85">
        <w:rPr>
          <w:bCs/>
          <w:sz w:val="20"/>
          <w:szCs w:val="20"/>
        </w:rPr>
        <w:t>% interest is held by Global Canada Aventura LLC (“Canada Global</w:t>
      </w:r>
      <w:r w:rsidR="003E3736" w:rsidRPr="00C53D85">
        <w:rPr>
          <w:bCs/>
          <w:sz w:val="20"/>
          <w:szCs w:val="20"/>
        </w:rPr>
        <w:t xml:space="preserve"> LLC</w:t>
      </w:r>
      <w:r w:rsidRPr="00C53D85">
        <w:rPr>
          <w:bCs/>
          <w:sz w:val="20"/>
          <w:szCs w:val="20"/>
        </w:rPr>
        <w:t xml:space="preserve">”). Aventura LLC wholly owns Aventura Opportunity Member </w:t>
      </w:r>
      <w:r w:rsidRPr="00C53D85">
        <w:rPr>
          <w:bCs/>
          <w:sz w:val="20"/>
          <w:szCs w:val="20"/>
        </w:rPr>
        <w:lastRenderedPageBreak/>
        <w:t>LLC (“Aventura Member LLC”), which in turn owns Aventura Property Owner LLC (“Aventura Property LLC”), the entity that owns and operates the underlying real estate assets located in Miami, Florida.</w:t>
      </w:r>
    </w:p>
    <w:p w14:paraId="1053CCDE" w14:textId="77777777" w:rsidR="00AF36B0" w:rsidRPr="00C53D85" w:rsidRDefault="00AF36B0" w:rsidP="00C570C6">
      <w:pPr>
        <w:jc w:val="both"/>
        <w:rPr>
          <w:bCs/>
          <w:sz w:val="20"/>
          <w:szCs w:val="20"/>
        </w:rPr>
      </w:pPr>
    </w:p>
    <w:p w14:paraId="0C9B8C9F" w14:textId="3A767EE7" w:rsidR="003B42DC" w:rsidRPr="00C53D85" w:rsidRDefault="007E5212" w:rsidP="003B42DC">
      <w:pPr>
        <w:jc w:val="both"/>
        <w:rPr>
          <w:bCs/>
          <w:sz w:val="20"/>
          <w:szCs w:val="20"/>
        </w:rPr>
      </w:pPr>
      <w:r>
        <w:rPr>
          <w:bCs/>
          <w:sz w:val="20"/>
          <w:szCs w:val="20"/>
        </w:rPr>
        <w:t>T</w:t>
      </w:r>
      <w:r w:rsidR="003B42DC" w:rsidRPr="00C53D85">
        <w:rPr>
          <w:bCs/>
          <w:sz w:val="20"/>
          <w:szCs w:val="20"/>
        </w:rPr>
        <w:t>he Company evaluated Aventura Property LLC, Aventura Member LLC, and Aventura LLC under the VIE model. Both Aventura Property LLC and Aventura Member LLC were determined to be VIEs due to insufficient equity capitalization and are consolidated by their respective sole equity holders (Aventura Member LLC consolidates Aventura Property LLC, and Aventura LLC consolidates Aventura Member LLC). Aventura LLC was also determined to be a VIE, as it does not have sufficient equity to finance its activities independently and relies on potential subordinated financial support from its members.</w:t>
      </w:r>
    </w:p>
    <w:p w14:paraId="7D7D4BF0" w14:textId="77777777" w:rsidR="003B42DC" w:rsidRPr="00C53D85" w:rsidRDefault="003B42DC" w:rsidP="003B42DC">
      <w:pPr>
        <w:jc w:val="both"/>
        <w:rPr>
          <w:bCs/>
          <w:sz w:val="20"/>
          <w:szCs w:val="20"/>
        </w:rPr>
      </w:pPr>
    </w:p>
    <w:p w14:paraId="466E56E0" w14:textId="1528D8B5" w:rsidR="003B42DC" w:rsidRPr="00C53D85" w:rsidRDefault="003B42DC" w:rsidP="003B42DC">
      <w:pPr>
        <w:jc w:val="both"/>
        <w:rPr>
          <w:bCs/>
          <w:sz w:val="20"/>
          <w:szCs w:val="20"/>
        </w:rPr>
      </w:pPr>
      <w:r w:rsidRPr="00C53D85">
        <w:rPr>
          <w:bCs/>
          <w:sz w:val="20"/>
          <w:szCs w:val="20"/>
        </w:rPr>
        <w:t xml:space="preserve">Although Aventura LLC is a VIE, control over Aventura LLC’s most significant activities is shared </w:t>
      </w:r>
      <w:r w:rsidR="001B6F7D">
        <w:rPr>
          <w:bCs/>
          <w:sz w:val="20"/>
          <w:szCs w:val="20"/>
        </w:rPr>
        <w:t xml:space="preserve">by </w:t>
      </w:r>
      <w:r w:rsidR="00195ED1">
        <w:rPr>
          <w:bCs/>
          <w:sz w:val="20"/>
          <w:szCs w:val="20"/>
        </w:rPr>
        <w:t xml:space="preserve">the Company </w:t>
      </w:r>
      <w:r w:rsidR="001B6F7D" w:rsidRPr="00C53D85">
        <w:rPr>
          <w:bCs/>
          <w:sz w:val="20"/>
          <w:szCs w:val="20"/>
        </w:rPr>
        <w:t>and Canada Global LLC</w:t>
      </w:r>
      <w:r w:rsidRPr="00C53D85">
        <w:rPr>
          <w:bCs/>
          <w:sz w:val="20"/>
          <w:szCs w:val="20"/>
        </w:rPr>
        <w:t>.</w:t>
      </w:r>
      <w:r w:rsidRPr="00C53D85" w:rsidDel="001B6F7D">
        <w:rPr>
          <w:bCs/>
          <w:sz w:val="20"/>
          <w:szCs w:val="20"/>
        </w:rPr>
        <w:t xml:space="preserve"> </w:t>
      </w:r>
      <w:r w:rsidRPr="00C53D85">
        <w:rPr>
          <w:bCs/>
          <w:sz w:val="20"/>
          <w:szCs w:val="20"/>
        </w:rPr>
        <w:t xml:space="preserve">As a result, </w:t>
      </w:r>
      <w:r w:rsidR="00195ED1">
        <w:rPr>
          <w:bCs/>
          <w:sz w:val="20"/>
          <w:szCs w:val="20"/>
        </w:rPr>
        <w:t>the Company</w:t>
      </w:r>
      <w:r w:rsidR="00880C74">
        <w:rPr>
          <w:bCs/>
          <w:sz w:val="20"/>
          <w:szCs w:val="20"/>
        </w:rPr>
        <w:t xml:space="preserve"> </w:t>
      </w:r>
      <w:r w:rsidR="001B6F7D">
        <w:rPr>
          <w:bCs/>
          <w:sz w:val="20"/>
          <w:szCs w:val="20"/>
        </w:rPr>
        <w:t xml:space="preserve">does not </w:t>
      </w:r>
      <w:r w:rsidRPr="00C53D85">
        <w:rPr>
          <w:bCs/>
          <w:sz w:val="20"/>
          <w:szCs w:val="20"/>
        </w:rPr>
        <w:t>meet both the "power" and "benefits" criteria under ASC 810 to be considered the primary beneficiary</w:t>
      </w:r>
      <w:r w:rsidR="001B6F7D">
        <w:rPr>
          <w:bCs/>
          <w:sz w:val="20"/>
          <w:szCs w:val="20"/>
        </w:rPr>
        <w:t xml:space="preserve"> and the Company does not consolidate</w:t>
      </w:r>
      <w:r w:rsidR="004731D8">
        <w:rPr>
          <w:bCs/>
          <w:sz w:val="20"/>
          <w:szCs w:val="20"/>
        </w:rPr>
        <w:t xml:space="preserve"> </w:t>
      </w:r>
      <w:r w:rsidR="001B6F7D">
        <w:rPr>
          <w:bCs/>
          <w:sz w:val="20"/>
          <w:szCs w:val="20"/>
        </w:rPr>
        <w:t>Aventura LLC</w:t>
      </w:r>
      <w:r w:rsidRPr="00C53D85">
        <w:rPr>
          <w:bCs/>
          <w:sz w:val="20"/>
          <w:szCs w:val="20"/>
        </w:rPr>
        <w:t>.</w:t>
      </w:r>
    </w:p>
    <w:p w14:paraId="3406DE40" w14:textId="77777777" w:rsidR="00AF36B0" w:rsidRPr="00C53D85" w:rsidRDefault="00AF36B0" w:rsidP="00C570C6">
      <w:pPr>
        <w:jc w:val="both"/>
        <w:rPr>
          <w:bCs/>
          <w:sz w:val="20"/>
          <w:szCs w:val="20"/>
        </w:rPr>
      </w:pPr>
    </w:p>
    <w:p w14:paraId="6B20DF1D" w14:textId="62F28097" w:rsidR="004C0AA5" w:rsidRDefault="001B6F7D" w:rsidP="00C570C6">
      <w:pPr>
        <w:jc w:val="both"/>
        <w:rPr>
          <w:bCs/>
          <w:sz w:val="20"/>
          <w:szCs w:val="20"/>
        </w:rPr>
      </w:pPr>
      <w:r>
        <w:rPr>
          <w:bCs/>
          <w:sz w:val="20"/>
          <w:szCs w:val="20"/>
        </w:rPr>
        <w:t>As the Company does not consolidate Aventura LLC, the Company</w:t>
      </w:r>
      <w:r w:rsidRPr="00C53D85">
        <w:rPr>
          <w:bCs/>
          <w:sz w:val="20"/>
          <w:szCs w:val="20"/>
        </w:rPr>
        <w:t xml:space="preserve"> </w:t>
      </w:r>
      <w:r w:rsidR="00FC2419" w:rsidRPr="00C53D85">
        <w:rPr>
          <w:bCs/>
          <w:sz w:val="20"/>
          <w:szCs w:val="20"/>
        </w:rPr>
        <w:t xml:space="preserve">accounts for </w:t>
      </w:r>
      <w:r>
        <w:rPr>
          <w:bCs/>
          <w:sz w:val="20"/>
          <w:szCs w:val="20"/>
        </w:rPr>
        <w:t xml:space="preserve">the investment </w:t>
      </w:r>
      <w:r w:rsidR="00FC2419" w:rsidRPr="00C53D85">
        <w:rPr>
          <w:bCs/>
          <w:sz w:val="20"/>
          <w:szCs w:val="20"/>
        </w:rPr>
        <w:t>under the equity method pursuant to ASC 323</w:t>
      </w:r>
      <w:r w:rsidR="008D0312" w:rsidRPr="00C53D85">
        <w:rPr>
          <w:bCs/>
          <w:sz w:val="20"/>
          <w:szCs w:val="20"/>
        </w:rPr>
        <w:t xml:space="preserve">. </w:t>
      </w:r>
      <w:r w:rsidR="00195ED1">
        <w:rPr>
          <w:bCs/>
          <w:sz w:val="20"/>
          <w:szCs w:val="20"/>
        </w:rPr>
        <w:t xml:space="preserve">The Company’s </w:t>
      </w:r>
      <w:r w:rsidR="00FC2419" w:rsidRPr="00C53D85">
        <w:rPr>
          <w:bCs/>
          <w:sz w:val="20"/>
          <w:szCs w:val="20"/>
        </w:rPr>
        <w:t>maximum exposure to loss is limited to its equity investment and its guarantee of Aventura Property LLC’s $80.0 million third-party debt.</w:t>
      </w:r>
      <w:r w:rsidR="005E1C26">
        <w:rPr>
          <w:bCs/>
          <w:sz w:val="20"/>
          <w:szCs w:val="20"/>
        </w:rPr>
        <w:t xml:space="preserve"> During the year ended December 31, </w:t>
      </w:r>
      <w:r w:rsidR="00B93BD6">
        <w:rPr>
          <w:bCs/>
          <w:sz w:val="20"/>
          <w:szCs w:val="20"/>
        </w:rPr>
        <w:t>2024, the</w:t>
      </w:r>
      <w:r w:rsidR="00696015">
        <w:rPr>
          <w:bCs/>
          <w:sz w:val="20"/>
          <w:szCs w:val="20"/>
        </w:rPr>
        <w:t xml:space="preserve"> Company’s</w:t>
      </w:r>
      <w:r w:rsidR="00F260DA">
        <w:rPr>
          <w:bCs/>
          <w:sz w:val="20"/>
          <w:szCs w:val="20"/>
        </w:rPr>
        <w:t xml:space="preserve"> contributed capital</w:t>
      </w:r>
      <w:r w:rsidR="00696015">
        <w:rPr>
          <w:bCs/>
          <w:sz w:val="20"/>
          <w:szCs w:val="20"/>
        </w:rPr>
        <w:t xml:space="preserve"> of approximately $11.</w:t>
      </w:r>
      <w:r w:rsidR="00DE4665">
        <w:rPr>
          <w:bCs/>
          <w:sz w:val="20"/>
          <w:szCs w:val="20"/>
        </w:rPr>
        <w:t>3</w:t>
      </w:r>
      <w:r w:rsidR="00696015">
        <w:rPr>
          <w:bCs/>
          <w:sz w:val="20"/>
          <w:szCs w:val="20"/>
        </w:rPr>
        <w:t xml:space="preserve"> million</w:t>
      </w:r>
      <w:r w:rsidR="00C8102E" w:rsidRPr="00C8102E">
        <w:rPr>
          <w:bCs/>
          <w:sz w:val="20"/>
          <w:szCs w:val="20"/>
        </w:rPr>
        <w:t>,</w:t>
      </w:r>
      <w:r w:rsidR="000674E7">
        <w:rPr>
          <w:bCs/>
          <w:sz w:val="20"/>
          <w:szCs w:val="20"/>
        </w:rPr>
        <w:t xml:space="preserve"> </w:t>
      </w:r>
      <w:r w:rsidR="00CA3D33">
        <w:rPr>
          <w:bCs/>
          <w:sz w:val="20"/>
          <w:szCs w:val="20"/>
        </w:rPr>
        <w:t>which w</w:t>
      </w:r>
      <w:r w:rsidR="00F260DA">
        <w:rPr>
          <w:bCs/>
          <w:sz w:val="20"/>
          <w:szCs w:val="20"/>
        </w:rPr>
        <w:t xml:space="preserve">as </w:t>
      </w:r>
      <w:r w:rsidR="00887625">
        <w:rPr>
          <w:bCs/>
          <w:sz w:val="20"/>
          <w:szCs w:val="20"/>
        </w:rPr>
        <w:t xml:space="preserve">included </w:t>
      </w:r>
      <w:r w:rsidR="00CA3D33">
        <w:rPr>
          <w:bCs/>
          <w:sz w:val="20"/>
          <w:szCs w:val="20"/>
        </w:rPr>
        <w:t xml:space="preserve">within </w:t>
      </w:r>
      <w:r w:rsidR="00BC6FDE">
        <w:rPr>
          <w:bCs/>
          <w:sz w:val="20"/>
          <w:szCs w:val="20"/>
        </w:rPr>
        <w:t>p</w:t>
      </w:r>
      <w:r w:rsidR="00887625">
        <w:rPr>
          <w:bCs/>
          <w:sz w:val="20"/>
          <w:szCs w:val="20"/>
        </w:rPr>
        <w:t>urchases of equity method investments</w:t>
      </w:r>
      <w:r>
        <w:rPr>
          <w:bCs/>
          <w:sz w:val="20"/>
          <w:szCs w:val="20"/>
        </w:rPr>
        <w:t>,</w:t>
      </w:r>
      <w:r w:rsidR="00CA3D33">
        <w:rPr>
          <w:bCs/>
          <w:sz w:val="20"/>
          <w:szCs w:val="20"/>
        </w:rPr>
        <w:t xml:space="preserve"> in</w:t>
      </w:r>
      <w:r w:rsidR="00887625">
        <w:rPr>
          <w:bCs/>
          <w:sz w:val="20"/>
          <w:szCs w:val="20"/>
        </w:rPr>
        <w:t xml:space="preserve"> the Consolidated Statement of Cash Flows. As of </w:t>
      </w:r>
      <w:r w:rsidR="00CA3D33">
        <w:rPr>
          <w:bCs/>
          <w:sz w:val="20"/>
          <w:szCs w:val="20"/>
        </w:rPr>
        <w:t>December 31</w:t>
      </w:r>
      <w:r w:rsidR="00887625">
        <w:rPr>
          <w:bCs/>
          <w:sz w:val="20"/>
          <w:szCs w:val="20"/>
        </w:rPr>
        <w:t>, 2024, t</w:t>
      </w:r>
      <w:r w:rsidR="00640A5C">
        <w:rPr>
          <w:bCs/>
          <w:sz w:val="20"/>
          <w:szCs w:val="20"/>
        </w:rPr>
        <w:t xml:space="preserve">he Company’s investment in Aventura LLC of </w:t>
      </w:r>
      <w:r w:rsidR="00640A5C" w:rsidRPr="002F617C">
        <w:rPr>
          <w:sz w:val="20"/>
          <w:szCs w:val="20"/>
        </w:rPr>
        <w:t>$</w:t>
      </w:r>
      <w:r w:rsidR="00887625" w:rsidRPr="002F617C">
        <w:rPr>
          <w:sz w:val="20"/>
          <w:szCs w:val="20"/>
        </w:rPr>
        <w:t>11.</w:t>
      </w:r>
      <w:r w:rsidR="00DE4665">
        <w:rPr>
          <w:sz w:val="20"/>
          <w:szCs w:val="20"/>
        </w:rPr>
        <w:t>3</w:t>
      </w:r>
      <w:r w:rsidR="00887625" w:rsidRPr="002F617C">
        <w:rPr>
          <w:sz w:val="20"/>
          <w:szCs w:val="20"/>
        </w:rPr>
        <w:t xml:space="preserve"> million</w:t>
      </w:r>
      <w:r w:rsidR="00887625">
        <w:rPr>
          <w:bCs/>
          <w:sz w:val="20"/>
          <w:szCs w:val="20"/>
        </w:rPr>
        <w:t xml:space="preserve"> was included within </w:t>
      </w:r>
      <w:r w:rsidR="00BC6FDE">
        <w:rPr>
          <w:bCs/>
          <w:sz w:val="20"/>
          <w:szCs w:val="20"/>
        </w:rPr>
        <w:t>e</w:t>
      </w:r>
      <w:r w:rsidR="00887625">
        <w:rPr>
          <w:bCs/>
          <w:sz w:val="20"/>
          <w:szCs w:val="20"/>
        </w:rPr>
        <w:t xml:space="preserve">quity method </w:t>
      </w:r>
      <w:r w:rsidR="00CA3D33">
        <w:rPr>
          <w:bCs/>
          <w:sz w:val="20"/>
          <w:szCs w:val="20"/>
        </w:rPr>
        <w:t>investments</w:t>
      </w:r>
      <w:r w:rsidR="00887625">
        <w:rPr>
          <w:bCs/>
          <w:sz w:val="20"/>
          <w:szCs w:val="20"/>
        </w:rPr>
        <w:t xml:space="preserve"> in the Consolidated Balance Sheet. </w:t>
      </w:r>
    </w:p>
    <w:p w14:paraId="52750149" w14:textId="77777777" w:rsidR="00FE5C46" w:rsidRDefault="00FE5C46" w:rsidP="00C570C6">
      <w:pPr>
        <w:jc w:val="both"/>
        <w:rPr>
          <w:bCs/>
          <w:sz w:val="20"/>
          <w:szCs w:val="20"/>
        </w:rPr>
      </w:pPr>
    </w:p>
    <w:p w14:paraId="4BC9EDD8" w14:textId="3027199B" w:rsidR="000232E6" w:rsidRPr="000232E6" w:rsidRDefault="000232E6" w:rsidP="00D6074D">
      <w:pPr>
        <w:jc w:val="both"/>
        <w:rPr>
          <w:bCs/>
          <w:sz w:val="20"/>
          <w:szCs w:val="20"/>
        </w:rPr>
      </w:pPr>
      <w:r w:rsidRPr="000232E6">
        <w:rPr>
          <w:bCs/>
          <w:sz w:val="20"/>
          <w:szCs w:val="20"/>
        </w:rPr>
        <w:t xml:space="preserve">The Company has guaranteed all outstanding third-party debt of Aventura LLC. Under the terms of the guarantee, the creditors of Aventura LLC have recourse to the Company for payment in the event of default. The guarantee does not extend to the assets of the </w:t>
      </w:r>
      <w:r>
        <w:rPr>
          <w:bCs/>
          <w:sz w:val="20"/>
          <w:szCs w:val="20"/>
        </w:rPr>
        <w:t>Aventura LLC</w:t>
      </w:r>
      <w:r w:rsidRPr="000232E6">
        <w:rPr>
          <w:bCs/>
          <w:sz w:val="20"/>
          <w:szCs w:val="20"/>
        </w:rPr>
        <w:t xml:space="preserve">, as the governing </w:t>
      </w:r>
      <w:r>
        <w:rPr>
          <w:bCs/>
          <w:sz w:val="20"/>
          <w:szCs w:val="20"/>
        </w:rPr>
        <w:t xml:space="preserve">agreements of Aventura LLC </w:t>
      </w:r>
      <w:r w:rsidRPr="000232E6">
        <w:rPr>
          <w:bCs/>
          <w:sz w:val="20"/>
          <w:szCs w:val="20"/>
        </w:rPr>
        <w:t xml:space="preserve">expressly </w:t>
      </w:r>
      <w:r w:rsidR="003B2E0A" w:rsidRPr="000232E6">
        <w:rPr>
          <w:bCs/>
          <w:sz w:val="20"/>
          <w:szCs w:val="20"/>
        </w:rPr>
        <w:t>prohibit</w:t>
      </w:r>
      <w:r w:rsidRPr="000232E6">
        <w:rPr>
          <w:bCs/>
          <w:sz w:val="20"/>
          <w:szCs w:val="20"/>
        </w:rPr>
        <w:t xml:space="preserve"> the use of those assets to satisfy the obligations of other entities.</w:t>
      </w:r>
    </w:p>
    <w:p w14:paraId="01CD888B" w14:textId="77777777" w:rsidR="000232E6" w:rsidRDefault="000232E6" w:rsidP="000232E6">
      <w:pPr>
        <w:jc w:val="both"/>
        <w:rPr>
          <w:bCs/>
          <w:sz w:val="20"/>
          <w:szCs w:val="20"/>
        </w:rPr>
      </w:pPr>
    </w:p>
    <w:p w14:paraId="1CB64DB7" w14:textId="3B96711D" w:rsidR="000232E6" w:rsidRPr="000232E6" w:rsidRDefault="000232E6" w:rsidP="00D6074D">
      <w:pPr>
        <w:jc w:val="both"/>
        <w:rPr>
          <w:bCs/>
          <w:sz w:val="20"/>
          <w:szCs w:val="20"/>
        </w:rPr>
      </w:pPr>
      <w:r w:rsidRPr="000232E6">
        <w:rPr>
          <w:bCs/>
          <w:sz w:val="20"/>
          <w:szCs w:val="20"/>
        </w:rPr>
        <w:t>As of December 31, 2024, the aggregate principal amount of Aventura LLC’s third-party debt outstanding was approximately $</w:t>
      </w:r>
      <w:r>
        <w:rPr>
          <w:bCs/>
          <w:sz w:val="20"/>
          <w:szCs w:val="20"/>
        </w:rPr>
        <w:t>80.0</w:t>
      </w:r>
      <w:r w:rsidRPr="000232E6">
        <w:rPr>
          <w:bCs/>
          <w:sz w:val="20"/>
          <w:szCs w:val="20"/>
        </w:rPr>
        <w:t xml:space="preserve"> million. The Company has evaluated the likelihood of payment under this guarantee and has concluded that, based on current information, no liability has been recorded related to the guarantee as of December 31, 2024.</w:t>
      </w:r>
    </w:p>
    <w:p w14:paraId="2C646EF8" w14:textId="77777777" w:rsidR="000232E6" w:rsidRDefault="000232E6" w:rsidP="000232E6">
      <w:pPr>
        <w:jc w:val="both"/>
        <w:rPr>
          <w:bCs/>
          <w:sz w:val="20"/>
          <w:szCs w:val="20"/>
        </w:rPr>
      </w:pPr>
    </w:p>
    <w:p w14:paraId="18D01B95" w14:textId="3A781904" w:rsidR="000232E6" w:rsidRPr="000232E6" w:rsidRDefault="000232E6" w:rsidP="00D6074D">
      <w:pPr>
        <w:jc w:val="both"/>
        <w:rPr>
          <w:bCs/>
          <w:sz w:val="20"/>
          <w:szCs w:val="20"/>
        </w:rPr>
      </w:pPr>
      <w:r w:rsidRPr="000232E6">
        <w:rPr>
          <w:bCs/>
          <w:sz w:val="20"/>
          <w:szCs w:val="20"/>
        </w:rPr>
        <w:t>The Company’s exposure under the guarantee is limited to the outstanding debt of Aventura LLC. The Company does not anticipate a material impact to its financial position from this guarantee; however, actual amounts paid, if any, could differ from the estimates provided above depending on future events, including the financial performance of Aventura LLC and the collectability of amounts from its third-party lenders.</w:t>
      </w:r>
    </w:p>
    <w:p w14:paraId="739F1381" w14:textId="77777777" w:rsidR="002861F0" w:rsidRPr="00C53D85" w:rsidRDefault="002861F0" w:rsidP="00C570C6">
      <w:pPr>
        <w:jc w:val="both"/>
        <w:rPr>
          <w:bCs/>
          <w:i/>
          <w:iCs/>
          <w:sz w:val="20"/>
          <w:szCs w:val="20"/>
          <w:u w:val="single"/>
        </w:rPr>
      </w:pPr>
    </w:p>
    <w:p w14:paraId="00DF2AC8" w14:textId="19E34237" w:rsidR="002861F0" w:rsidRPr="00C53D85" w:rsidRDefault="00DB1212" w:rsidP="0005659C">
      <w:pPr>
        <w:jc w:val="both"/>
        <w:outlineLvl w:val="3"/>
        <w:rPr>
          <w:bCs/>
          <w:i/>
          <w:iCs/>
          <w:sz w:val="20"/>
          <w:szCs w:val="20"/>
          <w:u w:val="single"/>
        </w:rPr>
      </w:pPr>
      <w:r>
        <w:rPr>
          <w:bCs/>
          <w:i/>
          <w:iCs/>
          <w:sz w:val="20"/>
          <w:szCs w:val="20"/>
          <w:u w:val="single"/>
        </w:rPr>
        <w:t>Flow MENA Residential Real Estate Fund I</w:t>
      </w:r>
    </w:p>
    <w:p w14:paraId="20096267" w14:textId="77777777" w:rsidR="002861F0" w:rsidRPr="00C53D85" w:rsidRDefault="002861F0" w:rsidP="002861F0">
      <w:pPr>
        <w:jc w:val="both"/>
        <w:rPr>
          <w:bCs/>
          <w:i/>
          <w:iCs/>
          <w:sz w:val="20"/>
          <w:szCs w:val="20"/>
          <w:u w:val="single"/>
        </w:rPr>
      </w:pPr>
    </w:p>
    <w:p w14:paraId="42D2B0E2" w14:textId="36D85124" w:rsidR="002861F0" w:rsidRPr="00C53D85" w:rsidRDefault="003A2D98" w:rsidP="00C570C6">
      <w:pPr>
        <w:jc w:val="both"/>
        <w:rPr>
          <w:bCs/>
          <w:sz w:val="20"/>
          <w:szCs w:val="20"/>
        </w:rPr>
      </w:pPr>
      <w:r w:rsidRPr="00C53D85">
        <w:rPr>
          <w:bCs/>
          <w:sz w:val="20"/>
          <w:szCs w:val="20"/>
        </w:rPr>
        <w:t xml:space="preserve">The Company through its </w:t>
      </w:r>
      <w:r w:rsidR="00F260DA">
        <w:rPr>
          <w:bCs/>
          <w:sz w:val="20"/>
          <w:szCs w:val="20"/>
        </w:rPr>
        <w:t xml:space="preserve">wholly-owned </w:t>
      </w:r>
      <w:r w:rsidRPr="00C53D85">
        <w:rPr>
          <w:bCs/>
          <w:sz w:val="20"/>
          <w:szCs w:val="20"/>
        </w:rPr>
        <w:t xml:space="preserve">subsidiary Flow MENA Ltd., holds an equity interest in Flow MENA Residential Real Estate Fund I (the “Fund”), a closed-end investment vehicle established under the laws of the Kingdom of Saudi Arabia. The Fund was formed </w:t>
      </w:r>
      <w:r w:rsidR="00C825E6">
        <w:rPr>
          <w:bCs/>
          <w:sz w:val="20"/>
          <w:szCs w:val="20"/>
        </w:rPr>
        <w:t xml:space="preserve">in July 2024 </w:t>
      </w:r>
      <w:r w:rsidRPr="00C53D85">
        <w:rPr>
          <w:bCs/>
          <w:sz w:val="20"/>
          <w:szCs w:val="20"/>
        </w:rPr>
        <w:t xml:space="preserve">to acquire, develop, and manage income-generating properties and real estate development projects in Saudi Arabia. It is managed and operated by SICO Capital Company (“SICO” or the “Fund Manager”) under the oversight of the Fund’s six-member </w:t>
      </w:r>
      <w:del w:id="151" w:author="Kyle Condon" w:date="2026-02-25T11:30:00Z" w16du:dateUtc="2026-02-25T18:30:00Z">
        <w:r w:rsidRPr="00C53D85" w:rsidDel="004D5FF8">
          <w:rPr>
            <w:bCs/>
            <w:sz w:val="20"/>
            <w:szCs w:val="20"/>
          </w:rPr>
          <w:delText>B</w:delText>
        </w:r>
        <w:r w:rsidR="00AC2687" w:rsidDel="004D5FF8">
          <w:rPr>
            <w:bCs/>
            <w:sz w:val="20"/>
            <w:szCs w:val="20"/>
          </w:rPr>
          <w:delText>l</w:delText>
        </w:r>
        <w:r w:rsidRPr="00C53D85" w:rsidDel="004D5FF8">
          <w:rPr>
            <w:bCs/>
            <w:sz w:val="20"/>
            <w:szCs w:val="20"/>
          </w:rPr>
          <w:delText>oard</w:delText>
        </w:r>
      </w:del>
      <w:ins w:id="152" w:author="Kyle Condon" w:date="2026-02-25T12:49:00Z" w16du:dateUtc="2026-02-25T19:49:00Z">
        <w:r w:rsidR="007C1582">
          <w:rPr>
            <w:bCs/>
            <w:sz w:val="20"/>
            <w:szCs w:val="20"/>
          </w:rPr>
          <w:t>b</w:t>
        </w:r>
      </w:ins>
      <w:ins w:id="153" w:author="Kyle Condon" w:date="2026-02-25T11:30:00Z" w16du:dateUtc="2026-02-25T18:30:00Z">
        <w:r w:rsidR="004D5FF8">
          <w:rPr>
            <w:bCs/>
            <w:sz w:val="20"/>
            <w:szCs w:val="20"/>
          </w:rPr>
          <w:t>o</w:t>
        </w:r>
        <w:r w:rsidR="004D5FF8" w:rsidRPr="00C53D85">
          <w:rPr>
            <w:bCs/>
            <w:sz w:val="20"/>
            <w:szCs w:val="20"/>
          </w:rPr>
          <w:t>ard</w:t>
        </w:r>
      </w:ins>
      <w:r w:rsidRPr="00C53D85">
        <w:rPr>
          <w:bCs/>
          <w:sz w:val="20"/>
          <w:szCs w:val="20"/>
        </w:rPr>
        <w:t xml:space="preserve"> of </w:t>
      </w:r>
      <w:r w:rsidR="00F260DA">
        <w:rPr>
          <w:bCs/>
          <w:sz w:val="20"/>
          <w:szCs w:val="20"/>
        </w:rPr>
        <w:t>d</w:t>
      </w:r>
      <w:r w:rsidRPr="00C53D85">
        <w:rPr>
          <w:bCs/>
          <w:sz w:val="20"/>
          <w:szCs w:val="20"/>
        </w:rPr>
        <w:t xml:space="preserve">irectors. As of December 31, 2024, the Fund’s capital structure consisted of </w:t>
      </w:r>
      <w:r w:rsidR="00F447D7" w:rsidRPr="00F447D7" w:rsidDel="00E63025">
        <w:rPr>
          <w:bCs/>
          <w:sz w:val="20"/>
          <w:szCs w:val="20"/>
        </w:rPr>
        <w:t xml:space="preserve">approximately </w:t>
      </w:r>
      <w:r w:rsidR="00DF0CB3" w:rsidRPr="00F447D7" w:rsidDel="00E63025">
        <w:rPr>
          <w:bCs/>
          <w:sz w:val="20"/>
          <w:szCs w:val="20"/>
        </w:rPr>
        <w:t>$</w:t>
      </w:r>
      <w:r w:rsidRPr="00F447D7">
        <w:rPr>
          <w:bCs/>
          <w:sz w:val="20"/>
          <w:szCs w:val="20"/>
        </w:rPr>
        <w:t xml:space="preserve">174.0 million of </w:t>
      </w:r>
      <w:r w:rsidR="006B1BE7" w:rsidRPr="00F447D7">
        <w:rPr>
          <w:bCs/>
          <w:sz w:val="20"/>
          <w:szCs w:val="20"/>
        </w:rPr>
        <w:t xml:space="preserve">gross proceeds from </w:t>
      </w:r>
      <w:r w:rsidRPr="00F447D7">
        <w:rPr>
          <w:bCs/>
          <w:sz w:val="20"/>
          <w:szCs w:val="20"/>
        </w:rPr>
        <w:t xml:space="preserve">third-party borrowings, </w:t>
      </w:r>
      <w:r w:rsidR="00B242E2">
        <w:rPr>
          <w:bCs/>
          <w:sz w:val="20"/>
          <w:szCs w:val="20"/>
        </w:rPr>
        <w:t xml:space="preserve">aggregate equity </w:t>
      </w:r>
      <w:r w:rsidR="00CA7574">
        <w:rPr>
          <w:bCs/>
          <w:sz w:val="20"/>
          <w:szCs w:val="20"/>
        </w:rPr>
        <w:t>contributions</w:t>
      </w:r>
      <w:r w:rsidR="00B242E2">
        <w:rPr>
          <w:bCs/>
          <w:sz w:val="20"/>
          <w:szCs w:val="20"/>
        </w:rPr>
        <w:t xml:space="preserve"> fr</w:t>
      </w:r>
      <w:r w:rsidR="00CA7574">
        <w:rPr>
          <w:bCs/>
          <w:sz w:val="20"/>
          <w:szCs w:val="20"/>
        </w:rPr>
        <w:t>o</w:t>
      </w:r>
      <w:r w:rsidR="00B242E2">
        <w:rPr>
          <w:bCs/>
          <w:sz w:val="20"/>
          <w:szCs w:val="20"/>
        </w:rPr>
        <w:t>m third</w:t>
      </w:r>
      <w:ins w:id="154" w:author="Kyle Condon" w:date="2026-02-25T11:20:00Z" w16du:dateUtc="2026-02-25T18:20:00Z">
        <w:r w:rsidR="001A080D">
          <w:rPr>
            <w:bCs/>
            <w:sz w:val="20"/>
            <w:szCs w:val="20"/>
          </w:rPr>
          <w:t>-</w:t>
        </w:r>
      </w:ins>
      <w:del w:id="155" w:author="Kyle Condon" w:date="2026-02-25T11:20:00Z" w16du:dateUtc="2026-02-25T18:20:00Z">
        <w:r w:rsidR="00B242E2" w:rsidDel="001A080D">
          <w:rPr>
            <w:bCs/>
            <w:sz w:val="20"/>
            <w:szCs w:val="20"/>
          </w:rPr>
          <w:delText xml:space="preserve"> </w:delText>
        </w:r>
      </w:del>
      <w:r w:rsidR="00B242E2">
        <w:rPr>
          <w:bCs/>
          <w:sz w:val="20"/>
          <w:szCs w:val="20"/>
        </w:rPr>
        <w:t>part</w:t>
      </w:r>
      <w:r w:rsidR="006D7E66">
        <w:rPr>
          <w:bCs/>
          <w:sz w:val="20"/>
          <w:szCs w:val="20"/>
        </w:rPr>
        <w:t xml:space="preserve">y </w:t>
      </w:r>
      <w:r w:rsidR="00CA7574">
        <w:rPr>
          <w:bCs/>
          <w:sz w:val="20"/>
          <w:szCs w:val="20"/>
        </w:rPr>
        <w:t xml:space="preserve">investors </w:t>
      </w:r>
      <w:r w:rsidR="00B242E2">
        <w:rPr>
          <w:bCs/>
          <w:sz w:val="20"/>
          <w:szCs w:val="20"/>
        </w:rPr>
        <w:t>of approximately $</w:t>
      </w:r>
      <w:r w:rsidR="00CA7574">
        <w:rPr>
          <w:bCs/>
          <w:sz w:val="20"/>
          <w:szCs w:val="20"/>
        </w:rPr>
        <w:t xml:space="preserve">28.9 million, </w:t>
      </w:r>
      <w:r w:rsidRPr="00F447D7">
        <w:rPr>
          <w:bCs/>
          <w:sz w:val="20"/>
          <w:szCs w:val="20"/>
        </w:rPr>
        <w:t>a</w:t>
      </w:r>
      <w:r w:rsidR="00861177">
        <w:rPr>
          <w:bCs/>
          <w:sz w:val="20"/>
          <w:szCs w:val="20"/>
        </w:rPr>
        <w:t xml:space="preserve">ggregate </w:t>
      </w:r>
      <w:r w:rsidR="00972EED">
        <w:rPr>
          <w:bCs/>
          <w:sz w:val="20"/>
          <w:szCs w:val="20"/>
        </w:rPr>
        <w:t xml:space="preserve">equity </w:t>
      </w:r>
      <w:r w:rsidR="00861177">
        <w:rPr>
          <w:bCs/>
          <w:sz w:val="20"/>
          <w:szCs w:val="20"/>
        </w:rPr>
        <w:t xml:space="preserve">contributions of approximately </w:t>
      </w:r>
      <w:r w:rsidRPr="00F447D7">
        <w:rPr>
          <w:bCs/>
          <w:sz w:val="20"/>
          <w:szCs w:val="20"/>
        </w:rPr>
        <w:t>$</w:t>
      </w:r>
      <w:r w:rsidR="0001003C">
        <w:rPr>
          <w:bCs/>
          <w:sz w:val="20"/>
          <w:szCs w:val="20"/>
        </w:rPr>
        <w:t>58.</w:t>
      </w:r>
      <w:del w:id="156" w:author="Kyle Condon" w:date="2026-02-25T12:45:00Z" w16du:dateUtc="2026-02-25T19:45:00Z">
        <w:r w:rsidR="0001003C" w:rsidDel="00731D17">
          <w:rPr>
            <w:bCs/>
            <w:sz w:val="20"/>
            <w:szCs w:val="20"/>
          </w:rPr>
          <w:delText xml:space="preserve">7 </w:delText>
        </w:r>
        <w:r w:rsidR="00E06264" w:rsidDel="00731D17">
          <w:rPr>
            <w:bCs/>
            <w:sz w:val="20"/>
            <w:szCs w:val="20"/>
          </w:rPr>
          <w:delText xml:space="preserve"> </w:delText>
        </w:r>
        <w:r w:rsidRPr="00F447D7" w:rsidDel="00731D17">
          <w:rPr>
            <w:bCs/>
            <w:sz w:val="20"/>
            <w:szCs w:val="20"/>
          </w:rPr>
          <w:delText>million</w:delText>
        </w:r>
      </w:del>
      <w:ins w:id="157" w:author="Kyle Condon" w:date="2026-02-25T12:45:00Z" w16du:dateUtc="2026-02-25T19:45:00Z">
        <w:r w:rsidR="00731D17">
          <w:rPr>
            <w:bCs/>
            <w:sz w:val="20"/>
            <w:szCs w:val="20"/>
          </w:rPr>
          <w:t>7 million</w:t>
        </w:r>
      </w:ins>
      <w:r w:rsidRPr="00F447D7" w:rsidDel="00DA093B">
        <w:rPr>
          <w:bCs/>
          <w:sz w:val="20"/>
          <w:szCs w:val="20"/>
        </w:rPr>
        <w:t xml:space="preserve"> </w:t>
      </w:r>
      <w:r w:rsidRPr="00F447D7">
        <w:rPr>
          <w:bCs/>
          <w:sz w:val="20"/>
          <w:szCs w:val="20"/>
        </w:rPr>
        <w:t xml:space="preserve">provided by </w:t>
      </w:r>
      <w:r w:rsidR="00195ED1">
        <w:rPr>
          <w:bCs/>
          <w:sz w:val="20"/>
          <w:szCs w:val="20"/>
        </w:rPr>
        <w:t>the Company</w:t>
      </w:r>
      <w:r w:rsidR="00213732">
        <w:rPr>
          <w:bCs/>
          <w:sz w:val="20"/>
          <w:szCs w:val="20"/>
        </w:rPr>
        <w:t xml:space="preserve">, and </w:t>
      </w:r>
      <w:r w:rsidR="00543B8A">
        <w:rPr>
          <w:bCs/>
          <w:sz w:val="20"/>
          <w:szCs w:val="20"/>
        </w:rPr>
        <w:t xml:space="preserve">approximately </w:t>
      </w:r>
      <w:r w:rsidR="00213732">
        <w:rPr>
          <w:bCs/>
          <w:sz w:val="20"/>
          <w:szCs w:val="20"/>
        </w:rPr>
        <w:t>$</w:t>
      </w:r>
      <w:r w:rsidR="00213732" w:rsidRPr="0005659C">
        <w:rPr>
          <w:bCs/>
          <w:sz w:val="20"/>
          <w:szCs w:val="20"/>
        </w:rPr>
        <w:t>9.</w:t>
      </w:r>
      <w:r w:rsidR="00213732">
        <w:rPr>
          <w:bCs/>
          <w:sz w:val="20"/>
          <w:szCs w:val="20"/>
        </w:rPr>
        <w:t>6</w:t>
      </w:r>
      <w:r w:rsidR="00213732" w:rsidRPr="0005659C">
        <w:rPr>
          <w:bCs/>
          <w:sz w:val="20"/>
          <w:szCs w:val="20"/>
        </w:rPr>
        <w:t xml:space="preserve"> million </w:t>
      </w:r>
      <w:r w:rsidR="00543B8A">
        <w:rPr>
          <w:bCs/>
          <w:sz w:val="20"/>
          <w:szCs w:val="20"/>
        </w:rPr>
        <w:t>of debt funding related to a promissory note provided by the Company</w:t>
      </w:r>
      <w:r w:rsidRPr="00F447D7">
        <w:rPr>
          <w:bCs/>
          <w:sz w:val="20"/>
          <w:szCs w:val="20"/>
        </w:rPr>
        <w:t>.</w:t>
      </w:r>
      <w:r w:rsidR="00722827">
        <w:rPr>
          <w:bCs/>
          <w:sz w:val="20"/>
          <w:szCs w:val="20"/>
        </w:rPr>
        <w:t xml:space="preserve"> </w:t>
      </w:r>
    </w:p>
    <w:p w14:paraId="3C342B4B" w14:textId="77777777" w:rsidR="002861F0" w:rsidRPr="00C53D85" w:rsidRDefault="002861F0" w:rsidP="00C570C6">
      <w:pPr>
        <w:jc w:val="both"/>
        <w:rPr>
          <w:bCs/>
          <w:sz w:val="20"/>
          <w:szCs w:val="20"/>
        </w:rPr>
      </w:pPr>
    </w:p>
    <w:p w14:paraId="0310E7FF" w14:textId="0EB878AD" w:rsidR="003A2D98" w:rsidRPr="00C53D85" w:rsidRDefault="00195ED1" w:rsidP="00C570C6">
      <w:pPr>
        <w:jc w:val="both"/>
        <w:rPr>
          <w:bCs/>
          <w:sz w:val="20"/>
          <w:szCs w:val="20"/>
        </w:rPr>
      </w:pPr>
      <w:r>
        <w:rPr>
          <w:bCs/>
          <w:sz w:val="20"/>
          <w:szCs w:val="20"/>
        </w:rPr>
        <w:t xml:space="preserve">The Company </w:t>
      </w:r>
      <w:r w:rsidR="003A2D98" w:rsidRPr="00C53D85">
        <w:rPr>
          <w:bCs/>
          <w:sz w:val="20"/>
          <w:szCs w:val="20"/>
        </w:rPr>
        <w:t xml:space="preserve">performed an analysis to determine whether it is required to consolidate the Fund. The Fund was determined to be a VIE because its equity capitalization is not sufficient to finance its ongoing activities without additional subordinated financial support. However, </w:t>
      </w:r>
      <w:r>
        <w:rPr>
          <w:bCs/>
          <w:sz w:val="20"/>
          <w:szCs w:val="20"/>
        </w:rPr>
        <w:t>the Company</w:t>
      </w:r>
      <w:r w:rsidR="003A2D98" w:rsidRPr="00C53D85">
        <w:rPr>
          <w:bCs/>
          <w:sz w:val="20"/>
          <w:szCs w:val="20"/>
        </w:rPr>
        <w:t xml:space="preserve"> is not considered the primary beneficiary because it does not have the power to direct the activities that most significantly impact the Fund’s economic performance</w:t>
      </w:r>
      <w:r w:rsidR="00972EED">
        <w:rPr>
          <w:bCs/>
          <w:sz w:val="20"/>
          <w:szCs w:val="20"/>
        </w:rPr>
        <w:t xml:space="preserve"> and</w:t>
      </w:r>
      <w:r w:rsidR="003A2D98" w:rsidRPr="00C53D85">
        <w:rPr>
          <w:bCs/>
          <w:sz w:val="20"/>
          <w:szCs w:val="20"/>
        </w:rPr>
        <w:t xml:space="preserve"> </w:t>
      </w:r>
      <w:r w:rsidR="00BE5638">
        <w:rPr>
          <w:bCs/>
          <w:sz w:val="20"/>
          <w:szCs w:val="20"/>
        </w:rPr>
        <w:t>the Company does not consolidate the Fund</w:t>
      </w:r>
      <w:r w:rsidR="003A2D98" w:rsidRPr="00C53D85">
        <w:rPr>
          <w:bCs/>
          <w:sz w:val="20"/>
          <w:szCs w:val="20"/>
        </w:rPr>
        <w:t>.</w:t>
      </w:r>
    </w:p>
    <w:p w14:paraId="59CB94AF" w14:textId="77777777" w:rsidR="003A2D98" w:rsidRPr="00C53D85" w:rsidRDefault="003A2D98" w:rsidP="00C570C6">
      <w:pPr>
        <w:jc w:val="both"/>
        <w:rPr>
          <w:bCs/>
          <w:sz w:val="20"/>
          <w:szCs w:val="20"/>
        </w:rPr>
      </w:pPr>
    </w:p>
    <w:p w14:paraId="6BCD0909" w14:textId="1B5B309F" w:rsidR="00E12991" w:rsidRDefault="00195ED1" w:rsidP="00D93965">
      <w:pPr>
        <w:jc w:val="both"/>
        <w:rPr>
          <w:bCs/>
          <w:sz w:val="20"/>
          <w:szCs w:val="20"/>
        </w:rPr>
      </w:pPr>
      <w:r>
        <w:rPr>
          <w:bCs/>
          <w:sz w:val="20"/>
          <w:szCs w:val="20"/>
        </w:rPr>
        <w:t xml:space="preserve">The Company </w:t>
      </w:r>
      <w:r w:rsidR="003A2D98" w:rsidRPr="00C53D85">
        <w:rPr>
          <w:bCs/>
          <w:sz w:val="20"/>
          <w:szCs w:val="20"/>
        </w:rPr>
        <w:t xml:space="preserve">accounts for its investment in the Fund using the equity method, as </w:t>
      </w:r>
      <w:r>
        <w:rPr>
          <w:bCs/>
          <w:sz w:val="20"/>
          <w:szCs w:val="20"/>
        </w:rPr>
        <w:t xml:space="preserve">the Company </w:t>
      </w:r>
      <w:r w:rsidR="003A2D98" w:rsidRPr="00C53D85">
        <w:rPr>
          <w:bCs/>
          <w:sz w:val="20"/>
          <w:szCs w:val="20"/>
        </w:rPr>
        <w:t xml:space="preserve">exercises significant influence through </w:t>
      </w:r>
      <w:ins w:id="158" w:author="Kyle Condon" w:date="2026-02-25T12:49:00Z" w16du:dateUtc="2026-02-25T19:49:00Z">
        <w:r w:rsidR="007C1582">
          <w:rPr>
            <w:bCs/>
            <w:sz w:val="20"/>
            <w:szCs w:val="20"/>
          </w:rPr>
          <w:t>b</w:t>
        </w:r>
      </w:ins>
      <w:del w:id="159" w:author="Kyle Condon" w:date="2026-02-25T12:49:00Z" w16du:dateUtc="2026-02-25T19:49:00Z">
        <w:r w:rsidR="003A2D98" w:rsidRPr="00C53D85" w:rsidDel="007C1582">
          <w:rPr>
            <w:bCs/>
            <w:sz w:val="20"/>
            <w:szCs w:val="20"/>
          </w:rPr>
          <w:delText>B</w:delText>
        </w:r>
      </w:del>
      <w:r w:rsidR="003A2D98" w:rsidRPr="00C53D85">
        <w:rPr>
          <w:bCs/>
          <w:sz w:val="20"/>
          <w:szCs w:val="20"/>
        </w:rPr>
        <w:t xml:space="preserve">oard representation and policy-making participation. </w:t>
      </w:r>
      <w:r w:rsidR="00972EED">
        <w:rPr>
          <w:bCs/>
          <w:sz w:val="20"/>
          <w:szCs w:val="20"/>
        </w:rPr>
        <w:t>The</w:t>
      </w:r>
      <w:r w:rsidR="003A2D98" w:rsidRPr="00C53D85">
        <w:rPr>
          <w:bCs/>
          <w:sz w:val="20"/>
          <w:szCs w:val="20"/>
        </w:rPr>
        <w:t xml:space="preserve"> Fund meets the definition of an investment company under ASC 946, </w:t>
      </w:r>
      <w:r w:rsidR="003A2D98" w:rsidRPr="00C53D85">
        <w:rPr>
          <w:bCs/>
          <w:i/>
          <w:iCs/>
          <w:sz w:val="20"/>
          <w:szCs w:val="20"/>
        </w:rPr>
        <w:t>Financial Services – Investment Companies</w:t>
      </w:r>
      <w:r w:rsidR="00997725">
        <w:rPr>
          <w:bCs/>
          <w:i/>
          <w:iCs/>
          <w:sz w:val="20"/>
          <w:szCs w:val="20"/>
        </w:rPr>
        <w:t xml:space="preserve">, </w:t>
      </w:r>
      <w:r w:rsidR="00997725" w:rsidRPr="002F617C">
        <w:rPr>
          <w:bCs/>
          <w:sz w:val="20"/>
          <w:szCs w:val="20"/>
        </w:rPr>
        <w:t>which requires</w:t>
      </w:r>
      <w:r w:rsidR="003A2D98" w:rsidRPr="00C53D85">
        <w:rPr>
          <w:bCs/>
          <w:sz w:val="20"/>
          <w:szCs w:val="20"/>
        </w:rPr>
        <w:t xml:space="preserve"> </w:t>
      </w:r>
      <w:r>
        <w:rPr>
          <w:bCs/>
          <w:sz w:val="20"/>
          <w:szCs w:val="20"/>
        </w:rPr>
        <w:t xml:space="preserve">the Company </w:t>
      </w:r>
      <w:r w:rsidR="003A2D98" w:rsidRPr="00C53D85">
        <w:rPr>
          <w:bCs/>
          <w:sz w:val="20"/>
          <w:szCs w:val="20"/>
        </w:rPr>
        <w:t xml:space="preserve">recognizes its share of the Fund’s changes in net asset value in earnings each reporting period. </w:t>
      </w:r>
      <w:r>
        <w:rPr>
          <w:bCs/>
          <w:sz w:val="20"/>
          <w:szCs w:val="20"/>
        </w:rPr>
        <w:t xml:space="preserve">The Company’s </w:t>
      </w:r>
      <w:r w:rsidR="003A2D98" w:rsidRPr="00C53D85">
        <w:rPr>
          <w:bCs/>
          <w:sz w:val="20"/>
          <w:szCs w:val="20"/>
        </w:rPr>
        <w:t xml:space="preserve">maximum exposure </w:t>
      </w:r>
      <w:r w:rsidR="003A2D98" w:rsidRPr="00C53D85" w:rsidDel="003858D6">
        <w:rPr>
          <w:bCs/>
          <w:sz w:val="20"/>
          <w:szCs w:val="20"/>
        </w:rPr>
        <w:t>to</w:t>
      </w:r>
      <w:r w:rsidR="003858D6">
        <w:rPr>
          <w:bCs/>
          <w:sz w:val="20"/>
          <w:szCs w:val="20"/>
        </w:rPr>
        <w:t xml:space="preserve"> loss </w:t>
      </w:r>
      <w:r w:rsidR="00B4740B">
        <w:rPr>
          <w:bCs/>
          <w:sz w:val="20"/>
          <w:szCs w:val="20"/>
        </w:rPr>
        <w:t>was limited to</w:t>
      </w:r>
      <w:r w:rsidR="003A2D98" w:rsidRPr="00C53D85" w:rsidDel="003858D6">
        <w:rPr>
          <w:bCs/>
          <w:sz w:val="20"/>
          <w:szCs w:val="20"/>
        </w:rPr>
        <w:t xml:space="preserve"> </w:t>
      </w:r>
      <w:r w:rsidR="00B4740B">
        <w:rPr>
          <w:bCs/>
          <w:sz w:val="20"/>
          <w:szCs w:val="20"/>
        </w:rPr>
        <w:t>its</w:t>
      </w:r>
      <w:r w:rsidR="00F260DA">
        <w:rPr>
          <w:bCs/>
          <w:sz w:val="20"/>
          <w:szCs w:val="20"/>
        </w:rPr>
        <w:t xml:space="preserve"> </w:t>
      </w:r>
      <w:r w:rsidR="00271C15">
        <w:rPr>
          <w:bCs/>
          <w:sz w:val="20"/>
          <w:szCs w:val="20"/>
        </w:rPr>
        <w:t xml:space="preserve">capital contribution balance </w:t>
      </w:r>
      <w:r w:rsidR="00396F31">
        <w:rPr>
          <w:bCs/>
          <w:sz w:val="20"/>
          <w:szCs w:val="20"/>
        </w:rPr>
        <w:t>of $</w:t>
      </w:r>
      <w:r w:rsidR="0001003C">
        <w:rPr>
          <w:bCs/>
          <w:sz w:val="20"/>
          <w:szCs w:val="20"/>
        </w:rPr>
        <w:t>58.7</w:t>
      </w:r>
      <w:r w:rsidR="005C3C99">
        <w:rPr>
          <w:bCs/>
          <w:sz w:val="20"/>
          <w:szCs w:val="20"/>
        </w:rPr>
        <w:t xml:space="preserve"> million</w:t>
      </w:r>
      <w:ins w:id="160" w:author="Kyle Condon" w:date="2026-02-25T12:47:00Z" w16du:dateUtc="2026-02-25T19:47:00Z">
        <w:r w:rsidR="007C1582">
          <w:rPr>
            <w:bCs/>
            <w:sz w:val="20"/>
            <w:szCs w:val="20"/>
          </w:rPr>
          <w:t xml:space="preserve"> and the amounts owed under the </w:t>
        </w:r>
      </w:ins>
      <w:ins w:id="161" w:author="Kyle Condon" w:date="2026-02-25T12:48:00Z" w16du:dateUtc="2026-02-25T19:48:00Z">
        <w:r w:rsidR="007C1582">
          <w:rPr>
            <w:bCs/>
            <w:sz w:val="20"/>
            <w:szCs w:val="20"/>
          </w:rPr>
          <w:t>$9.6 million promissory note provided by the Company</w:t>
        </w:r>
      </w:ins>
      <w:r w:rsidR="007B015C">
        <w:rPr>
          <w:bCs/>
          <w:sz w:val="20"/>
          <w:szCs w:val="20"/>
        </w:rPr>
        <w:t xml:space="preserve">. </w:t>
      </w:r>
    </w:p>
    <w:p w14:paraId="3AFADC71" w14:textId="77777777" w:rsidR="00E12991" w:rsidRDefault="00E12991" w:rsidP="00D93965">
      <w:pPr>
        <w:jc w:val="both"/>
        <w:rPr>
          <w:bCs/>
          <w:sz w:val="20"/>
          <w:szCs w:val="20"/>
        </w:rPr>
      </w:pPr>
    </w:p>
    <w:p w14:paraId="7B1E605B" w14:textId="7E6FAAB2" w:rsidR="003858D6" w:rsidRDefault="00195ED1" w:rsidP="00D93965">
      <w:pPr>
        <w:jc w:val="both"/>
        <w:rPr>
          <w:bCs/>
          <w:sz w:val="20"/>
          <w:szCs w:val="20"/>
        </w:rPr>
      </w:pPr>
      <w:r>
        <w:rPr>
          <w:bCs/>
          <w:sz w:val="20"/>
          <w:szCs w:val="20"/>
        </w:rPr>
        <w:t xml:space="preserve">The Company’s </w:t>
      </w:r>
      <w:r w:rsidR="0028598C">
        <w:rPr>
          <w:bCs/>
          <w:sz w:val="20"/>
          <w:szCs w:val="20"/>
        </w:rPr>
        <w:t xml:space="preserve">equity </w:t>
      </w:r>
      <w:r w:rsidR="0033726A">
        <w:rPr>
          <w:bCs/>
          <w:sz w:val="20"/>
          <w:szCs w:val="20"/>
        </w:rPr>
        <w:t>contribution of $</w:t>
      </w:r>
      <w:r w:rsidR="0001003C">
        <w:rPr>
          <w:bCs/>
          <w:sz w:val="20"/>
          <w:szCs w:val="20"/>
        </w:rPr>
        <w:t>58.7</w:t>
      </w:r>
      <w:r w:rsidR="0033726A">
        <w:rPr>
          <w:bCs/>
          <w:sz w:val="20"/>
          <w:szCs w:val="20"/>
        </w:rPr>
        <w:t xml:space="preserve"> million was included w</w:t>
      </w:r>
      <w:r w:rsidR="003858D6">
        <w:rPr>
          <w:bCs/>
          <w:sz w:val="20"/>
          <w:szCs w:val="20"/>
        </w:rPr>
        <w:t xml:space="preserve">ithin </w:t>
      </w:r>
      <w:r w:rsidR="00BC6FDE">
        <w:rPr>
          <w:bCs/>
          <w:sz w:val="20"/>
          <w:szCs w:val="20"/>
        </w:rPr>
        <w:t>p</w:t>
      </w:r>
      <w:r w:rsidR="003858D6">
        <w:rPr>
          <w:bCs/>
          <w:sz w:val="20"/>
          <w:szCs w:val="20"/>
        </w:rPr>
        <w:t>urchases of equity method investments</w:t>
      </w:r>
      <w:r w:rsidR="0033726A">
        <w:rPr>
          <w:bCs/>
          <w:sz w:val="20"/>
          <w:szCs w:val="20"/>
        </w:rPr>
        <w:t xml:space="preserve"> on the Consolidated Statement of Cash Flows and within </w:t>
      </w:r>
      <w:r w:rsidR="002E6309">
        <w:rPr>
          <w:bCs/>
          <w:sz w:val="20"/>
          <w:szCs w:val="20"/>
        </w:rPr>
        <w:t>e</w:t>
      </w:r>
      <w:r w:rsidR="0033726A">
        <w:rPr>
          <w:bCs/>
          <w:sz w:val="20"/>
          <w:szCs w:val="20"/>
        </w:rPr>
        <w:t xml:space="preserve">quity method investments within the Consolidated Balance Sheet. </w:t>
      </w:r>
      <w:r w:rsidR="0028598C">
        <w:rPr>
          <w:bCs/>
          <w:sz w:val="20"/>
          <w:szCs w:val="20"/>
        </w:rPr>
        <w:t>T</w:t>
      </w:r>
      <w:r w:rsidR="0033726A">
        <w:rPr>
          <w:bCs/>
          <w:sz w:val="20"/>
          <w:szCs w:val="20"/>
        </w:rPr>
        <w:t xml:space="preserve">he cash outflow from the Company to the Fund related </w:t>
      </w:r>
      <w:r w:rsidR="0028598C">
        <w:rPr>
          <w:bCs/>
          <w:sz w:val="20"/>
          <w:szCs w:val="20"/>
        </w:rPr>
        <w:t xml:space="preserve">to the </w:t>
      </w:r>
      <w:r w:rsidR="0033726A">
        <w:rPr>
          <w:bCs/>
          <w:sz w:val="20"/>
          <w:szCs w:val="20"/>
        </w:rPr>
        <w:t>promissory note of $9.</w:t>
      </w:r>
      <w:r w:rsidR="00336191">
        <w:rPr>
          <w:bCs/>
          <w:sz w:val="20"/>
          <w:szCs w:val="20"/>
        </w:rPr>
        <w:t>6</w:t>
      </w:r>
      <w:r w:rsidR="0033726A">
        <w:rPr>
          <w:bCs/>
          <w:sz w:val="20"/>
          <w:szCs w:val="20"/>
        </w:rPr>
        <w:t xml:space="preserve"> million was included within </w:t>
      </w:r>
      <w:r w:rsidR="00BC6FDE">
        <w:rPr>
          <w:bCs/>
          <w:sz w:val="20"/>
          <w:szCs w:val="20"/>
        </w:rPr>
        <w:t>l</w:t>
      </w:r>
      <w:r w:rsidR="00F119EF">
        <w:rPr>
          <w:bCs/>
          <w:sz w:val="20"/>
          <w:szCs w:val="20"/>
        </w:rPr>
        <w:t>oans</w:t>
      </w:r>
      <w:r w:rsidR="003858D6">
        <w:rPr>
          <w:bCs/>
          <w:sz w:val="20"/>
          <w:szCs w:val="20"/>
        </w:rPr>
        <w:t xml:space="preserve"> to equity method investees</w:t>
      </w:r>
      <w:r w:rsidR="0033726A">
        <w:rPr>
          <w:bCs/>
          <w:sz w:val="20"/>
          <w:szCs w:val="20"/>
        </w:rPr>
        <w:t xml:space="preserve"> within </w:t>
      </w:r>
      <w:r w:rsidR="003858D6">
        <w:rPr>
          <w:bCs/>
          <w:sz w:val="20"/>
          <w:szCs w:val="20"/>
        </w:rPr>
        <w:t>the Consolidated Statement of Cash Flows</w:t>
      </w:r>
      <w:r w:rsidR="0033726A">
        <w:rPr>
          <w:bCs/>
          <w:sz w:val="20"/>
          <w:szCs w:val="20"/>
        </w:rPr>
        <w:t xml:space="preserve"> and </w:t>
      </w:r>
      <w:r w:rsidR="00D1097B">
        <w:rPr>
          <w:bCs/>
          <w:sz w:val="20"/>
          <w:szCs w:val="20"/>
        </w:rPr>
        <w:t>c</w:t>
      </w:r>
      <w:r w:rsidR="0002037E">
        <w:rPr>
          <w:bCs/>
          <w:sz w:val="20"/>
          <w:szCs w:val="20"/>
        </w:rPr>
        <w:t>urrent portion of l</w:t>
      </w:r>
      <w:r w:rsidR="00753C15">
        <w:rPr>
          <w:bCs/>
          <w:sz w:val="20"/>
          <w:szCs w:val="20"/>
        </w:rPr>
        <w:t xml:space="preserve">oans </w:t>
      </w:r>
      <w:r w:rsidR="00753C15" w:rsidDel="0028598C">
        <w:rPr>
          <w:bCs/>
          <w:sz w:val="20"/>
          <w:szCs w:val="20"/>
        </w:rPr>
        <w:t xml:space="preserve">receivable from </w:t>
      </w:r>
      <w:r w:rsidR="000D5404">
        <w:rPr>
          <w:bCs/>
          <w:sz w:val="20"/>
          <w:szCs w:val="20"/>
        </w:rPr>
        <w:t>equity method investees</w:t>
      </w:r>
      <w:r w:rsidR="0033726A" w:rsidDel="00753C15">
        <w:rPr>
          <w:bCs/>
          <w:sz w:val="20"/>
          <w:szCs w:val="20"/>
        </w:rPr>
        <w:t xml:space="preserve"> </w:t>
      </w:r>
      <w:r w:rsidR="0033726A">
        <w:rPr>
          <w:bCs/>
          <w:sz w:val="20"/>
          <w:szCs w:val="20"/>
        </w:rPr>
        <w:t xml:space="preserve">within the Consolidated Balance Sheet. </w:t>
      </w:r>
    </w:p>
    <w:p w14:paraId="4ACF2255" w14:textId="77777777" w:rsidR="003858D6" w:rsidRDefault="003858D6" w:rsidP="00D93965">
      <w:pPr>
        <w:jc w:val="both"/>
        <w:rPr>
          <w:bCs/>
          <w:sz w:val="20"/>
          <w:szCs w:val="20"/>
        </w:rPr>
      </w:pPr>
    </w:p>
    <w:p w14:paraId="65CB99B2" w14:textId="177CD37F" w:rsidR="004E35A3" w:rsidRDefault="00BA0D96" w:rsidP="00D93965">
      <w:pPr>
        <w:jc w:val="both"/>
        <w:rPr>
          <w:ins w:id="162" w:author="Kyle Condon" w:date="2026-02-25T12:46:00Z" w16du:dateUtc="2026-02-25T19:46:00Z"/>
          <w:bCs/>
          <w:sz w:val="20"/>
          <w:szCs w:val="20"/>
        </w:rPr>
      </w:pPr>
      <w:r>
        <w:rPr>
          <w:bCs/>
          <w:sz w:val="20"/>
          <w:szCs w:val="20"/>
        </w:rPr>
        <w:lastRenderedPageBreak/>
        <w:t xml:space="preserve">As of </w:t>
      </w:r>
      <w:r w:rsidR="00D93965">
        <w:rPr>
          <w:bCs/>
          <w:sz w:val="20"/>
          <w:szCs w:val="20"/>
        </w:rPr>
        <w:t xml:space="preserve">December 31, 2024, in addition to the Company’s </w:t>
      </w:r>
      <w:r w:rsidR="003858D6">
        <w:rPr>
          <w:bCs/>
          <w:sz w:val="20"/>
          <w:szCs w:val="20"/>
        </w:rPr>
        <w:t>contribution of approximately $</w:t>
      </w:r>
      <w:r w:rsidR="0001003C">
        <w:rPr>
          <w:bCs/>
          <w:sz w:val="20"/>
          <w:szCs w:val="20"/>
        </w:rPr>
        <w:t>58.7</w:t>
      </w:r>
      <w:r w:rsidR="003858D6">
        <w:rPr>
          <w:bCs/>
          <w:sz w:val="20"/>
          <w:szCs w:val="20"/>
        </w:rPr>
        <w:t xml:space="preserve"> million</w:t>
      </w:r>
      <w:r w:rsidR="00D93965">
        <w:rPr>
          <w:bCs/>
          <w:sz w:val="20"/>
          <w:szCs w:val="20"/>
        </w:rPr>
        <w:t xml:space="preserve">, the Company recognized their proportionate share of </w:t>
      </w:r>
      <w:r>
        <w:rPr>
          <w:bCs/>
          <w:sz w:val="20"/>
          <w:szCs w:val="20"/>
        </w:rPr>
        <w:t xml:space="preserve">change in </w:t>
      </w:r>
      <w:r w:rsidR="00604959">
        <w:rPr>
          <w:bCs/>
          <w:sz w:val="20"/>
          <w:szCs w:val="20"/>
        </w:rPr>
        <w:t xml:space="preserve">the Fund’s </w:t>
      </w:r>
      <w:r>
        <w:rPr>
          <w:bCs/>
          <w:sz w:val="20"/>
          <w:szCs w:val="20"/>
        </w:rPr>
        <w:t>net assets from the original contribution to December 31, 2024</w:t>
      </w:r>
      <w:r w:rsidR="00D93965">
        <w:rPr>
          <w:bCs/>
          <w:sz w:val="20"/>
          <w:szCs w:val="20"/>
        </w:rPr>
        <w:t xml:space="preserve">, resulting in a </w:t>
      </w:r>
      <w:r w:rsidR="00604959">
        <w:rPr>
          <w:bCs/>
          <w:sz w:val="20"/>
          <w:szCs w:val="20"/>
        </w:rPr>
        <w:t xml:space="preserve">gain </w:t>
      </w:r>
      <w:r w:rsidR="00D93965" w:rsidRPr="00722827">
        <w:rPr>
          <w:bCs/>
          <w:sz w:val="20"/>
          <w:szCs w:val="20"/>
        </w:rPr>
        <w:t>approximately $</w:t>
      </w:r>
      <w:r w:rsidR="00762441" w:rsidRPr="00722827">
        <w:rPr>
          <w:bCs/>
          <w:sz w:val="20"/>
          <w:szCs w:val="20"/>
        </w:rPr>
        <w:t>3</w:t>
      </w:r>
      <w:r w:rsidR="00D93965" w:rsidRPr="00722827">
        <w:rPr>
          <w:bCs/>
          <w:sz w:val="20"/>
          <w:szCs w:val="20"/>
        </w:rPr>
        <w:t>.</w:t>
      </w:r>
      <w:r w:rsidR="00E843D2">
        <w:rPr>
          <w:bCs/>
          <w:sz w:val="20"/>
          <w:szCs w:val="20"/>
        </w:rPr>
        <w:t>2</w:t>
      </w:r>
      <w:r w:rsidR="00D93965" w:rsidRPr="00722827">
        <w:rPr>
          <w:bCs/>
          <w:sz w:val="20"/>
          <w:szCs w:val="20"/>
        </w:rPr>
        <w:t xml:space="preserve"> million recognized within</w:t>
      </w:r>
      <w:r w:rsidR="008A7260">
        <w:rPr>
          <w:kern w:val="0"/>
          <w:sz w:val="20"/>
          <w:szCs w:val="20"/>
        </w:rPr>
        <w:t xml:space="preserve"> loss on equity method investments</w:t>
      </w:r>
      <w:r w:rsidR="005D103D">
        <w:rPr>
          <w:bCs/>
          <w:sz w:val="20"/>
          <w:szCs w:val="20"/>
        </w:rPr>
        <w:t xml:space="preserve">, net </w:t>
      </w:r>
      <w:r w:rsidR="001C0C8A">
        <w:rPr>
          <w:bCs/>
          <w:sz w:val="20"/>
          <w:szCs w:val="20"/>
        </w:rPr>
        <w:t>within the Consolidated Statement of Operations</w:t>
      </w:r>
      <w:r w:rsidR="00D93965">
        <w:rPr>
          <w:bCs/>
          <w:sz w:val="20"/>
          <w:szCs w:val="20"/>
        </w:rPr>
        <w:t xml:space="preserve">. </w:t>
      </w:r>
      <w:r w:rsidR="006268D4">
        <w:rPr>
          <w:bCs/>
          <w:sz w:val="20"/>
          <w:szCs w:val="20"/>
        </w:rPr>
        <w:t xml:space="preserve">As of December 31, 2024, the Company’s investment in the Fund was valued at </w:t>
      </w:r>
      <w:r w:rsidR="006268D4" w:rsidRPr="00722827">
        <w:rPr>
          <w:bCs/>
          <w:sz w:val="20"/>
          <w:szCs w:val="20"/>
        </w:rPr>
        <w:t>approximately $6</w:t>
      </w:r>
      <w:r w:rsidR="00331510">
        <w:rPr>
          <w:bCs/>
          <w:sz w:val="20"/>
          <w:szCs w:val="20"/>
        </w:rPr>
        <w:t>1.</w:t>
      </w:r>
      <w:r w:rsidR="00760498">
        <w:rPr>
          <w:bCs/>
          <w:sz w:val="20"/>
          <w:szCs w:val="20"/>
        </w:rPr>
        <w:t>9</w:t>
      </w:r>
      <w:r w:rsidR="006268D4" w:rsidRPr="00722827">
        <w:rPr>
          <w:bCs/>
          <w:sz w:val="20"/>
          <w:szCs w:val="20"/>
        </w:rPr>
        <w:t xml:space="preserve"> million, included</w:t>
      </w:r>
      <w:r w:rsidR="006268D4">
        <w:rPr>
          <w:bCs/>
          <w:sz w:val="20"/>
          <w:szCs w:val="20"/>
        </w:rPr>
        <w:t xml:space="preserve"> within </w:t>
      </w:r>
      <w:r w:rsidR="00BC6FDE">
        <w:rPr>
          <w:bCs/>
          <w:sz w:val="20"/>
          <w:szCs w:val="20"/>
        </w:rPr>
        <w:t>e</w:t>
      </w:r>
      <w:r w:rsidR="006268D4">
        <w:rPr>
          <w:bCs/>
          <w:sz w:val="20"/>
          <w:szCs w:val="20"/>
        </w:rPr>
        <w:t xml:space="preserve">quity </w:t>
      </w:r>
      <w:r w:rsidR="00825C7E">
        <w:rPr>
          <w:bCs/>
          <w:sz w:val="20"/>
          <w:szCs w:val="20"/>
        </w:rPr>
        <w:t>m</w:t>
      </w:r>
      <w:r w:rsidR="006268D4">
        <w:rPr>
          <w:bCs/>
          <w:sz w:val="20"/>
          <w:szCs w:val="20"/>
        </w:rPr>
        <w:t xml:space="preserve">ethod </w:t>
      </w:r>
      <w:r w:rsidR="00825C7E">
        <w:rPr>
          <w:bCs/>
          <w:sz w:val="20"/>
          <w:szCs w:val="20"/>
        </w:rPr>
        <w:t>i</w:t>
      </w:r>
      <w:r w:rsidR="006268D4">
        <w:rPr>
          <w:bCs/>
          <w:sz w:val="20"/>
          <w:szCs w:val="20"/>
        </w:rPr>
        <w:t xml:space="preserve">nvestments in the Consolidated Balance Sheet. </w:t>
      </w:r>
    </w:p>
    <w:p w14:paraId="45E0E35C" w14:textId="3223D9B0" w:rsidR="00F953A1" w:rsidDel="00621556" w:rsidRDefault="00F953A1" w:rsidP="00D93965">
      <w:pPr>
        <w:jc w:val="both"/>
        <w:rPr>
          <w:del w:id="163" w:author="Kyle Condon" w:date="2026-02-25T12:47:00Z" w16du:dateUtc="2026-02-25T19:47:00Z"/>
          <w:bCs/>
          <w:sz w:val="20"/>
          <w:szCs w:val="20"/>
        </w:rPr>
      </w:pPr>
    </w:p>
    <w:p w14:paraId="6D1D1F93" w14:textId="77777777" w:rsidR="00A51127" w:rsidRDefault="00A51127" w:rsidP="00D93965">
      <w:pPr>
        <w:jc w:val="both"/>
        <w:rPr>
          <w:bCs/>
          <w:sz w:val="20"/>
          <w:szCs w:val="20"/>
        </w:rPr>
      </w:pPr>
    </w:p>
    <w:p w14:paraId="6E0B7C55" w14:textId="6CE305CF" w:rsidR="00FD238F" w:rsidRDefault="00FD238F" w:rsidP="00FD238F">
      <w:pPr>
        <w:jc w:val="both"/>
        <w:outlineLvl w:val="2"/>
        <w:rPr>
          <w:b/>
          <w:i/>
          <w:iCs/>
          <w:sz w:val="20"/>
          <w:szCs w:val="20"/>
        </w:rPr>
      </w:pPr>
      <w:r>
        <w:rPr>
          <w:b/>
          <w:i/>
          <w:iCs/>
          <w:sz w:val="20"/>
          <w:szCs w:val="20"/>
        </w:rPr>
        <w:t>Investments Held at Fair Value</w:t>
      </w:r>
    </w:p>
    <w:p w14:paraId="49ADC9E8" w14:textId="77777777" w:rsidR="00FD238F" w:rsidRDefault="00FD238F" w:rsidP="0005659C">
      <w:pPr>
        <w:jc w:val="both"/>
        <w:rPr>
          <w:b/>
          <w:i/>
          <w:iCs/>
          <w:sz w:val="20"/>
          <w:szCs w:val="20"/>
        </w:rPr>
      </w:pPr>
    </w:p>
    <w:p w14:paraId="2B279B08" w14:textId="7D54CCA3" w:rsidR="00FD238F" w:rsidRDefault="00FD238F" w:rsidP="00FD238F">
      <w:pPr>
        <w:jc w:val="both"/>
        <w:outlineLvl w:val="3"/>
        <w:rPr>
          <w:bCs/>
          <w:i/>
          <w:iCs/>
          <w:sz w:val="20"/>
          <w:szCs w:val="20"/>
          <w:u w:val="single"/>
        </w:rPr>
      </w:pPr>
      <w:r w:rsidRPr="00C53D85">
        <w:rPr>
          <w:bCs/>
          <w:i/>
          <w:iCs/>
          <w:sz w:val="20"/>
          <w:szCs w:val="20"/>
          <w:u w:val="single"/>
        </w:rPr>
        <w:t>Canada Global</w:t>
      </w:r>
      <w:r w:rsidR="00C131A6">
        <w:rPr>
          <w:bCs/>
          <w:i/>
          <w:iCs/>
          <w:sz w:val="20"/>
          <w:szCs w:val="20"/>
          <w:u w:val="single"/>
        </w:rPr>
        <w:t xml:space="preserve"> Ltd. ILS</w:t>
      </w:r>
    </w:p>
    <w:p w14:paraId="29733BE7" w14:textId="77777777" w:rsidR="00FD238F" w:rsidRPr="00C53D85" w:rsidRDefault="00FD238F" w:rsidP="0005659C">
      <w:pPr>
        <w:jc w:val="both"/>
        <w:rPr>
          <w:bCs/>
          <w:i/>
          <w:iCs/>
          <w:sz w:val="20"/>
          <w:szCs w:val="20"/>
          <w:u w:val="single"/>
        </w:rPr>
      </w:pPr>
    </w:p>
    <w:p w14:paraId="44CDD706" w14:textId="5119D712" w:rsidR="00FD238F" w:rsidRPr="00C53D85" w:rsidRDefault="00FD238F" w:rsidP="00FD238F">
      <w:pPr>
        <w:jc w:val="both"/>
        <w:rPr>
          <w:bCs/>
          <w:sz w:val="20"/>
          <w:szCs w:val="20"/>
        </w:rPr>
      </w:pPr>
      <w:r w:rsidRPr="00C53D85">
        <w:rPr>
          <w:bCs/>
          <w:sz w:val="20"/>
          <w:szCs w:val="20"/>
        </w:rPr>
        <w:t>On October 8, 2024, the Company through its wholly</w:t>
      </w:r>
      <w:ins w:id="164" w:author="Kyle Condon" w:date="2026-02-25T11:35:00Z" w16du:dateUtc="2026-02-25T18:35:00Z">
        <w:r w:rsidR="004D5FF8">
          <w:rPr>
            <w:bCs/>
            <w:sz w:val="20"/>
            <w:szCs w:val="20"/>
          </w:rPr>
          <w:t>-</w:t>
        </w:r>
      </w:ins>
      <w:del w:id="165" w:author="Kyle Condon" w:date="2026-02-25T11:35:00Z" w16du:dateUtc="2026-02-25T18:35:00Z">
        <w:r w:rsidRPr="00C53D85" w:rsidDel="004D5FF8">
          <w:rPr>
            <w:bCs/>
            <w:sz w:val="20"/>
            <w:szCs w:val="20"/>
          </w:rPr>
          <w:delText xml:space="preserve"> </w:delText>
        </w:r>
      </w:del>
      <w:r w:rsidRPr="00C53D85">
        <w:rPr>
          <w:bCs/>
          <w:sz w:val="20"/>
          <w:szCs w:val="20"/>
        </w:rPr>
        <w:t xml:space="preserve">owned subsidiary, Flow Property Investors LLC, acquired 16,437,839 shares of Canada Global Ltd. ILS (“Canada Global”) common stock for a total purchase price of </w:t>
      </w:r>
      <w:r w:rsidR="006011C2">
        <w:rPr>
          <w:bCs/>
          <w:sz w:val="20"/>
          <w:szCs w:val="20"/>
        </w:rPr>
        <w:t xml:space="preserve">approximately </w:t>
      </w:r>
      <w:r w:rsidRPr="00C53D85">
        <w:rPr>
          <w:bCs/>
          <w:sz w:val="20"/>
          <w:szCs w:val="20"/>
        </w:rPr>
        <w:t>$26.</w:t>
      </w:r>
      <w:r w:rsidR="006011C2">
        <w:rPr>
          <w:bCs/>
          <w:sz w:val="20"/>
          <w:szCs w:val="20"/>
        </w:rPr>
        <w:t>6</w:t>
      </w:r>
      <w:r w:rsidRPr="00C53D85">
        <w:rPr>
          <w:bCs/>
          <w:sz w:val="20"/>
          <w:szCs w:val="20"/>
        </w:rPr>
        <w:t xml:space="preserve"> million. The investment was made through both primary issuances and secondary market transactions on the Tel Aviv Stock Exchange and represents approximately 28.96% of Canada Global’s outstanding common equity on a fully diluted basis.</w:t>
      </w:r>
    </w:p>
    <w:p w14:paraId="27BECD4F" w14:textId="77777777" w:rsidR="00FD238F" w:rsidRPr="00C53D85" w:rsidRDefault="00FD238F" w:rsidP="00FD238F">
      <w:pPr>
        <w:jc w:val="both"/>
        <w:rPr>
          <w:bCs/>
          <w:sz w:val="20"/>
          <w:szCs w:val="20"/>
        </w:rPr>
      </w:pPr>
    </w:p>
    <w:p w14:paraId="5DD71827" w14:textId="09A1A222" w:rsidR="00FD238F" w:rsidRPr="00C53D85" w:rsidRDefault="00FD238F" w:rsidP="00FD238F">
      <w:pPr>
        <w:jc w:val="both"/>
        <w:rPr>
          <w:bCs/>
          <w:sz w:val="20"/>
          <w:szCs w:val="20"/>
        </w:rPr>
      </w:pPr>
      <w:r w:rsidRPr="00C53D85">
        <w:rPr>
          <w:bCs/>
          <w:sz w:val="20"/>
          <w:szCs w:val="20"/>
        </w:rPr>
        <w:t xml:space="preserve">The Company concluded that Canada Global is not a VIE for which </w:t>
      </w:r>
      <w:r w:rsidR="00195ED1">
        <w:rPr>
          <w:bCs/>
          <w:sz w:val="20"/>
          <w:szCs w:val="20"/>
        </w:rPr>
        <w:t xml:space="preserve">the Company </w:t>
      </w:r>
      <w:r w:rsidRPr="00C53D85">
        <w:rPr>
          <w:bCs/>
          <w:sz w:val="20"/>
          <w:szCs w:val="20"/>
        </w:rPr>
        <w:t>is the primary beneficiary.</w:t>
      </w:r>
      <w:r w:rsidR="00195ED1">
        <w:rPr>
          <w:bCs/>
          <w:sz w:val="20"/>
          <w:szCs w:val="20"/>
        </w:rPr>
        <w:t xml:space="preserve"> The Company’s</w:t>
      </w:r>
      <w:r w:rsidRPr="00C53D85">
        <w:rPr>
          <w:bCs/>
          <w:sz w:val="20"/>
          <w:szCs w:val="20"/>
        </w:rPr>
        <w:t xml:space="preserve"> ownership consists solely of common stock without any contractual rights or other arrangements that provide it with the power to direct the activities most significant to Canada Global’s economic performance. Strategic decision-making authority and governance remain with Canada Global’s broader shareholder base and board of directors. Accordingly, </w:t>
      </w:r>
      <w:r>
        <w:rPr>
          <w:bCs/>
          <w:sz w:val="20"/>
          <w:szCs w:val="20"/>
        </w:rPr>
        <w:t>the Company does not consolidate Canada Global</w:t>
      </w:r>
      <w:r w:rsidRPr="00C53D85">
        <w:rPr>
          <w:bCs/>
          <w:sz w:val="20"/>
          <w:szCs w:val="20"/>
        </w:rPr>
        <w:t>.</w:t>
      </w:r>
    </w:p>
    <w:p w14:paraId="1FC682CF" w14:textId="77777777" w:rsidR="00FD238F" w:rsidRPr="00C53D85" w:rsidRDefault="00FD238F" w:rsidP="00FD238F">
      <w:pPr>
        <w:jc w:val="both"/>
        <w:rPr>
          <w:bCs/>
          <w:sz w:val="20"/>
          <w:szCs w:val="20"/>
        </w:rPr>
      </w:pPr>
    </w:p>
    <w:p w14:paraId="576B2C50" w14:textId="2BE7D401" w:rsidR="00A7585D" w:rsidRDefault="00FD238F" w:rsidP="00FD238F">
      <w:pPr>
        <w:jc w:val="both"/>
        <w:rPr>
          <w:bCs/>
          <w:sz w:val="20"/>
          <w:szCs w:val="20"/>
        </w:rPr>
      </w:pPr>
      <w:r w:rsidRPr="00C53D85">
        <w:rPr>
          <w:bCs/>
          <w:sz w:val="20"/>
          <w:szCs w:val="20"/>
        </w:rPr>
        <w:t xml:space="preserve">Given that </w:t>
      </w:r>
      <w:r w:rsidR="00195ED1">
        <w:rPr>
          <w:bCs/>
          <w:sz w:val="20"/>
          <w:szCs w:val="20"/>
        </w:rPr>
        <w:t>the Company</w:t>
      </w:r>
      <w:r w:rsidRPr="00C53D85">
        <w:rPr>
          <w:bCs/>
          <w:sz w:val="20"/>
          <w:szCs w:val="20"/>
        </w:rPr>
        <w:t xml:space="preserve"> holds more than 20% of Canada Global’s voting stock and has board representation, the </w:t>
      </w:r>
      <w:r w:rsidR="00E8791F">
        <w:rPr>
          <w:bCs/>
          <w:sz w:val="20"/>
          <w:szCs w:val="20"/>
        </w:rPr>
        <w:t>Company</w:t>
      </w:r>
      <w:r w:rsidR="007A05E6">
        <w:rPr>
          <w:bCs/>
          <w:sz w:val="20"/>
          <w:szCs w:val="20"/>
        </w:rPr>
        <w:t xml:space="preserve"> has significant influence and the </w:t>
      </w:r>
      <w:r w:rsidRPr="00C53D85">
        <w:rPr>
          <w:bCs/>
          <w:sz w:val="20"/>
          <w:szCs w:val="20"/>
        </w:rPr>
        <w:t xml:space="preserve">investment </w:t>
      </w:r>
      <w:r w:rsidR="007A05E6">
        <w:rPr>
          <w:bCs/>
          <w:sz w:val="20"/>
          <w:szCs w:val="20"/>
        </w:rPr>
        <w:t xml:space="preserve">is in </w:t>
      </w:r>
      <w:r w:rsidRPr="00C53D85">
        <w:rPr>
          <w:bCs/>
          <w:sz w:val="20"/>
          <w:szCs w:val="20"/>
        </w:rPr>
        <w:t xml:space="preserve">the scope of ASC 323. </w:t>
      </w:r>
      <w:r>
        <w:rPr>
          <w:bCs/>
          <w:sz w:val="20"/>
          <w:szCs w:val="20"/>
        </w:rPr>
        <w:t xml:space="preserve">However, </w:t>
      </w:r>
      <w:r w:rsidR="00195ED1">
        <w:rPr>
          <w:bCs/>
          <w:sz w:val="20"/>
          <w:szCs w:val="20"/>
        </w:rPr>
        <w:t xml:space="preserve">the </w:t>
      </w:r>
      <w:r w:rsidR="00CA3E4E">
        <w:rPr>
          <w:bCs/>
          <w:sz w:val="20"/>
          <w:szCs w:val="20"/>
        </w:rPr>
        <w:t>Company</w:t>
      </w:r>
      <w:r w:rsidRPr="00C53D85">
        <w:rPr>
          <w:bCs/>
          <w:sz w:val="20"/>
          <w:szCs w:val="20"/>
        </w:rPr>
        <w:t xml:space="preserve"> has elected to apply the fair value option. As such, the investment </w:t>
      </w:r>
      <w:r w:rsidR="007A05E6">
        <w:rPr>
          <w:bCs/>
          <w:sz w:val="20"/>
          <w:szCs w:val="20"/>
        </w:rPr>
        <w:t>was</w:t>
      </w:r>
      <w:r w:rsidRPr="00C53D85">
        <w:rPr>
          <w:bCs/>
          <w:sz w:val="20"/>
          <w:szCs w:val="20"/>
        </w:rPr>
        <w:t xml:space="preserve"> initially recognized at </w:t>
      </w:r>
      <w:r w:rsidR="006011C2">
        <w:rPr>
          <w:bCs/>
          <w:sz w:val="20"/>
          <w:szCs w:val="20"/>
        </w:rPr>
        <w:t xml:space="preserve">approximately </w:t>
      </w:r>
      <w:r w:rsidRPr="00C53D85">
        <w:rPr>
          <w:bCs/>
          <w:sz w:val="20"/>
          <w:szCs w:val="20"/>
        </w:rPr>
        <w:t>$26.</w:t>
      </w:r>
      <w:r w:rsidR="006011C2">
        <w:rPr>
          <w:bCs/>
          <w:sz w:val="20"/>
          <w:szCs w:val="20"/>
        </w:rPr>
        <w:t>6</w:t>
      </w:r>
      <w:r w:rsidRPr="00C53D85">
        <w:rPr>
          <w:bCs/>
          <w:sz w:val="20"/>
          <w:szCs w:val="20"/>
        </w:rPr>
        <w:t xml:space="preserve"> million, with subsequent changes in fair value recorded in earnings </w:t>
      </w:r>
      <w:r w:rsidRPr="0063486E">
        <w:rPr>
          <w:bCs/>
          <w:sz w:val="20"/>
          <w:szCs w:val="20"/>
        </w:rPr>
        <w:t xml:space="preserve">within </w:t>
      </w:r>
      <w:r w:rsidR="008A7260">
        <w:rPr>
          <w:bCs/>
          <w:sz w:val="20"/>
          <w:szCs w:val="20"/>
        </w:rPr>
        <w:t xml:space="preserve">unrealized </w:t>
      </w:r>
      <w:r w:rsidR="00160BE7">
        <w:rPr>
          <w:bCs/>
          <w:sz w:val="20"/>
          <w:szCs w:val="20"/>
        </w:rPr>
        <w:t>g</w:t>
      </w:r>
      <w:r>
        <w:rPr>
          <w:bCs/>
          <w:sz w:val="20"/>
          <w:szCs w:val="20"/>
        </w:rPr>
        <w:t xml:space="preserve">ain on investment held at fair value </w:t>
      </w:r>
      <w:r w:rsidRPr="00C53D85">
        <w:rPr>
          <w:bCs/>
          <w:sz w:val="20"/>
          <w:szCs w:val="20"/>
        </w:rPr>
        <w:t>within the Consolidated</w:t>
      </w:r>
      <w:r>
        <w:rPr>
          <w:bCs/>
          <w:sz w:val="20"/>
          <w:szCs w:val="20"/>
        </w:rPr>
        <w:t xml:space="preserve"> Statement of Operations</w:t>
      </w:r>
      <w:r w:rsidRPr="00C53D85">
        <w:rPr>
          <w:bCs/>
          <w:sz w:val="20"/>
          <w:szCs w:val="20"/>
        </w:rPr>
        <w:t xml:space="preserve">. </w:t>
      </w:r>
      <w:r w:rsidR="009F13EE">
        <w:rPr>
          <w:bCs/>
          <w:sz w:val="20"/>
          <w:szCs w:val="20"/>
        </w:rPr>
        <w:t xml:space="preserve">The original purchase of Canada Global’s voting stock was included within </w:t>
      </w:r>
      <w:r w:rsidR="00BC6FDE">
        <w:rPr>
          <w:bCs/>
          <w:sz w:val="20"/>
          <w:szCs w:val="20"/>
        </w:rPr>
        <w:t>p</w:t>
      </w:r>
      <w:r w:rsidR="009F13EE">
        <w:rPr>
          <w:bCs/>
          <w:sz w:val="20"/>
          <w:szCs w:val="20"/>
        </w:rPr>
        <w:t xml:space="preserve">urchases of </w:t>
      </w:r>
      <w:r w:rsidR="00825C7E">
        <w:rPr>
          <w:bCs/>
          <w:sz w:val="20"/>
          <w:szCs w:val="20"/>
        </w:rPr>
        <w:t>i</w:t>
      </w:r>
      <w:r w:rsidR="009F13EE">
        <w:rPr>
          <w:bCs/>
          <w:sz w:val="20"/>
          <w:szCs w:val="20"/>
        </w:rPr>
        <w:t xml:space="preserve">nvestment held at fair value within the Consolidated Statement of Cash Flows. </w:t>
      </w:r>
      <w:r w:rsidRPr="00C53D85">
        <w:rPr>
          <w:bCs/>
          <w:sz w:val="20"/>
          <w:szCs w:val="20"/>
        </w:rPr>
        <w:t xml:space="preserve">The investment’s fair value is based on quoted prices on the Tel Aviv Stock Exchange, which </w:t>
      </w:r>
      <w:r w:rsidR="00A003A7">
        <w:rPr>
          <w:bCs/>
          <w:sz w:val="20"/>
          <w:szCs w:val="20"/>
        </w:rPr>
        <w:t xml:space="preserve">was </w:t>
      </w:r>
      <w:r w:rsidRPr="00C53D85">
        <w:rPr>
          <w:bCs/>
          <w:sz w:val="20"/>
          <w:szCs w:val="20"/>
        </w:rPr>
        <w:t xml:space="preserve">classified as </w:t>
      </w:r>
      <w:r w:rsidR="00A003A7">
        <w:rPr>
          <w:bCs/>
          <w:sz w:val="20"/>
          <w:szCs w:val="20"/>
        </w:rPr>
        <w:t xml:space="preserve">a </w:t>
      </w:r>
      <w:r w:rsidRPr="00C53D85">
        <w:rPr>
          <w:bCs/>
          <w:sz w:val="20"/>
          <w:szCs w:val="20"/>
        </w:rPr>
        <w:t xml:space="preserve">Level </w:t>
      </w:r>
      <w:r w:rsidR="00A003A7">
        <w:rPr>
          <w:bCs/>
          <w:sz w:val="20"/>
          <w:szCs w:val="20"/>
        </w:rPr>
        <w:t>1</w:t>
      </w:r>
      <w:r w:rsidRPr="00C53D85">
        <w:rPr>
          <w:bCs/>
          <w:sz w:val="20"/>
          <w:szCs w:val="20"/>
        </w:rPr>
        <w:t xml:space="preserve"> input under the fair value hierarchy in ASC 820.</w:t>
      </w:r>
      <w:r>
        <w:rPr>
          <w:bCs/>
          <w:sz w:val="20"/>
          <w:szCs w:val="20"/>
        </w:rPr>
        <w:t xml:space="preserve"> </w:t>
      </w:r>
    </w:p>
    <w:p w14:paraId="3C5DD9C7" w14:textId="77777777" w:rsidR="00A7585D" w:rsidRDefault="00A7585D" w:rsidP="00FD238F">
      <w:pPr>
        <w:jc w:val="both"/>
        <w:rPr>
          <w:bCs/>
          <w:sz w:val="20"/>
          <w:szCs w:val="20"/>
        </w:rPr>
      </w:pPr>
    </w:p>
    <w:p w14:paraId="1D951598" w14:textId="69F92292" w:rsidR="00FD238F" w:rsidRDefault="00FD238F" w:rsidP="00FD238F">
      <w:pPr>
        <w:jc w:val="both"/>
        <w:rPr>
          <w:bCs/>
          <w:sz w:val="20"/>
          <w:szCs w:val="20"/>
        </w:rPr>
      </w:pPr>
      <w:r>
        <w:rPr>
          <w:bCs/>
          <w:sz w:val="20"/>
          <w:szCs w:val="20"/>
        </w:rPr>
        <w:t xml:space="preserve">As of December 31, 2024, the fair value of the investment of approximately $49.8 million was included in </w:t>
      </w:r>
      <w:r w:rsidR="00BC6FDE">
        <w:rPr>
          <w:bCs/>
          <w:sz w:val="20"/>
          <w:szCs w:val="20"/>
        </w:rPr>
        <w:t>i</w:t>
      </w:r>
      <w:r>
        <w:rPr>
          <w:bCs/>
          <w:sz w:val="20"/>
          <w:szCs w:val="20"/>
        </w:rPr>
        <w:t xml:space="preserve">nvestment held at fair value on the Consolidated Balance Sheet. During the year ended December 31, 2024, the Company included an unrealized gain on the change in fair value of the investment in the amount of $23.2 million, included within </w:t>
      </w:r>
      <w:r w:rsidR="008A7260">
        <w:rPr>
          <w:bCs/>
          <w:sz w:val="20"/>
          <w:szCs w:val="20"/>
        </w:rPr>
        <w:t xml:space="preserve">unrealized </w:t>
      </w:r>
      <w:r w:rsidR="00BC6FDE">
        <w:rPr>
          <w:bCs/>
          <w:sz w:val="20"/>
          <w:szCs w:val="20"/>
        </w:rPr>
        <w:t>g</w:t>
      </w:r>
      <w:r>
        <w:rPr>
          <w:bCs/>
          <w:sz w:val="20"/>
          <w:szCs w:val="20"/>
        </w:rPr>
        <w:t>ain on investment held at fair value</w:t>
      </w:r>
      <w:r w:rsidDel="007E3900">
        <w:rPr>
          <w:bCs/>
          <w:sz w:val="20"/>
          <w:szCs w:val="20"/>
        </w:rPr>
        <w:t xml:space="preserve"> </w:t>
      </w:r>
      <w:r>
        <w:rPr>
          <w:bCs/>
          <w:sz w:val="20"/>
          <w:szCs w:val="20"/>
        </w:rPr>
        <w:t>within the Consolidated Statement of Operations.</w:t>
      </w:r>
    </w:p>
    <w:p w14:paraId="4D8E60F7" w14:textId="77777777" w:rsidR="004E35A3" w:rsidRDefault="004E35A3" w:rsidP="00FD238F">
      <w:pPr>
        <w:jc w:val="both"/>
        <w:rPr>
          <w:bCs/>
          <w:sz w:val="20"/>
          <w:szCs w:val="20"/>
        </w:rPr>
      </w:pPr>
    </w:p>
    <w:p w14:paraId="1142EB1A" w14:textId="51E0130C" w:rsidR="0083225A" w:rsidRPr="00C53D85" w:rsidRDefault="00E2562C" w:rsidP="0083225A">
      <w:pPr>
        <w:outlineLvl w:val="1"/>
        <w:rPr>
          <w:b/>
          <w:sz w:val="20"/>
          <w:szCs w:val="20"/>
        </w:rPr>
      </w:pPr>
      <w:r>
        <w:rPr>
          <w:b/>
          <w:sz w:val="20"/>
          <w:szCs w:val="20"/>
        </w:rPr>
        <w:t>6</w:t>
      </w:r>
      <w:r w:rsidR="003273E6" w:rsidRPr="00C53D85">
        <w:rPr>
          <w:b/>
          <w:sz w:val="20"/>
          <w:szCs w:val="20"/>
        </w:rPr>
        <w:t xml:space="preserve">. </w:t>
      </w:r>
      <w:r w:rsidR="006C12F9" w:rsidRPr="00C53D85">
        <w:rPr>
          <w:b/>
          <w:sz w:val="20"/>
          <w:szCs w:val="20"/>
        </w:rPr>
        <w:t>Revenue Recognition</w:t>
      </w:r>
    </w:p>
    <w:p w14:paraId="6621FE03" w14:textId="77777777" w:rsidR="00DD210F" w:rsidRPr="00C53D85" w:rsidRDefault="00DD210F" w:rsidP="00E1461A">
      <w:pPr>
        <w:jc w:val="both"/>
        <w:rPr>
          <w:sz w:val="20"/>
          <w:szCs w:val="20"/>
        </w:rPr>
      </w:pPr>
    </w:p>
    <w:p w14:paraId="349E5950" w14:textId="56EBCDBE" w:rsidR="00420413" w:rsidRDefault="0083225A" w:rsidP="00420413">
      <w:pPr>
        <w:pBdr>
          <w:top w:val="nil"/>
          <w:left w:val="nil"/>
          <w:bottom w:val="nil"/>
          <w:right w:val="nil"/>
          <w:between w:val="nil"/>
        </w:pBdr>
        <w:shd w:val="clear" w:color="auto" w:fill="FFFFFF"/>
        <w:jc w:val="both"/>
        <w:rPr>
          <w:sz w:val="20"/>
          <w:szCs w:val="20"/>
        </w:rPr>
      </w:pPr>
      <w:r w:rsidRPr="006B7885">
        <w:rPr>
          <w:sz w:val="20"/>
          <w:szCs w:val="20"/>
        </w:rPr>
        <w:t>The majority of the Company’s revenue is derived from residential and commercial rental and other lease income</w:t>
      </w:r>
      <w:r w:rsidR="00420413">
        <w:rPr>
          <w:sz w:val="20"/>
          <w:szCs w:val="20"/>
        </w:rPr>
        <w:t>. The Company’s revenue derived from residential</w:t>
      </w:r>
      <w:r w:rsidR="00F260DA">
        <w:rPr>
          <w:sz w:val="20"/>
          <w:szCs w:val="20"/>
        </w:rPr>
        <w:t xml:space="preserve">, </w:t>
      </w:r>
      <w:r w:rsidR="00420413">
        <w:rPr>
          <w:sz w:val="20"/>
          <w:szCs w:val="20"/>
        </w:rPr>
        <w:t>commercial rental and other lease income is accounted for in accordance with ASC 842</w:t>
      </w:r>
      <w:r w:rsidR="00BE38E7">
        <w:rPr>
          <w:sz w:val="20"/>
          <w:szCs w:val="20"/>
        </w:rPr>
        <w:t xml:space="preserve">, </w:t>
      </w:r>
      <w:r w:rsidR="00BE38E7" w:rsidRPr="002F617C">
        <w:rPr>
          <w:i/>
          <w:iCs/>
          <w:sz w:val="20"/>
          <w:szCs w:val="20"/>
        </w:rPr>
        <w:t>Leases</w:t>
      </w:r>
      <w:r w:rsidR="00BE38E7">
        <w:rPr>
          <w:sz w:val="20"/>
          <w:szCs w:val="20"/>
        </w:rPr>
        <w:t xml:space="preserve"> (“ASC 842”)</w:t>
      </w:r>
      <w:r w:rsidR="00420413">
        <w:rPr>
          <w:sz w:val="20"/>
          <w:szCs w:val="20"/>
        </w:rPr>
        <w:t xml:space="preserve">. </w:t>
      </w:r>
      <w:r w:rsidR="00F7490D">
        <w:rPr>
          <w:sz w:val="20"/>
          <w:szCs w:val="20"/>
        </w:rPr>
        <w:t>Additionally, the Company</w:t>
      </w:r>
      <w:r w:rsidR="00F260DA">
        <w:rPr>
          <w:sz w:val="20"/>
          <w:szCs w:val="20"/>
        </w:rPr>
        <w:t xml:space="preserve"> earns Fees and other Revenue which is accounted for in accordance with </w:t>
      </w:r>
      <w:r w:rsidR="00F7490D">
        <w:rPr>
          <w:sz w:val="20"/>
          <w:szCs w:val="20"/>
        </w:rPr>
        <w:t xml:space="preserve">ASC 606, </w:t>
      </w:r>
      <w:r w:rsidR="00C92234" w:rsidRPr="00CD0365">
        <w:rPr>
          <w:i/>
          <w:sz w:val="20"/>
          <w:szCs w:val="20"/>
        </w:rPr>
        <w:t>Revenue</w:t>
      </w:r>
      <w:r w:rsidR="00C92234">
        <w:rPr>
          <w:sz w:val="20"/>
          <w:szCs w:val="20"/>
        </w:rPr>
        <w:t xml:space="preserve"> </w:t>
      </w:r>
      <w:r w:rsidR="00F7490D" w:rsidRPr="00C53D85">
        <w:rPr>
          <w:i/>
          <w:iCs/>
          <w:sz w:val="20"/>
          <w:szCs w:val="20"/>
        </w:rPr>
        <w:t>from Contracts with Customers</w:t>
      </w:r>
      <w:r w:rsidR="00F7490D" w:rsidRPr="00C53D85">
        <w:rPr>
          <w:sz w:val="20"/>
          <w:szCs w:val="20"/>
        </w:rPr>
        <w:t xml:space="preserve"> (“ASC 606”)</w:t>
      </w:r>
      <w:r w:rsidR="00F7490D">
        <w:rPr>
          <w:sz w:val="20"/>
          <w:szCs w:val="20"/>
        </w:rPr>
        <w:t xml:space="preserve">. </w:t>
      </w:r>
    </w:p>
    <w:p w14:paraId="2F6AED2A" w14:textId="77777777" w:rsidR="006D6C07" w:rsidRPr="00C53D85" w:rsidRDefault="006D6C07" w:rsidP="006D6C07">
      <w:pPr>
        <w:keepNext/>
        <w:rPr>
          <w:sz w:val="20"/>
          <w:szCs w:val="20"/>
        </w:rPr>
      </w:pPr>
      <w:r w:rsidRPr="00C53D85">
        <w:rPr>
          <w:sz w:val="20"/>
          <w:szCs w:val="20"/>
        </w:rPr>
        <w:lastRenderedPageBreak/>
        <w:t xml:space="preserve">The Company’s total revenue is presented in the following table (dollars in thousands): </w:t>
      </w:r>
    </w:p>
    <w:p w14:paraId="34193E9F" w14:textId="77777777" w:rsidR="006D6C07" w:rsidRPr="00C53D85" w:rsidRDefault="006D6C07" w:rsidP="006D6C07">
      <w:pPr>
        <w:keepNext/>
        <w:rPr>
          <w:sz w:val="20"/>
          <w:szCs w:val="20"/>
        </w:rPr>
      </w:pPr>
      <w:r w:rsidRPr="00C53D85">
        <w:rPr>
          <w:sz w:val="20"/>
          <w:szCs w:val="20"/>
        </w:rPr>
        <w:t> </w:t>
      </w:r>
    </w:p>
    <w:tbl>
      <w:tblPr>
        <w:tblStyle w:val="ListTable1Light-Accent1"/>
        <w:tblW w:w="5000" w:type="pct"/>
        <w:tblLook w:val="04A0" w:firstRow="1" w:lastRow="0" w:firstColumn="1" w:lastColumn="0" w:noHBand="0" w:noVBand="1"/>
      </w:tblPr>
      <w:tblGrid>
        <w:gridCol w:w="5922"/>
        <w:gridCol w:w="1845"/>
        <w:gridCol w:w="3033"/>
      </w:tblGrid>
      <w:tr w:rsidR="006D6C07" w:rsidRPr="00C53D85" w14:paraId="26F1F3B1" w14:textId="77777777" w:rsidTr="006826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2" w:type="pct"/>
            <w:tcBorders>
              <w:bottom w:val="single" w:sz="4" w:space="0" w:color="auto"/>
            </w:tcBorders>
            <w:shd w:val="clear" w:color="auto" w:fill="C6D9F1" w:themeFill="text2" w:themeFillTint="33"/>
            <w:vAlign w:val="center"/>
          </w:tcPr>
          <w:p w14:paraId="478435D9" w14:textId="77777777" w:rsidR="006D6C07" w:rsidRPr="00C53D85" w:rsidRDefault="006D6C07">
            <w:pPr>
              <w:keepNext/>
              <w:spacing w:before="23" w:after="20" w:line="120" w:lineRule="auto"/>
              <w:ind w:left="91"/>
              <w:jc w:val="center"/>
              <w:rPr>
                <w:sz w:val="20"/>
                <w:szCs w:val="20"/>
              </w:rPr>
            </w:pPr>
          </w:p>
        </w:tc>
        <w:tc>
          <w:tcPr>
            <w:tcW w:w="854" w:type="pct"/>
            <w:tcBorders>
              <w:bottom w:val="single" w:sz="4" w:space="0" w:color="auto"/>
            </w:tcBorders>
            <w:shd w:val="clear" w:color="auto" w:fill="C6D9F1" w:themeFill="text2" w:themeFillTint="33"/>
            <w:vAlign w:val="center"/>
          </w:tcPr>
          <w:p w14:paraId="3612A8BD" w14:textId="77777777" w:rsidR="006D6C07" w:rsidRPr="00C53D85" w:rsidRDefault="006D6C07">
            <w:pPr>
              <w:keepNext/>
              <w:spacing w:before="23" w:after="20"/>
              <w:jc w:val="center"/>
              <w:cnfStyle w:val="100000000000" w:firstRow="1" w:lastRow="0" w:firstColumn="0" w:lastColumn="0" w:oddVBand="0" w:evenVBand="0" w:oddHBand="0" w:evenHBand="0" w:firstRowFirstColumn="0" w:firstRowLastColumn="0" w:lastRowFirstColumn="0" w:lastRowLastColumn="0"/>
              <w:rPr>
                <w:sz w:val="20"/>
                <w:szCs w:val="20"/>
              </w:rPr>
            </w:pPr>
            <w:r w:rsidRPr="00C53D85">
              <w:rPr>
                <w:color w:val="000000"/>
                <w:sz w:val="20"/>
                <w:szCs w:val="20"/>
              </w:rPr>
              <w:t>Amount</w:t>
            </w:r>
          </w:p>
        </w:tc>
        <w:tc>
          <w:tcPr>
            <w:tcW w:w="1404" w:type="pct"/>
            <w:tcBorders>
              <w:bottom w:val="single" w:sz="4" w:space="0" w:color="auto"/>
            </w:tcBorders>
            <w:shd w:val="clear" w:color="auto" w:fill="C6D9F1" w:themeFill="text2" w:themeFillTint="33"/>
            <w:vAlign w:val="center"/>
          </w:tcPr>
          <w:p w14:paraId="04E02B83" w14:textId="77777777" w:rsidR="006D6C07" w:rsidRPr="00C53D85" w:rsidRDefault="006D6C07">
            <w:pPr>
              <w:keepNext/>
              <w:spacing w:before="23" w:after="20"/>
              <w:jc w:val="center"/>
              <w:cnfStyle w:val="100000000000" w:firstRow="1" w:lastRow="0" w:firstColumn="0" w:lastColumn="0" w:oddVBand="0" w:evenVBand="0" w:oddHBand="0" w:evenHBand="0" w:firstRowFirstColumn="0" w:firstRowLastColumn="0" w:lastRowFirstColumn="0" w:lastRowLastColumn="0"/>
              <w:rPr>
                <w:sz w:val="20"/>
                <w:szCs w:val="20"/>
              </w:rPr>
            </w:pPr>
            <w:r w:rsidRPr="00C53D85">
              <w:rPr>
                <w:color w:val="000000"/>
                <w:sz w:val="20"/>
                <w:szCs w:val="20"/>
              </w:rPr>
              <w:t>% of Total Revenue</w:t>
            </w:r>
          </w:p>
        </w:tc>
      </w:tr>
      <w:tr w:rsidR="006D6C07" w:rsidRPr="00C53D85" w14:paraId="468B32BB" w14:textId="77777777" w:rsidTr="0088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2" w:type="pct"/>
            <w:tcBorders>
              <w:top w:val="single" w:sz="4" w:space="0" w:color="auto"/>
            </w:tcBorders>
            <w:shd w:val="clear" w:color="auto" w:fill="FFFFFF" w:themeFill="background1"/>
          </w:tcPr>
          <w:p w14:paraId="2B1EA27F" w14:textId="4EB92950" w:rsidR="006D6C07" w:rsidRPr="00A51127" w:rsidRDefault="00D520E8">
            <w:pPr>
              <w:keepNext/>
              <w:tabs>
                <w:tab w:val="left" w:leader="dot" w:pos="2310"/>
              </w:tabs>
              <w:spacing w:before="23" w:after="20"/>
              <w:ind w:left="-53"/>
              <w:rPr>
                <w:b w:val="0"/>
                <w:bCs w:val="0"/>
                <w:sz w:val="20"/>
                <w:szCs w:val="20"/>
              </w:rPr>
            </w:pPr>
            <w:r>
              <w:rPr>
                <w:b w:val="0"/>
                <w:bCs w:val="0"/>
                <w:color w:val="000000"/>
                <w:sz w:val="20"/>
                <w:szCs w:val="20"/>
              </w:rPr>
              <w:t xml:space="preserve">Rental </w:t>
            </w:r>
            <w:r w:rsidR="006D6C07" w:rsidRPr="00A51127">
              <w:rPr>
                <w:b w:val="0"/>
                <w:bCs w:val="0"/>
                <w:color w:val="000000"/>
                <w:sz w:val="20"/>
                <w:szCs w:val="20"/>
              </w:rPr>
              <w:t>revenue:</w:t>
            </w:r>
          </w:p>
        </w:tc>
        <w:tc>
          <w:tcPr>
            <w:tcW w:w="854" w:type="pct"/>
            <w:tcBorders>
              <w:top w:val="single" w:sz="4" w:space="0" w:color="auto"/>
            </w:tcBorders>
            <w:shd w:val="clear" w:color="auto" w:fill="FFFFFF" w:themeFill="background1"/>
          </w:tcPr>
          <w:p w14:paraId="514CA9C4" w14:textId="77777777" w:rsidR="006D6C07" w:rsidRPr="00A51127" w:rsidRDefault="006D6C07">
            <w:pPr>
              <w:keepNext/>
              <w:tabs>
                <w:tab w:val="left" w:pos="0"/>
                <w:tab w:val="left" w:pos="526"/>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sz w:val="20"/>
                <w:szCs w:val="20"/>
              </w:rPr>
            </w:pPr>
            <w:r w:rsidRPr="00A51127">
              <w:rPr>
                <w:b/>
                <w:color w:val="000000"/>
                <w:sz w:val="20"/>
                <w:szCs w:val="20"/>
              </w:rPr>
              <w:tab/>
            </w:r>
          </w:p>
        </w:tc>
        <w:tc>
          <w:tcPr>
            <w:tcW w:w="1404" w:type="pct"/>
            <w:tcBorders>
              <w:top w:val="single" w:sz="4" w:space="0" w:color="auto"/>
            </w:tcBorders>
            <w:shd w:val="clear" w:color="auto" w:fill="FFFFFF" w:themeFill="background1"/>
          </w:tcPr>
          <w:p w14:paraId="0519B6EC" w14:textId="77777777" w:rsidR="006D6C07" w:rsidRPr="00A51127" w:rsidRDefault="006D6C07">
            <w:pPr>
              <w:keepNext/>
              <w:tabs>
                <w:tab w:val="left" w:pos="1"/>
                <w:tab w:val="left" w:pos="378"/>
              </w:tabs>
              <w:spacing w:before="23" w:after="20"/>
              <w:jc w:val="right"/>
              <w:cnfStyle w:val="000000100000" w:firstRow="0" w:lastRow="0" w:firstColumn="0" w:lastColumn="0" w:oddVBand="0" w:evenVBand="0" w:oddHBand="1" w:evenHBand="0" w:firstRowFirstColumn="0" w:firstRowLastColumn="0" w:lastRowFirstColumn="0" w:lastRowLastColumn="0"/>
              <w:rPr>
                <w:sz w:val="20"/>
                <w:szCs w:val="20"/>
              </w:rPr>
            </w:pPr>
          </w:p>
        </w:tc>
      </w:tr>
      <w:tr w:rsidR="006D6C07" w:rsidRPr="00C53D85" w14:paraId="013C1E22" w14:textId="77777777" w:rsidTr="00880C74">
        <w:tc>
          <w:tcPr>
            <w:cnfStyle w:val="001000000000" w:firstRow="0" w:lastRow="0" w:firstColumn="1" w:lastColumn="0" w:oddVBand="0" w:evenVBand="0" w:oddHBand="0" w:evenHBand="0" w:firstRowFirstColumn="0" w:firstRowLastColumn="0" w:lastRowFirstColumn="0" w:lastRowLastColumn="0"/>
            <w:tcW w:w="2742" w:type="pct"/>
            <w:shd w:val="clear" w:color="auto" w:fill="FFFFFF" w:themeFill="background1"/>
          </w:tcPr>
          <w:p w14:paraId="65261635" w14:textId="77777777" w:rsidR="006D6C07" w:rsidRPr="00A51127" w:rsidRDefault="006D6C07">
            <w:pPr>
              <w:keepNext/>
              <w:tabs>
                <w:tab w:val="left" w:leader="dot" w:pos="2310"/>
              </w:tabs>
              <w:spacing w:before="43" w:after="20"/>
              <w:ind w:left="-53"/>
              <w:rPr>
                <w:b w:val="0"/>
                <w:bCs w:val="0"/>
                <w:sz w:val="20"/>
                <w:szCs w:val="20"/>
              </w:rPr>
            </w:pPr>
            <w:r w:rsidRPr="00A51127">
              <w:rPr>
                <w:b w:val="0"/>
                <w:bCs w:val="0"/>
                <w:sz w:val="20"/>
                <w:szCs w:val="20"/>
              </w:rPr>
              <w:t xml:space="preserve">   Residential rental revenue</w:t>
            </w:r>
          </w:p>
        </w:tc>
        <w:tc>
          <w:tcPr>
            <w:tcW w:w="854" w:type="pct"/>
            <w:shd w:val="clear" w:color="auto" w:fill="FFFFFF" w:themeFill="background1"/>
          </w:tcPr>
          <w:p w14:paraId="012EED23" w14:textId="33C55539" w:rsidR="006D6C07" w:rsidRPr="00A51127" w:rsidRDefault="006D6C07">
            <w:pPr>
              <w:keepNext/>
              <w:spacing w:before="43" w:after="20"/>
              <w:ind w:hanging="196"/>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A51127">
              <w:rPr>
                <w:bCs/>
                <w:color w:val="000000"/>
                <w:sz w:val="20"/>
                <w:szCs w:val="20"/>
              </w:rPr>
              <w:t xml:space="preserve"> $     </w:t>
            </w:r>
            <w:r w:rsidR="005C12AF">
              <w:rPr>
                <w:bCs/>
                <w:color w:val="000000"/>
                <w:sz w:val="20"/>
                <w:szCs w:val="20"/>
              </w:rPr>
              <w:t xml:space="preserve">           </w:t>
            </w:r>
            <w:r w:rsidRPr="00A51127">
              <w:rPr>
                <w:bCs/>
                <w:color w:val="000000"/>
                <w:sz w:val="20"/>
                <w:szCs w:val="20"/>
              </w:rPr>
              <w:t xml:space="preserve">   </w:t>
            </w:r>
            <w:r w:rsidR="00024B56" w:rsidRPr="00A51127">
              <w:rPr>
                <w:bCs/>
                <w:color w:val="000000"/>
                <w:sz w:val="20"/>
                <w:szCs w:val="20"/>
              </w:rPr>
              <w:t xml:space="preserve">  </w:t>
            </w:r>
            <w:r w:rsidR="0050423E">
              <w:rPr>
                <w:bCs/>
                <w:color w:val="000000"/>
                <w:sz w:val="20"/>
                <w:szCs w:val="20"/>
              </w:rPr>
              <w:t>51,838</w:t>
            </w:r>
          </w:p>
        </w:tc>
        <w:tc>
          <w:tcPr>
            <w:tcW w:w="1404" w:type="pct"/>
            <w:shd w:val="clear" w:color="auto" w:fill="FFFFFF" w:themeFill="background1"/>
          </w:tcPr>
          <w:p w14:paraId="004C1130" w14:textId="4B653EF2" w:rsidR="006D6C07" w:rsidRPr="00A51127" w:rsidRDefault="0029391A" w:rsidP="00864F16">
            <w:pPr>
              <w:keepNext/>
              <w:tabs>
                <w:tab w:val="left" w:pos="1"/>
                <w:tab w:val="left" w:pos="555"/>
              </w:tabs>
              <w:spacing w:before="43" w:after="20"/>
              <w:ind w:right="-35"/>
              <w:jc w:val="center"/>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 xml:space="preserve">                                             </w:t>
            </w:r>
            <w:r w:rsidRPr="00A51127">
              <w:rPr>
                <w:bCs/>
                <w:color w:val="000000"/>
                <w:sz w:val="20"/>
                <w:szCs w:val="20"/>
              </w:rPr>
              <w:t>77.</w:t>
            </w:r>
            <w:r>
              <w:rPr>
                <w:bCs/>
                <w:color w:val="000000"/>
                <w:sz w:val="20"/>
                <w:szCs w:val="20"/>
              </w:rPr>
              <w:t>3</w:t>
            </w:r>
            <w:r w:rsidRPr="00A51127">
              <w:rPr>
                <w:bCs/>
                <w:color w:val="000000"/>
                <w:sz w:val="20"/>
                <w:szCs w:val="20"/>
              </w:rPr>
              <w:t xml:space="preserve"> %</w:t>
            </w:r>
          </w:p>
        </w:tc>
      </w:tr>
      <w:tr w:rsidR="006D6C07" w:rsidRPr="00C53D85" w14:paraId="363884CF" w14:textId="77777777" w:rsidTr="0088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2" w:type="pct"/>
            <w:shd w:val="clear" w:color="auto" w:fill="FFFFFF" w:themeFill="background1"/>
          </w:tcPr>
          <w:p w14:paraId="7A5CA619" w14:textId="77777777" w:rsidR="006D6C07" w:rsidRPr="00A51127" w:rsidRDefault="006D6C07">
            <w:pPr>
              <w:keepNext/>
              <w:tabs>
                <w:tab w:val="left" w:leader="dot" w:pos="2310"/>
              </w:tabs>
              <w:spacing w:before="43" w:after="20"/>
              <w:ind w:left="-53"/>
              <w:rPr>
                <w:b w:val="0"/>
                <w:bCs w:val="0"/>
                <w:sz w:val="20"/>
                <w:szCs w:val="20"/>
              </w:rPr>
            </w:pPr>
            <w:r w:rsidRPr="00A51127">
              <w:rPr>
                <w:b w:val="0"/>
                <w:bCs w:val="0"/>
                <w:sz w:val="20"/>
                <w:szCs w:val="20"/>
              </w:rPr>
              <w:t xml:space="preserve">   Commercial rental revenue</w:t>
            </w:r>
          </w:p>
        </w:tc>
        <w:tc>
          <w:tcPr>
            <w:tcW w:w="854" w:type="pct"/>
            <w:shd w:val="clear" w:color="auto" w:fill="FFFFFF" w:themeFill="background1"/>
          </w:tcPr>
          <w:p w14:paraId="4F5CF3CE" w14:textId="77777777" w:rsidR="006D6C07" w:rsidRPr="00A51127" w:rsidRDefault="006D6C07">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A51127">
              <w:rPr>
                <w:bCs/>
                <w:color w:val="000000"/>
                <w:sz w:val="20"/>
                <w:szCs w:val="20"/>
              </w:rPr>
              <w:t>2,315</w:t>
            </w:r>
          </w:p>
        </w:tc>
        <w:tc>
          <w:tcPr>
            <w:tcW w:w="1404" w:type="pct"/>
            <w:shd w:val="clear" w:color="auto" w:fill="FFFFFF" w:themeFill="background1"/>
          </w:tcPr>
          <w:p w14:paraId="3C02104F" w14:textId="51F5B9E0" w:rsidR="006D6C07" w:rsidRPr="00A51127" w:rsidRDefault="006D6C07">
            <w:pPr>
              <w:keepNext/>
              <w:tabs>
                <w:tab w:val="left" w:pos="1"/>
                <w:tab w:val="left" w:pos="555"/>
              </w:tabs>
              <w:spacing w:before="43" w:after="20"/>
              <w:ind w:right="235"/>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A51127">
              <w:rPr>
                <w:bCs/>
                <w:color w:val="000000"/>
                <w:sz w:val="20"/>
                <w:szCs w:val="20"/>
              </w:rPr>
              <w:t>3.</w:t>
            </w:r>
            <w:r w:rsidR="00C43822">
              <w:rPr>
                <w:bCs/>
                <w:color w:val="000000"/>
                <w:sz w:val="20"/>
                <w:szCs w:val="20"/>
              </w:rPr>
              <w:t>5</w:t>
            </w:r>
            <w:r w:rsidRPr="00A51127">
              <w:rPr>
                <w:bCs/>
                <w:color w:val="000000"/>
                <w:sz w:val="20"/>
                <w:szCs w:val="20"/>
              </w:rPr>
              <w:t xml:space="preserve"> </w:t>
            </w:r>
          </w:p>
        </w:tc>
      </w:tr>
      <w:tr w:rsidR="006D6C07" w:rsidRPr="00C53D85" w14:paraId="603CB965" w14:textId="77777777" w:rsidTr="00880C74">
        <w:tc>
          <w:tcPr>
            <w:cnfStyle w:val="001000000000" w:firstRow="0" w:lastRow="0" w:firstColumn="1" w:lastColumn="0" w:oddVBand="0" w:evenVBand="0" w:oddHBand="0" w:evenHBand="0" w:firstRowFirstColumn="0" w:firstRowLastColumn="0" w:lastRowFirstColumn="0" w:lastRowLastColumn="0"/>
            <w:tcW w:w="2742" w:type="pct"/>
            <w:shd w:val="clear" w:color="auto" w:fill="FFFFFF" w:themeFill="background1"/>
          </w:tcPr>
          <w:p w14:paraId="314BD86F" w14:textId="77777777" w:rsidR="006D6C07" w:rsidRPr="00A51127" w:rsidRDefault="006D6C07">
            <w:pPr>
              <w:keepNext/>
              <w:tabs>
                <w:tab w:val="left" w:leader="dot" w:pos="2310"/>
              </w:tabs>
              <w:spacing w:before="43" w:after="20"/>
              <w:ind w:left="-53"/>
              <w:rPr>
                <w:b w:val="0"/>
                <w:bCs w:val="0"/>
                <w:sz w:val="20"/>
                <w:szCs w:val="20"/>
              </w:rPr>
            </w:pPr>
            <w:r w:rsidRPr="00A51127">
              <w:rPr>
                <w:b w:val="0"/>
                <w:bCs w:val="0"/>
                <w:sz w:val="20"/>
                <w:szCs w:val="20"/>
              </w:rPr>
              <w:t xml:space="preserve">   Other residential income</w:t>
            </w:r>
            <w:r w:rsidRPr="00A51127">
              <w:rPr>
                <w:rStyle w:val="FootnoteReference"/>
                <w:b w:val="0"/>
                <w:bCs w:val="0"/>
                <w:sz w:val="20"/>
                <w:szCs w:val="20"/>
              </w:rPr>
              <w:footnoteReference w:id="1"/>
            </w:r>
          </w:p>
        </w:tc>
        <w:tc>
          <w:tcPr>
            <w:tcW w:w="854" w:type="pct"/>
            <w:shd w:val="clear" w:color="auto" w:fill="FFFFFF" w:themeFill="background1"/>
          </w:tcPr>
          <w:p w14:paraId="45BAEEFE" w14:textId="77777777" w:rsidR="006D6C07" w:rsidRPr="00A51127" w:rsidRDefault="006D6C07">
            <w:pPr>
              <w:keepNext/>
              <w:tabs>
                <w:tab w:val="left" w:pos="579"/>
                <w:tab w:val="left" w:pos="1222"/>
              </w:tabs>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A51127">
              <w:rPr>
                <w:bCs/>
                <w:color w:val="000000"/>
                <w:sz w:val="20"/>
                <w:szCs w:val="20"/>
              </w:rPr>
              <w:t>5,984</w:t>
            </w:r>
          </w:p>
        </w:tc>
        <w:tc>
          <w:tcPr>
            <w:tcW w:w="1404" w:type="pct"/>
            <w:shd w:val="clear" w:color="auto" w:fill="FFFFFF" w:themeFill="background1"/>
          </w:tcPr>
          <w:p w14:paraId="2F6F69DB" w14:textId="77777777" w:rsidR="006D6C07" w:rsidRPr="00A51127" w:rsidRDefault="006D6C07">
            <w:pPr>
              <w:keepNext/>
              <w:tabs>
                <w:tab w:val="left" w:pos="1"/>
                <w:tab w:val="left" w:pos="555"/>
              </w:tabs>
              <w:spacing w:before="43" w:after="20"/>
              <w:ind w:right="235"/>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A51127">
              <w:rPr>
                <w:bCs/>
                <w:color w:val="000000"/>
                <w:sz w:val="20"/>
                <w:szCs w:val="20"/>
              </w:rPr>
              <w:t xml:space="preserve">8.9 </w:t>
            </w:r>
          </w:p>
        </w:tc>
      </w:tr>
      <w:tr w:rsidR="00AB34AE" w:rsidRPr="00C53D85" w14:paraId="51AF06A5" w14:textId="77777777" w:rsidTr="0088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shd w:val="clear" w:color="auto" w:fill="FFFFFF" w:themeFill="background1"/>
          </w:tcPr>
          <w:p w14:paraId="51E04D0C" w14:textId="66BA2E92" w:rsidR="00AB34AE" w:rsidRPr="00A51127" w:rsidRDefault="00AB34AE" w:rsidP="00AB34AE">
            <w:pPr>
              <w:keepNext/>
              <w:tabs>
                <w:tab w:val="left" w:leader="dot" w:pos="2310"/>
              </w:tabs>
              <w:spacing w:before="43" w:after="20"/>
              <w:ind w:left="-53"/>
              <w:rPr>
                <w:sz w:val="20"/>
                <w:szCs w:val="20"/>
              </w:rPr>
            </w:pPr>
            <w:r w:rsidRPr="00A51127">
              <w:rPr>
                <w:b w:val="0"/>
                <w:bCs w:val="0"/>
                <w:sz w:val="20"/>
                <w:szCs w:val="20"/>
              </w:rPr>
              <w:t xml:space="preserve">   Reservation revenue</w:t>
            </w:r>
            <w:r w:rsidRPr="00A51127">
              <w:rPr>
                <w:rStyle w:val="FootnoteReference"/>
                <w:b w:val="0"/>
                <w:bCs w:val="0"/>
                <w:sz w:val="20"/>
                <w:szCs w:val="20"/>
              </w:rPr>
              <w:footnoteReference w:id="2"/>
            </w:r>
          </w:p>
        </w:tc>
        <w:tc>
          <w:tcPr>
            <w:tcW w:w="0" w:type="pct"/>
            <w:shd w:val="clear" w:color="auto" w:fill="FFFFFF" w:themeFill="background1"/>
          </w:tcPr>
          <w:p w14:paraId="24F8AFD6" w14:textId="10037667" w:rsidR="00AB34AE" w:rsidRPr="00A51127" w:rsidRDefault="00AB34AE" w:rsidP="00AB34AE">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A51127">
              <w:rPr>
                <w:bCs/>
                <w:color w:val="000000"/>
                <w:sz w:val="20"/>
                <w:szCs w:val="20"/>
              </w:rPr>
              <w:t xml:space="preserve">                      1,26</w:t>
            </w:r>
            <w:r w:rsidR="0020400C">
              <w:rPr>
                <w:bCs/>
                <w:color w:val="000000"/>
                <w:sz w:val="20"/>
                <w:szCs w:val="20"/>
              </w:rPr>
              <w:t>8</w:t>
            </w:r>
          </w:p>
        </w:tc>
        <w:tc>
          <w:tcPr>
            <w:tcW w:w="0" w:type="pct"/>
            <w:shd w:val="clear" w:color="auto" w:fill="FFFFFF" w:themeFill="background1"/>
          </w:tcPr>
          <w:p w14:paraId="737E5C7C" w14:textId="308EF817" w:rsidR="00AB34AE" w:rsidRPr="00A51127" w:rsidRDefault="00AB34AE" w:rsidP="00AB34AE">
            <w:pPr>
              <w:keepNext/>
              <w:tabs>
                <w:tab w:val="left" w:pos="1"/>
                <w:tab w:val="left" w:pos="555"/>
              </w:tabs>
              <w:spacing w:before="43" w:after="20"/>
              <w:ind w:right="235"/>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A51127">
              <w:rPr>
                <w:bCs/>
                <w:color w:val="000000"/>
                <w:sz w:val="20"/>
                <w:szCs w:val="20"/>
              </w:rPr>
              <w:t xml:space="preserve">1.9 </w:t>
            </w:r>
          </w:p>
        </w:tc>
      </w:tr>
      <w:tr w:rsidR="00AB34AE" w:rsidRPr="00C53D85" w14:paraId="06B135B2" w14:textId="77777777" w:rsidTr="00880C74">
        <w:tc>
          <w:tcPr>
            <w:cnfStyle w:val="001000000000" w:firstRow="0" w:lastRow="0" w:firstColumn="1" w:lastColumn="0" w:oddVBand="0" w:evenVBand="0" w:oddHBand="0" w:evenHBand="0" w:firstRowFirstColumn="0" w:firstRowLastColumn="0" w:lastRowFirstColumn="0" w:lastRowLastColumn="0"/>
            <w:tcW w:w="2742" w:type="pct"/>
            <w:shd w:val="clear" w:color="auto" w:fill="FFFFFF" w:themeFill="background1"/>
          </w:tcPr>
          <w:p w14:paraId="14A1326F" w14:textId="77777777" w:rsidR="00AB34AE" w:rsidRPr="00A51127" w:rsidRDefault="00AB34AE" w:rsidP="00AB34AE">
            <w:pPr>
              <w:keepNext/>
              <w:tabs>
                <w:tab w:val="left" w:leader="dot" w:pos="2310"/>
              </w:tabs>
              <w:spacing w:before="43" w:after="20"/>
              <w:ind w:left="-53"/>
              <w:rPr>
                <w:b w:val="0"/>
                <w:bCs w:val="0"/>
                <w:sz w:val="20"/>
                <w:szCs w:val="20"/>
              </w:rPr>
            </w:pPr>
            <w:r w:rsidRPr="00A51127">
              <w:rPr>
                <w:b w:val="0"/>
                <w:bCs w:val="0"/>
                <w:sz w:val="20"/>
                <w:szCs w:val="20"/>
              </w:rPr>
              <w:t xml:space="preserve">   Other commercial income</w:t>
            </w:r>
            <w:r w:rsidRPr="00A51127">
              <w:rPr>
                <w:b w:val="0"/>
                <w:bCs w:val="0"/>
                <w:sz w:val="20"/>
                <w:szCs w:val="20"/>
                <w:vertAlign w:val="superscript"/>
              </w:rPr>
              <w:t>1</w:t>
            </w:r>
          </w:p>
        </w:tc>
        <w:tc>
          <w:tcPr>
            <w:tcW w:w="854" w:type="pct"/>
            <w:tcBorders>
              <w:bottom w:val="single" w:sz="4" w:space="0" w:color="auto"/>
            </w:tcBorders>
            <w:shd w:val="clear" w:color="auto" w:fill="FFFFFF" w:themeFill="background1"/>
          </w:tcPr>
          <w:p w14:paraId="07187E88" w14:textId="77777777" w:rsidR="00AB34AE" w:rsidRPr="00A51127" w:rsidRDefault="00AB34AE" w:rsidP="00AB34AE">
            <w:pPr>
              <w:keepNext/>
              <w:tabs>
                <w:tab w:val="left" w:pos="579"/>
                <w:tab w:val="left" w:pos="1222"/>
              </w:tabs>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A51127">
              <w:rPr>
                <w:bCs/>
                <w:color w:val="000000"/>
                <w:sz w:val="20"/>
                <w:szCs w:val="20"/>
              </w:rPr>
              <w:t>1,565</w:t>
            </w:r>
          </w:p>
        </w:tc>
        <w:tc>
          <w:tcPr>
            <w:tcW w:w="1404" w:type="pct"/>
            <w:tcBorders>
              <w:bottom w:val="single" w:sz="4" w:space="0" w:color="auto"/>
            </w:tcBorders>
            <w:shd w:val="clear" w:color="auto" w:fill="FFFFFF" w:themeFill="background1"/>
          </w:tcPr>
          <w:p w14:paraId="51BACF58" w14:textId="77777777" w:rsidR="00AB34AE" w:rsidRPr="00A51127" w:rsidRDefault="00AB34AE" w:rsidP="00AB34AE">
            <w:pPr>
              <w:keepNext/>
              <w:tabs>
                <w:tab w:val="left" w:pos="1"/>
                <w:tab w:val="left" w:pos="555"/>
              </w:tabs>
              <w:spacing w:before="43" w:after="20"/>
              <w:ind w:right="235"/>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A51127">
              <w:rPr>
                <w:bCs/>
                <w:color w:val="000000"/>
                <w:sz w:val="20"/>
                <w:szCs w:val="20"/>
              </w:rPr>
              <w:t xml:space="preserve">2.3 </w:t>
            </w:r>
          </w:p>
        </w:tc>
      </w:tr>
      <w:tr w:rsidR="00AB34AE" w:rsidRPr="00C53D85" w14:paraId="5A2E50B7" w14:textId="77777777" w:rsidTr="00D60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pct"/>
            <w:shd w:val="clear" w:color="auto" w:fill="FFFFFF" w:themeFill="background1"/>
          </w:tcPr>
          <w:p w14:paraId="57658F28" w14:textId="135C5136" w:rsidR="00AB34AE" w:rsidRPr="00A51127" w:rsidRDefault="00AB34AE" w:rsidP="00AB34AE">
            <w:pPr>
              <w:keepNext/>
              <w:tabs>
                <w:tab w:val="left" w:leader="dot" w:pos="2310"/>
              </w:tabs>
              <w:spacing w:before="43" w:after="20"/>
              <w:ind w:left="-53"/>
              <w:rPr>
                <w:b w:val="0"/>
                <w:bCs w:val="0"/>
                <w:color w:val="000000"/>
                <w:sz w:val="20"/>
                <w:szCs w:val="20"/>
              </w:rPr>
            </w:pPr>
            <w:r w:rsidRPr="00A51127">
              <w:rPr>
                <w:b w:val="0"/>
                <w:bCs w:val="0"/>
                <w:sz w:val="20"/>
                <w:szCs w:val="20"/>
              </w:rPr>
              <w:t xml:space="preserve">   Total </w:t>
            </w:r>
            <w:r w:rsidR="00D520E8">
              <w:rPr>
                <w:b w:val="0"/>
                <w:bCs w:val="0"/>
                <w:sz w:val="20"/>
                <w:szCs w:val="20"/>
              </w:rPr>
              <w:t xml:space="preserve">rental </w:t>
            </w:r>
            <w:r w:rsidRPr="00A51127">
              <w:rPr>
                <w:b w:val="0"/>
                <w:bCs w:val="0"/>
                <w:sz w:val="20"/>
                <w:szCs w:val="20"/>
              </w:rPr>
              <w:t>revenue</w:t>
            </w:r>
          </w:p>
        </w:tc>
        <w:tc>
          <w:tcPr>
            <w:tcW w:w="0" w:type="pct"/>
            <w:tcBorders>
              <w:top w:val="single" w:sz="4" w:space="0" w:color="auto"/>
            </w:tcBorders>
            <w:shd w:val="clear" w:color="auto" w:fill="FFFFFF" w:themeFill="background1"/>
          </w:tcPr>
          <w:p w14:paraId="6E31D2C9" w14:textId="4B8E4B45" w:rsidR="00AB34AE" w:rsidRPr="00A51127" w:rsidRDefault="0099772E" w:rsidP="00AB34AE">
            <w:pPr>
              <w:keepNext/>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62,970</w:t>
            </w:r>
          </w:p>
        </w:tc>
        <w:tc>
          <w:tcPr>
            <w:tcW w:w="0" w:type="pct"/>
            <w:tcBorders>
              <w:top w:val="single" w:sz="4" w:space="0" w:color="auto"/>
            </w:tcBorders>
            <w:shd w:val="clear" w:color="auto" w:fill="FFFFFF" w:themeFill="background1"/>
          </w:tcPr>
          <w:p w14:paraId="08706062" w14:textId="388D3CF5" w:rsidR="00AB34AE" w:rsidRPr="00A51127" w:rsidRDefault="005C12AF" w:rsidP="00D6074D">
            <w:pPr>
              <w:keepNext/>
              <w:tabs>
                <w:tab w:val="left" w:pos="1"/>
              </w:tabs>
              <w:spacing w:before="43" w:after="20"/>
              <w:ind w:right="-125"/>
              <w:jc w:val="center"/>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 xml:space="preserve">                </w:t>
            </w:r>
            <w:r w:rsidR="0029391A">
              <w:rPr>
                <w:bCs/>
                <w:color w:val="000000"/>
                <w:sz w:val="20"/>
                <w:szCs w:val="20"/>
              </w:rPr>
              <w:t xml:space="preserve">                            </w:t>
            </w:r>
            <w:r>
              <w:rPr>
                <w:bCs/>
                <w:color w:val="000000"/>
                <w:sz w:val="20"/>
                <w:szCs w:val="20"/>
              </w:rPr>
              <w:t>93.9</w:t>
            </w:r>
            <w:r w:rsidR="00AB34AE" w:rsidRPr="00A51127">
              <w:rPr>
                <w:bCs/>
                <w:color w:val="000000"/>
                <w:sz w:val="20"/>
                <w:szCs w:val="20"/>
              </w:rPr>
              <w:t xml:space="preserve"> </w:t>
            </w:r>
            <w:r w:rsidR="00DE0C16">
              <w:rPr>
                <w:bCs/>
                <w:color w:val="000000"/>
                <w:sz w:val="20"/>
                <w:szCs w:val="20"/>
              </w:rPr>
              <w:t xml:space="preserve"> </w:t>
            </w:r>
            <w:r w:rsidR="00AB34AE" w:rsidRPr="00A51127">
              <w:rPr>
                <w:bCs/>
                <w:color w:val="000000"/>
                <w:sz w:val="20"/>
                <w:szCs w:val="20"/>
              </w:rPr>
              <w:tab/>
            </w:r>
          </w:p>
        </w:tc>
      </w:tr>
      <w:tr w:rsidR="00AB34AE" w:rsidRPr="00C53D85" w14:paraId="5FEF3B2E" w14:textId="77777777" w:rsidTr="00880C74">
        <w:tc>
          <w:tcPr>
            <w:cnfStyle w:val="001000000000" w:firstRow="0" w:lastRow="0" w:firstColumn="1" w:lastColumn="0" w:oddVBand="0" w:evenVBand="0" w:oddHBand="0" w:evenHBand="0" w:firstRowFirstColumn="0" w:firstRowLastColumn="0" w:lastRowFirstColumn="0" w:lastRowLastColumn="0"/>
            <w:tcW w:w="2742" w:type="pct"/>
            <w:shd w:val="clear" w:color="auto" w:fill="FFFFFF" w:themeFill="background1"/>
          </w:tcPr>
          <w:p w14:paraId="3DDB5067" w14:textId="04C99C0D" w:rsidR="00AB34AE" w:rsidRPr="00A51127" w:rsidRDefault="00AB34AE" w:rsidP="00AB34AE">
            <w:pPr>
              <w:keepNext/>
              <w:tabs>
                <w:tab w:val="left" w:leader="dot" w:pos="2310"/>
              </w:tabs>
              <w:spacing w:before="43" w:after="20"/>
              <w:ind w:left="-53"/>
              <w:rPr>
                <w:b w:val="0"/>
                <w:bCs w:val="0"/>
                <w:sz w:val="20"/>
                <w:szCs w:val="20"/>
              </w:rPr>
            </w:pPr>
            <w:r w:rsidRPr="00A51127">
              <w:rPr>
                <w:b w:val="0"/>
                <w:bCs w:val="0"/>
                <w:color w:val="000000"/>
                <w:sz w:val="20"/>
                <w:szCs w:val="20"/>
              </w:rPr>
              <w:t xml:space="preserve">Fee and other </w:t>
            </w:r>
            <w:r w:rsidR="00F260DA">
              <w:rPr>
                <w:b w:val="0"/>
                <w:bCs w:val="0"/>
                <w:color w:val="000000"/>
                <w:sz w:val="20"/>
                <w:szCs w:val="20"/>
              </w:rPr>
              <w:t>r</w:t>
            </w:r>
            <w:r w:rsidRPr="00A51127">
              <w:rPr>
                <w:b w:val="0"/>
                <w:bCs w:val="0"/>
                <w:color w:val="000000"/>
                <w:sz w:val="20"/>
                <w:szCs w:val="20"/>
              </w:rPr>
              <w:t>evenue</w:t>
            </w:r>
            <w:r w:rsidR="00880C74">
              <w:rPr>
                <w:b w:val="0"/>
                <w:bCs w:val="0"/>
                <w:color w:val="000000"/>
                <w:sz w:val="20"/>
                <w:szCs w:val="20"/>
              </w:rPr>
              <w:t>:</w:t>
            </w:r>
          </w:p>
        </w:tc>
        <w:tc>
          <w:tcPr>
            <w:tcW w:w="854" w:type="pct"/>
            <w:shd w:val="clear" w:color="auto" w:fill="FFFFFF" w:themeFill="background1"/>
          </w:tcPr>
          <w:p w14:paraId="21A843AE" w14:textId="77777777" w:rsidR="00AB34AE" w:rsidRPr="00A51127" w:rsidRDefault="00AB34AE" w:rsidP="00AB34AE">
            <w:pPr>
              <w:keepNext/>
              <w:tabs>
                <w:tab w:val="left" w:pos="579"/>
                <w:tab w:val="left" w:pos="1222"/>
              </w:tabs>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1404" w:type="pct"/>
            <w:shd w:val="clear" w:color="auto" w:fill="FFFFFF" w:themeFill="background1"/>
          </w:tcPr>
          <w:p w14:paraId="4F392FE5" w14:textId="77777777" w:rsidR="00AB34AE" w:rsidRPr="00A51127" w:rsidRDefault="00AB34AE" w:rsidP="00AB34AE">
            <w:pPr>
              <w:keepNext/>
              <w:tabs>
                <w:tab w:val="left" w:pos="1"/>
                <w:tab w:val="left" w:pos="555"/>
              </w:tabs>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r>
      <w:tr w:rsidR="00AB34AE" w:rsidRPr="00C53D85" w14:paraId="3DBE1314" w14:textId="77777777" w:rsidTr="0088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2" w:type="pct"/>
            <w:shd w:val="clear" w:color="auto" w:fill="FFFFFF" w:themeFill="background1"/>
          </w:tcPr>
          <w:p w14:paraId="77BE4F7D" w14:textId="77777777" w:rsidR="00AB34AE" w:rsidRPr="00A51127" w:rsidRDefault="00AB34AE" w:rsidP="00AB34AE">
            <w:pPr>
              <w:keepNext/>
              <w:tabs>
                <w:tab w:val="left" w:leader="dot" w:pos="2310"/>
              </w:tabs>
              <w:spacing w:before="43" w:after="20"/>
              <w:ind w:left="-53"/>
              <w:rPr>
                <w:b w:val="0"/>
                <w:bCs w:val="0"/>
                <w:sz w:val="20"/>
                <w:szCs w:val="20"/>
              </w:rPr>
            </w:pPr>
            <w:r w:rsidRPr="00A51127">
              <w:rPr>
                <w:b w:val="0"/>
                <w:bCs w:val="0"/>
                <w:sz w:val="20"/>
                <w:szCs w:val="20"/>
              </w:rPr>
              <w:t xml:space="preserve">   Subscription revenue</w:t>
            </w:r>
            <w:r w:rsidRPr="00A51127">
              <w:rPr>
                <w:rStyle w:val="FootnoteReference"/>
                <w:b w:val="0"/>
                <w:bCs w:val="0"/>
                <w:sz w:val="20"/>
                <w:szCs w:val="20"/>
              </w:rPr>
              <w:footnoteReference w:id="3"/>
            </w:r>
          </w:p>
        </w:tc>
        <w:tc>
          <w:tcPr>
            <w:tcW w:w="854" w:type="pct"/>
            <w:shd w:val="clear" w:color="auto" w:fill="FFFFFF" w:themeFill="background1"/>
          </w:tcPr>
          <w:p w14:paraId="5AFC714F" w14:textId="2CEA6EDC" w:rsidR="00AB34AE" w:rsidRPr="00A51127" w:rsidRDefault="00AB34AE" w:rsidP="00AB34AE">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A51127">
              <w:rPr>
                <w:bCs/>
                <w:color w:val="000000"/>
                <w:sz w:val="20"/>
                <w:szCs w:val="20"/>
              </w:rPr>
              <w:t xml:space="preserve">                      3,5</w:t>
            </w:r>
            <w:r w:rsidR="00472CE5">
              <w:rPr>
                <w:bCs/>
                <w:color w:val="000000"/>
                <w:sz w:val="20"/>
                <w:szCs w:val="20"/>
              </w:rPr>
              <w:t>10</w:t>
            </w:r>
            <w:r w:rsidRPr="00A51127">
              <w:rPr>
                <w:bCs/>
                <w:color w:val="000000"/>
                <w:sz w:val="20"/>
                <w:szCs w:val="20"/>
              </w:rPr>
              <w:t xml:space="preserve"> </w:t>
            </w:r>
          </w:p>
        </w:tc>
        <w:tc>
          <w:tcPr>
            <w:tcW w:w="1404" w:type="pct"/>
            <w:shd w:val="clear" w:color="auto" w:fill="FFFFFF" w:themeFill="background1"/>
          </w:tcPr>
          <w:p w14:paraId="2193CA21" w14:textId="5B245F57" w:rsidR="00AB34AE" w:rsidRPr="00A51127" w:rsidRDefault="00DE0C16" w:rsidP="00CD0365">
            <w:pPr>
              <w:keepNext/>
              <w:tabs>
                <w:tab w:val="left" w:pos="1"/>
                <w:tab w:val="left" w:pos="555"/>
              </w:tabs>
              <w:spacing w:before="43" w:after="20"/>
              <w:jc w:val="center"/>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 xml:space="preserve">                                  </w:t>
            </w:r>
            <w:r w:rsidR="0029391A">
              <w:rPr>
                <w:bCs/>
                <w:color w:val="000000"/>
                <w:sz w:val="20"/>
                <w:szCs w:val="20"/>
              </w:rPr>
              <w:t xml:space="preserve">      </w:t>
            </w:r>
            <w:r>
              <w:rPr>
                <w:bCs/>
                <w:color w:val="000000"/>
                <w:sz w:val="20"/>
                <w:szCs w:val="20"/>
              </w:rPr>
              <w:t xml:space="preserve">  </w:t>
            </w:r>
            <w:r w:rsidR="00AB34AE" w:rsidRPr="00A51127">
              <w:rPr>
                <w:bCs/>
                <w:color w:val="000000"/>
                <w:sz w:val="20"/>
                <w:szCs w:val="20"/>
              </w:rPr>
              <w:t xml:space="preserve">5.2 </w:t>
            </w:r>
          </w:p>
        </w:tc>
      </w:tr>
      <w:tr w:rsidR="00AB34AE" w:rsidRPr="00C53D85" w14:paraId="5A7800ED" w14:textId="77777777" w:rsidTr="00880C74">
        <w:tc>
          <w:tcPr>
            <w:cnfStyle w:val="001000000000" w:firstRow="0" w:lastRow="0" w:firstColumn="1" w:lastColumn="0" w:oddVBand="0" w:evenVBand="0" w:oddHBand="0" w:evenHBand="0" w:firstRowFirstColumn="0" w:firstRowLastColumn="0" w:lastRowFirstColumn="0" w:lastRowLastColumn="0"/>
            <w:tcW w:w="2742" w:type="pct"/>
            <w:shd w:val="clear" w:color="auto" w:fill="FFFFFF" w:themeFill="background1"/>
          </w:tcPr>
          <w:p w14:paraId="3390C4AC" w14:textId="77777777" w:rsidR="00AB34AE" w:rsidRPr="00A51127" w:rsidRDefault="00AB34AE" w:rsidP="00AB34AE">
            <w:pPr>
              <w:keepNext/>
              <w:tabs>
                <w:tab w:val="left" w:leader="dot" w:pos="2310"/>
              </w:tabs>
              <w:spacing w:before="43" w:after="20"/>
              <w:ind w:left="-53"/>
              <w:rPr>
                <w:b w:val="0"/>
                <w:bCs w:val="0"/>
                <w:sz w:val="20"/>
                <w:szCs w:val="20"/>
              </w:rPr>
            </w:pPr>
            <w:r w:rsidRPr="00A51127">
              <w:rPr>
                <w:b w:val="0"/>
                <w:bCs w:val="0"/>
                <w:sz w:val="20"/>
                <w:szCs w:val="20"/>
              </w:rPr>
              <w:t xml:space="preserve">   Other revenues</w:t>
            </w:r>
            <w:r w:rsidRPr="00A51127">
              <w:rPr>
                <w:rStyle w:val="FootnoteReference"/>
                <w:b w:val="0"/>
                <w:bCs w:val="0"/>
                <w:sz w:val="20"/>
                <w:szCs w:val="20"/>
              </w:rPr>
              <w:footnoteReference w:id="4"/>
            </w:r>
          </w:p>
        </w:tc>
        <w:tc>
          <w:tcPr>
            <w:tcW w:w="854" w:type="pct"/>
            <w:tcBorders>
              <w:bottom w:val="single" w:sz="4" w:space="0" w:color="auto"/>
            </w:tcBorders>
            <w:shd w:val="clear" w:color="auto" w:fill="FFFFFF" w:themeFill="background1"/>
          </w:tcPr>
          <w:p w14:paraId="53D5CACE" w14:textId="38ABAAC4" w:rsidR="00AB34AE" w:rsidRPr="00A51127" w:rsidRDefault="00AB34AE" w:rsidP="00AB34AE">
            <w:pPr>
              <w:keepNext/>
              <w:tabs>
                <w:tab w:val="left" w:pos="579"/>
                <w:tab w:val="left" w:pos="1222"/>
              </w:tabs>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A51127">
              <w:rPr>
                <w:bCs/>
                <w:color w:val="000000"/>
                <w:sz w:val="20"/>
                <w:szCs w:val="20"/>
              </w:rPr>
              <w:t>57</w:t>
            </w:r>
            <w:r w:rsidR="00472CE5">
              <w:rPr>
                <w:bCs/>
                <w:color w:val="000000"/>
                <w:sz w:val="20"/>
                <w:szCs w:val="20"/>
              </w:rPr>
              <w:t>1</w:t>
            </w:r>
          </w:p>
        </w:tc>
        <w:tc>
          <w:tcPr>
            <w:tcW w:w="1404" w:type="pct"/>
            <w:tcBorders>
              <w:bottom w:val="single" w:sz="4" w:space="0" w:color="auto"/>
            </w:tcBorders>
            <w:shd w:val="clear" w:color="auto" w:fill="FFFFFF" w:themeFill="background1"/>
          </w:tcPr>
          <w:p w14:paraId="4BD23640" w14:textId="7FAE3B88" w:rsidR="00AB34AE" w:rsidRPr="00A51127" w:rsidRDefault="00AB34AE" w:rsidP="00AB34AE">
            <w:pPr>
              <w:keepNext/>
              <w:tabs>
                <w:tab w:val="left" w:pos="1"/>
                <w:tab w:val="left" w:pos="555"/>
              </w:tabs>
              <w:spacing w:before="43" w:after="20"/>
              <w:ind w:right="235"/>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A51127">
              <w:rPr>
                <w:bCs/>
                <w:color w:val="000000"/>
                <w:sz w:val="20"/>
                <w:szCs w:val="20"/>
              </w:rPr>
              <w:t>0.</w:t>
            </w:r>
            <w:r w:rsidR="00C43822">
              <w:rPr>
                <w:bCs/>
                <w:color w:val="000000"/>
                <w:sz w:val="20"/>
                <w:szCs w:val="20"/>
              </w:rPr>
              <w:t>9</w:t>
            </w:r>
            <w:r w:rsidRPr="00A51127">
              <w:rPr>
                <w:bCs/>
                <w:color w:val="000000"/>
                <w:sz w:val="20"/>
                <w:szCs w:val="20"/>
              </w:rPr>
              <w:t xml:space="preserve"> </w:t>
            </w:r>
          </w:p>
        </w:tc>
      </w:tr>
      <w:tr w:rsidR="00AB34AE" w:rsidRPr="00C53D85" w14:paraId="7C0BE0BB" w14:textId="77777777" w:rsidTr="00880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2" w:type="pct"/>
            <w:shd w:val="clear" w:color="auto" w:fill="FFFFFF" w:themeFill="background1"/>
          </w:tcPr>
          <w:p w14:paraId="48C86F78" w14:textId="14DD93B6" w:rsidR="00AB34AE" w:rsidRPr="00A51127" w:rsidRDefault="00AB34AE" w:rsidP="00AB34AE">
            <w:pPr>
              <w:keepNext/>
              <w:tabs>
                <w:tab w:val="left" w:leader="dot" w:pos="2310"/>
              </w:tabs>
              <w:spacing w:before="43" w:after="20"/>
              <w:ind w:left="-53"/>
              <w:rPr>
                <w:b w:val="0"/>
                <w:bCs w:val="0"/>
                <w:sz w:val="20"/>
                <w:szCs w:val="20"/>
              </w:rPr>
            </w:pPr>
            <w:r w:rsidRPr="00A51127">
              <w:rPr>
                <w:b w:val="0"/>
                <w:bCs w:val="0"/>
                <w:sz w:val="20"/>
                <w:szCs w:val="20"/>
              </w:rPr>
              <w:t xml:space="preserve">   Total </w:t>
            </w:r>
            <w:r w:rsidR="00F260DA">
              <w:rPr>
                <w:b w:val="0"/>
                <w:bCs w:val="0"/>
                <w:sz w:val="20"/>
                <w:szCs w:val="20"/>
              </w:rPr>
              <w:t>fe</w:t>
            </w:r>
            <w:r w:rsidR="00F260DA" w:rsidRPr="00A51127">
              <w:rPr>
                <w:b w:val="0"/>
                <w:bCs w:val="0"/>
                <w:sz w:val="20"/>
                <w:szCs w:val="20"/>
              </w:rPr>
              <w:t xml:space="preserve">e </w:t>
            </w:r>
            <w:r w:rsidRPr="00A51127">
              <w:rPr>
                <w:b w:val="0"/>
                <w:bCs w:val="0"/>
                <w:sz w:val="20"/>
                <w:szCs w:val="20"/>
              </w:rPr>
              <w:t>and other revenue</w:t>
            </w:r>
          </w:p>
        </w:tc>
        <w:tc>
          <w:tcPr>
            <w:tcW w:w="854" w:type="pct"/>
            <w:tcBorders>
              <w:top w:val="single" w:sz="4" w:space="0" w:color="auto"/>
              <w:bottom w:val="single" w:sz="4" w:space="0" w:color="auto"/>
            </w:tcBorders>
            <w:shd w:val="clear" w:color="auto" w:fill="FFFFFF" w:themeFill="background1"/>
          </w:tcPr>
          <w:p w14:paraId="4C693399" w14:textId="2CC2E790" w:rsidR="00AB34AE" w:rsidRPr="00A51127" w:rsidRDefault="00AB34AE" w:rsidP="00AB34AE">
            <w:pPr>
              <w:keepNext/>
              <w:spacing w:before="43" w:after="20"/>
              <w:jc w:val="center"/>
              <w:cnfStyle w:val="000000100000" w:firstRow="0" w:lastRow="0" w:firstColumn="0" w:lastColumn="0" w:oddVBand="0" w:evenVBand="0" w:oddHBand="1" w:evenHBand="0" w:firstRowFirstColumn="0" w:firstRowLastColumn="0" w:lastRowFirstColumn="0" w:lastRowLastColumn="0"/>
              <w:rPr>
                <w:bCs/>
                <w:sz w:val="20"/>
                <w:szCs w:val="20"/>
              </w:rPr>
            </w:pPr>
            <w:r w:rsidRPr="00A51127">
              <w:rPr>
                <w:bCs/>
                <w:color w:val="000000"/>
                <w:sz w:val="20"/>
                <w:szCs w:val="20"/>
              </w:rPr>
              <w:tab/>
              <w:t xml:space="preserve">        </w:t>
            </w:r>
            <w:r w:rsidR="0029391A">
              <w:rPr>
                <w:bCs/>
                <w:color w:val="000000"/>
                <w:sz w:val="20"/>
                <w:szCs w:val="20"/>
              </w:rPr>
              <w:t xml:space="preserve"> </w:t>
            </w:r>
            <w:r w:rsidRPr="00A51127">
              <w:rPr>
                <w:bCs/>
                <w:color w:val="000000"/>
                <w:sz w:val="20"/>
                <w:szCs w:val="20"/>
              </w:rPr>
              <w:t>4,0</w:t>
            </w:r>
            <w:r w:rsidR="0020400C">
              <w:rPr>
                <w:bCs/>
                <w:color w:val="000000"/>
                <w:sz w:val="20"/>
                <w:szCs w:val="20"/>
              </w:rPr>
              <w:t>81</w:t>
            </w:r>
          </w:p>
        </w:tc>
        <w:tc>
          <w:tcPr>
            <w:tcW w:w="1404" w:type="pct"/>
            <w:tcBorders>
              <w:top w:val="single" w:sz="4" w:space="0" w:color="auto"/>
              <w:bottom w:val="single" w:sz="4" w:space="0" w:color="auto"/>
            </w:tcBorders>
            <w:shd w:val="clear" w:color="auto" w:fill="FFFFFF" w:themeFill="background1"/>
          </w:tcPr>
          <w:p w14:paraId="7AED48B9" w14:textId="73C0781F" w:rsidR="00AB34AE" w:rsidRPr="00A51127" w:rsidRDefault="00AB34AE" w:rsidP="00AB34AE">
            <w:pPr>
              <w:keepNext/>
              <w:tabs>
                <w:tab w:val="left" w:pos="1"/>
              </w:tabs>
              <w:spacing w:before="43" w:after="20"/>
              <w:ind w:right="-125"/>
              <w:jc w:val="right"/>
              <w:cnfStyle w:val="000000100000" w:firstRow="0" w:lastRow="0" w:firstColumn="0" w:lastColumn="0" w:oddVBand="0" w:evenVBand="0" w:oddHBand="1" w:evenHBand="0" w:firstRowFirstColumn="0" w:firstRowLastColumn="0" w:lastRowFirstColumn="0" w:lastRowLastColumn="0"/>
              <w:rPr>
                <w:bCs/>
                <w:sz w:val="20"/>
                <w:szCs w:val="20"/>
              </w:rPr>
            </w:pPr>
            <w:r w:rsidRPr="00A51127">
              <w:rPr>
                <w:bCs/>
                <w:color w:val="000000"/>
                <w:sz w:val="20"/>
                <w:szCs w:val="20"/>
              </w:rPr>
              <w:t xml:space="preserve">  </w:t>
            </w:r>
            <w:r w:rsidR="00A00735" w:rsidRPr="00A51127">
              <w:rPr>
                <w:bCs/>
                <w:color w:val="000000"/>
                <w:sz w:val="20"/>
                <w:szCs w:val="20"/>
              </w:rPr>
              <w:t>6.1</w:t>
            </w:r>
            <w:r w:rsidRPr="00A51127">
              <w:rPr>
                <w:bCs/>
                <w:color w:val="000000"/>
                <w:sz w:val="20"/>
                <w:szCs w:val="20"/>
              </w:rPr>
              <w:t xml:space="preserve">  </w:t>
            </w:r>
            <w:r w:rsidRPr="00A51127">
              <w:rPr>
                <w:bCs/>
                <w:color w:val="000000"/>
                <w:sz w:val="20"/>
                <w:szCs w:val="20"/>
              </w:rPr>
              <w:tab/>
            </w:r>
          </w:p>
        </w:tc>
      </w:tr>
      <w:tr w:rsidR="00AB34AE" w:rsidRPr="00C53D85" w14:paraId="2092EC45" w14:textId="77777777" w:rsidTr="00880C74">
        <w:trPr>
          <w:trHeight w:val="215"/>
        </w:trPr>
        <w:tc>
          <w:tcPr>
            <w:cnfStyle w:val="001000000000" w:firstRow="0" w:lastRow="0" w:firstColumn="1" w:lastColumn="0" w:oddVBand="0" w:evenVBand="0" w:oddHBand="0" w:evenHBand="0" w:firstRowFirstColumn="0" w:firstRowLastColumn="0" w:lastRowFirstColumn="0" w:lastRowLastColumn="0"/>
            <w:tcW w:w="2742" w:type="pct"/>
            <w:shd w:val="clear" w:color="auto" w:fill="FFFFFF" w:themeFill="background1"/>
          </w:tcPr>
          <w:p w14:paraId="6EB96C21" w14:textId="77777777" w:rsidR="00AB34AE" w:rsidRPr="00A51127" w:rsidRDefault="00AB34AE" w:rsidP="00AB34AE">
            <w:pPr>
              <w:tabs>
                <w:tab w:val="left" w:pos="2240"/>
                <w:tab w:val="left" w:leader="dot" w:pos="2310"/>
              </w:tabs>
              <w:spacing w:before="23" w:after="20"/>
              <w:rPr>
                <w:b w:val="0"/>
                <w:bCs w:val="0"/>
                <w:color w:val="000000"/>
                <w:sz w:val="20"/>
                <w:szCs w:val="20"/>
              </w:rPr>
            </w:pPr>
            <w:r w:rsidRPr="00A51127">
              <w:rPr>
                <w:b w:val="0"/>
                <w:bCs w:val="0"/>
                <w:color w:val="000000"/>
                <w:sz w:val="20"/>
                <w:szCs w:val="20"/>
              </w:rPr>
              <w:t>Total revenue</w:t>
            </w:r>
            <w:r w:rsidRPr="00A51127">
              <w:rPr>
                <w:rStyle w:val="FootnoteReference"/>
                <w:b w:val="0"/>
                <w:bCs w:val="0"/>
                <w:color w:val="000000"/>
                <w:sz w:val="20"/>
                <w:szCs w:val="20"/>
              </w:rPr>
              <w:footnoteReference w:id="5"/>
            </w:r>
            <w:r w:rsidRPr="00A51127">
              <w:rPr>
                <w:b w:val="0"/>
                <w:bCs w:val="0"/>
                <w:sz w:val="20"/>
                <w:szCs w:val="20"/>
              </w:rPr>
              <w:tab/>
            </w:r>
          </w:p>
        </w:tc>
        <w:tc>
          <w:tcPr>
            <w:tcW w:w="854" w:type="pct"/>
            <w:tcBorders>
              <w:top w:val="single" w:sz="4" w:space="0" w:color="auto"/>
              <w:bottom w:val="double" w:sz="4" w:space="0" w:color="auto"/>
            </w:tcBorders>
            <w:shd w:val="clear" w:color="auto" w:fill="FFFFFF" w:themeFill="background1"/>
          </w:tcPr>
          <w:p w14:paraId="5A76141D" w14:textId="4C3A484B" w:rsidR="00AB34AE" w:rsidRPr="00A51127" w:rsidRDefault="00AB34AE" w:rsidP="00AB34A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sz w:val="20"/>
                <w:szCs w:val="20"/>
              </w:rPr>
            </w:pPr>
            <w:r w:rsidRPr="00A51127">
              <w:rPr>
                <w:bCs/>
                <w:color w:val="000000"/>
                <w:sz w:val="20"/>
                <w:szCs w:val="20"/>
              </w:rPr>
              <w:t xml:space="preserve">$         </w:t>
            </w:r>
            <w:r w:rsidR="005C12AF">
              <w:rPr>
                <w:bCs/>
                <w:color w:val="000000"/>
                <w:sz w:val="20"/>
                <w:szCs w:val="20"/>
              </w:rPr>
              <w:t xml:space="preserve">         </w:t>
            </w:r>
            <w:r w:rsidRPr="00A51127">
              <w:rPr>
                <w:bCs/>
                <w:color w:val="000000"/>
                <w:sz w:val="20"/>
                <w:szCs w:val="20"/>
              </w:rPr>
              <w:t>67,</w:t>
            </w:r>
            <w:r w:rsidR="00C43822">
              <w:rPr>
                <w:bCs/>
                <w:color w:val="000000"/>
                <w:sz w:val="20"/>
                <w:szCs w:val="20"/>
              </w:rPr>
              <w:t>0</w:t>
            </w:r>
            <w:r w:rsidR="00472CE5">
              <w:rPr>
                <w:bCs/>
                <w:color w:val="000000"/>
                <w:sz w:val="20"/>
                <w:szCs w:val="20"/>
              </w:rPr>
              <w:t>5</w:t>
            </w:r>
            <w:r w:rsidR="00C43822">
              <w:rPr>
                <w:bCs/>
                <w:color w:val="000000"/>
                <w:sz w:val="20"/>
                <w:szCs w:val="20"/>
              </w:rPr>
              <w:t>1</w:t>
            </w:r>
            <w:r w:rsidR="00C43822" w:rsidRPr="00A51127" w:rsidDel="00C43822">
              <w:rPr>
                <w:bCs/>
                <w:color w:val="000000"/>
                <w:sz w:val="20"/>
                <w:szCs w:val="20"/>
              </w:rPr>
              <w:t xml:space="preserve"> </w:t>
            </w:r>
          </w:p>
        </w:tc>
        <w:tc>
          <w:tcPr>
            <w:tcW w:w="1404" w:type="pct"/>
            <w:tcBorders>
              <w:top w:val="single" w:sz="4" w:space="0" w:color="auto"/>
              <w:bottom w:val="double" w:sz="4" w:space="0" w:color="auto"/>
            </w:tcBorders>
            <w:shd w:val="clear" w:color="auto" w:fill="FFFFFF" w:themeFill="background1"/>
            <w:vAlign w:val="bottom"/>
          </w:tcPr>
          <w:p w14:paraId="7EEE8C8D" w14:textId="77777777" w:rsidR="00AB34AE" w:rsidRPr="00A51127" w:rsidRDefault="00AB34AE" w:rsidP="00AB34AE">
            <w:pPr>
              <w:spacing w:before="23" w:after="20"/>
              <w:ind w:right="-35"/>
              <w:jc w:val="right"/>
              <w:cnfStyle w:val="000000000000" w:firstRow="0" w:lastRow="0" w:firstColumn="0" w:lastColumn="0" w:oddVBand="0" w:evenVBand="0" w:oddHBand="0" w:evenHBand="0" w:firstRowFirstColumn="0" w:firstRowLastColumn="0" w:lastRowFirstColumn="0" w:lastRowLastColumn="0"/>
              <w:rPr>
                <w:bCs/>
                <w:sz w:val="20"/>
                <w:szCs w:val="20"/>
              </w:rPr>
            </w:pPr>
            <w:r w:rsidRPr="00A51127">
              <w:rPr>
                <w:bCs/>
                <w:sz w:val="20"/>
                <w:szCs w:val="20"/>
              </w:rPr>
              <w:t xml:space="preserve"> 100.0  %</w:t>
            </w:r>
          </w:p>
        </w:tc>
      </w:tr>
    </w:tbl>
    <w:p w14:paraId="3F7ECE09" w14:textId="77777777" w:rsidR="006D6C07" w:rsidRDefault="006D6C07" w:rsidP="006D6C07">
      <w:pPr>
        <w:keepNext/>
        <w:jc w:val="both"/>
        <w:rPr>
          <w:b/>
          <w:i/>
          <w:sz w:val="20"/>
          <w:szCs w:val="20"/>
        </w:rPr>
      </w:pPr>
    </w:p>
    <w:p w14:paraId="1D15EF71" w14:textId="547CE26C" w:rsidR="00F7490D" w:rsidRDefault="00F7490D" w:rsidP="02FC7B8A">
      <w:pPr>
        <w:pBdr>
          <w:top w:val="nil"/>
          <w:left w:val="nil"/>
          <w:bottom w:val="nil"/>
          <w:right w:val="nil"/>
          <w:between w:val="nil"/>
        </w:pBdr>
        <w:shd w:val="clear" w:color="auto" w:fill="FFFFFF" w:themeFill="background1"/>
        <w:jc w:val="both"/>
        <w:rPr>
          <w:bCs/>
          <w:sz w:val="20"/>
          <w:szCs w:val="20"/>
        </w:rPr>
      </w:pPr>
      <w:r w:rsidRPr="0068728D">
        <w:rPr>
          <w:bCs/>
          <w:sz w:val="20"/>
          <w:szCs w:val="20"/>
        </w:rPr>
        <w:t xml:space="preserve">The Company’s </w:t>
      </w:r>
      <w:r w:rsidR="00D520E8">
        <w:rPr>
          <w:bCs/>
          <w:sz w:val="20"/>
          <w:szCs w:val="20"/>
        </w:rPr>
        <w:t>rental</w:t>
      </w:r>
      <w:r>
        <w:rPr>
          <w:bCs/>
          <w:sz w:val="20"/>
          <w:szCs w:val="20"/>
        </w:rPr>
        <w:t xml:space="preserve"> revenue</w:t>
      </w:r>
      <w:r w:rsidRPr="0068728D">
        <w:rPr>
          <w:bCs/>
          <w:sz w:val="20"/>
          <w:szCs w:val="20"/>
        </w:rPr>
        <w:t xml:space="preserve"> consists of rent earned from operating leases at the Company’s </w:t>
      </w:r>
      <w:r>
        <w:rPr>
          <w:bCs/>
          <w:sz w:val="20"/>
          <w:szCs w:val="20"/>
        </w:rPr>
        <w:t>real estate residential communities</w:t>
      </w:r>
      <w:r w:rsidRPr="0068728D">
        <w:rPr>
          <w:bCs/>
          <w:sz w:val="20"/>
          <w:szCs w:val="20"/>
        </w:rPr>
        <w:t xml:space="preserve">. Leases at the Company’s </w:t>
      </w:r>
      <w:r>
        <w:rPr>
          <w:bCs/>
          <w:sz w:val="20"/>
          <w:szCs w:val="20"/>
        </w:rPr>
        <w:t xml:space="preserve">properties generally include </w:t>
      </w:r>
      <w:r w:rsidRPr="0068728D">
        <w:rPr>
          <w:bCs/>
          <w:sz w:val="20"/>
          <w:szCs w:val="20"/>
        </w:rPr>
        <w:t xml:space="preserve">a fixed base rent and certain leases also contain a variable component. The variable component of the Company’s operating </w:t>
      </w:r>
      <w:ins w:id="166" w:author="Justin Frenzel" w:date="2026-03-06T02:19:00Z" w16du:dateUtc="2026-03-06T02:19:59Z">
        <w:r w:rsidR="5B9761E0" w:rsidRPr="02FC7B8A">
          <w:rPr>
            <w:sz w:val="20"/>
            <w:szCs w:val="20"/>
          </w:rPr>
          <w:t>leases</w:t>
        </w:r>
      </w:ins>
      <w:ins w:id="167" w:author="Justin Frenzel" w:date="2026-03-06T02:20:00Z" w16du:dateUtc="2026-03-06T02:20:00Z">
        <w:r w:rsidR="5B9761E0" w:rsidRPr="02FC7B8A">
          <w:rPr>
            <w:sz w:val="20"/>
            <w:szCs w:val="20"/>
          </w:rPr>
          <w:t xml:space="preserve"> </w:t>
        </w:r>
      </w:ins>
      <w:r w:rsidRPr="0068728D">
        <w:rPr>
          <w:bCs/>
          <w:sz w:val="20"/>
          <w:szCs w:val="20"/>
        </w:rPr>
        <w:t xml:space="preserve">primarily consists of the reimbursement of </w:t>
      </w:r>
      <w:r>
        <w:rPr>
          <w:bCs/>
          <w:sz w:val="20"/>
          <w:szCs w:val="20"/>
        </w:rPr>
        <w:t>non-lease components</w:t>
      </w:r>
      <w:r w:rsidR="008E7D0B">
        <w:rPr>
          <w:bCs/>
          <w:sz w:val="20"/>
          <w:szCs w:val="20"/>
        </w:rPr>
        <w:t>, which are discussed in further detail below.</w:t>
      </w:r>
      <w:r>
        <w:rPr>
          <w:bCs/>
          <w:sz w:val="20"/>
          <w:szCs w:val="20"/>
        </w:rPr>
        <w:t xml:space="preserve"> </w:t>
      </w:r>
    </w:p>
    <w:p w14:paraId="1BD4A775" w14:textId="77777777" w:rsidR="00217D87" w:rsidRPr="008D3452" w:rsidRDefault="00217D87" w:rsidP="00F7490D">
      <w:pPr>
        <w:pBdr>
          <w:top w:val="nil"/>
          <w:left w:val="nil"/>
          <w:bottom w:val="nil"/>
          <w:right w:val="nil"/>
          <w:between w:val="nil"/>
        </w:pBdr>
        <w:shd w:val="clear" w:color="auto" w:fill="FFFFFF"/>
        <w:jc w:val="both"/>
        <w:rPr>
          <w:sz w:val="20"/>
          <w:szCs w:val="20"/>
        </w:rPr>
      </w:pPr>
    </w:p>
    <w:p w14:paraId="7714E45F" w14:textId="00CC2BA6" w:rsidR="002D4A5C" w:rsidRDefault="005D51FF" w:rsidP="00E2562C">
      <w:pPr>
        <w:jc w:val="both"/>
        <w:outlineLvl w:val="2"/>
        <w:rPr>
          <w:i/>
          <w:iCs/>
          <w:sz w:val="20"/>
          <w:szCs w:val="20"/>
          <w:u w:val="single"/>
        </w:rPr>
      </w:pPr>
      <w:r>
        <w:rPr>
          <w:i/>
          <w:iCs/>
          <w:sz w:val="20"/>
          <w:szCs w:val="20"/>
          <w:u w:val="single"/>
        </w:rPr>
        <w:t xml:space="preserve">Residential rental revenue and commercial rental revenue </w:t>
      </w:r>
    </w:p>
    <w:p w14:paraId="6C2A8AA3" w14:textId="68DB988D" w:rsidR="00E169B5" w:rsidRDefault="00E169B5" w:rsidP="00E169B5">
      <w:pPr>
        <w:keepNext/>
        <w:jc w:val="both"/>
        <w:rPr>
          <w:sz w:val="20"/>
          <w:szCs w:val="20"/>
        </w:rPr>
      </w:pPr>
    </w:p>
    <w:p w14:paraId="435882CC" w14:textId="70691272" w:rsidR="00AF3346" w:rsidRDefault="00AF3346" w:rsidP="00AF3346">
      <w:pPr>
        <w:keepNext/>
        <w:jc w:val="both"/>
        <w:rPr>
          <w:sz w:val="20"/>
          <w:szCs w:val="20"/>
        </w:rPr>
      </w:pPr>
      <w:r w:rsidRPr="00C53D85">
        <w:rPr>
          <w:sz w:val="20"/>
          <w:szCs w:val="20"/>
        </w:rPr>
        <w:t>Rental revenue primarily consists of base rent arising from tenant leases at the Company’s properties</w:t>
      </w:r>
      <w:r>
        <w:rPr>
          <w:sz w:val="20"/>
          <w:szCs w:val="20"/>
        </w:rPr>
        <w:t xml:space="preserve">, which is accounted for </w:t>
      </w:r>
      <w:r w:rsidR="00F260DA">
        <w:rPr>
          <w:sz w:val="20"/>
          <w:szCs w:val="20"/>
        </w:rPr>
        <w:t xml:space="preserve">in accordance with </w:t>
      </w:r>
      <w:r>
        <w:rPr>
          <w:sz w:val="20"/>
          <w:szCs w:val="20"/>
        </w:rPr>
        <w:t>ASC 84</w:t>
      </w:r>
      <w:r w:rsidR="00BE38E7" w:rsidRPr="002F617C">
        <w:rPr>
          <w:iCs/>
          <w:sz w:val="20"/>
          <w:szCs w:val="20"/>
        </w:rPr>
        <w:t>2</w:t>
      </w:r>
      <w:r>
        <w:rPr>
          <w:sz w:val="20"/>
          <w:szCs w:val="20"/>
        </w:rPr>
        <w:t xml:space="preserve">. </w:t>
      </w:r>
      <w:r w:rsidR="00A31C4F">
        <w:rPr>
          <w:sz w:val="20"/>
          <w:szCs w:val="20"/>
        </w:rPr>
        <w:t>B</w:t>
      </w:r>
      <w:r w:rsidRPr="00C53D85">
        <w:rPr>
          <w:sz w:val="20"/>
          <w:szCs w:val="20"/>
        </w:rPr>
        <w:t xml:space="preserve">ase rent is recognized on a straight-line basis over the </w:t>
      </w:r>
      <w:r w:rsidR="00F260DA">
        <w:rPr>
          <w:sz w:val="20"/>
          <w:szCs w:val="20"/>
        </w:rPr>
        <w:t>term</w:t>
      </w:r>
      <w:r w:rsidRPr="00C53D85">
        <w:rPr>
          <w:sz w:val="20"/>
          <w:szCs w:val="20"/>
        </w:rPr>
        <w:t xml:space="preserve"> of the lease, including any rent steps or abatement provisions</w:t>
      </w:r>
      <w:r>
        <w:rPr>
          <w:sz w:val="20"/>
          <w:szCs w:val="20"/>
        </w:rPr>
        <w:t xml:space="preserve">, which is recognized within </w:t>
      </w:r>
      <w:r w:rsidR="00160BE7">
        <w:rPr>
          <w:sz w:val="20"/>
          <w:szCs w:val="20"/>
        </w:rPr>
        <w:t>r</w:t>
      </w:r>
      <w:r w:rsidR="00D520E8">
        <w:rPr>
          <w:sz w:val="20"/>
          <w:szCs w:val="20"/>
        </w:rPr>
        <w:t xml:space="preserve">ental </w:t>
      </w:r>
      <w:r>
        <w:rPr>
          <w:sz w:val="20"/>
          <w:szCs w:val="20"/>
        </w:rPr>
        <w:t>revenue</w:t>
      </w:r>
      <w:r w:rsidR="00F260DA">
        <w:rPr>
          <w:sz w:val="20"/>
          <w:szCs w:val="20"/>
        </w:rPr>
        <w:t xml:space="preserve"> on the accompany Consolidated Statement of Operations</w:t>
      </w:r>
      <w:r>
        <w:rPr>
          <w:sz w:val="20"/>
          <w:szCs w:val="20"/>
        </w:rPr>
        <w:t xml:space="preserve">. </w:t>
      </w:r>
      <w:r w:rsidRPr="00C53D85">
        <w:rPr>
          <w:sz w:val="20"/>
          <w:szCs w:val="20"/>
        </w:rPr>
        <w:t xml:space="preserve">The Company begins to recognize revenue upon the acquisition of the related property or </w:t>
      </w:r>
      <w:r w:rsidR="006953DC">
        <w:rPr>
          <w:sz w:val="20"/>
          <w:szCs w:val="20"/>
        </w:rPr>
        <w:t xml:space="preserve">upon lease commencement. </w:t>
      </w:r>
      <w:r>
        <w:rPr>
          <w:sz w:val="20"/>
          <w:szCs w:val="20"/>
        </w:rPr>
        <w:t xml:space="preserve">Non-lease components included within </w:t>
      </w:r>
      <w:r w:rsidR="00BC6FDE">
        <w:rPr>
          <w:sz w:val="20"/>
          <w:szCs w:val="20"/>
        </w:rPr>
        <w:t>r</w:t>
      </w:r>
      <w:r w:rsidR="00D520E8">
        <w:rPr>
          <w:sz w:val="20"/>
          <w:szCs w:val="20"/>
        </w:rPr>
        <w:t>ental</w:t>
      </w:r>
      <w:r>
        <w:rPr>
          <w:sz w:val="20"/>
          <w:szCs w:val="20"/>
        </w:rPr>
        <w:t xml:space="preserve"> revenue </w:t>
      </w:r>
      <w:r w:rsidRPr="00C53D85">
        <w:rPr>
          <w:sz w:val="20"/>
          <w:szCs w:val="20"/>
        </w:rPr>
        <w:t xml:space="preserve">include amounts due from tenants for costs related to common area maintenance, real estate taxes, and other recoverable costs included in lease agreements. The Company recognizes the reimbursement of such costs incurred </w:t>
      </w:r>
      <w:r w:rsidR="00FA0A54">
        <w:rPr>
          <w:sz w:val="20"/>
          <w:szCs w:val="20"/>
        </w:rPr>
        <w:t xml:space="preserve">within </w:t>
      </w:r>
      <w:r w:rsidR="00BC6FDE">
        <w:rPr>
          <w:sz w:val="20"/>
          <w:szCs w:val="20"/>
        </w:rPr>
        <w:t>r</w:t>
      </w:r>
      <w:r w:rsidR="00FA0A54">
        <w:rPr>
          <w:sz w:val="20"/>
          <w:szCs w:val="20"/>
        </w:rPr>
        <w:t>ental revenue</w:t>
      </w:r>
      <w:r w:rsidRPr="00C53D85">
        <w:rPr>
          <w:sz w:val="20"/>
          <w:szCs w:val="20"/>
        </w:rPr>
        <w:t>.</w:t>
      </w:r>
      <w:r>
        <w:rPr>
          <w:sz w:val="20"/>
          <w:szCs w:val="20"/>
        </w:rPr>
        <w:t xml:space="preserve"> </w:t>
      </w:r>
    </w:p>
    <w:p w14:paraId="0F092A3A" w14:textId="77777777" w:rsidR="00AF3346" w:rsidRDefault="00AF3346" w:rsidP="00E169B5">
      <w:pPr>
        <w:pBdr>
          <w:top w:val="nil"/>
          <w:left w:val="nil"/>
          <w:bottom w:val="nil"/>
          <w:right w:val="nil"/>
          <w:between w:val="nil"/>
        </w:pBdr>
        <w:shd w:val="clear" w:color="auto" w:fill="FFFFFF"/>
        <w:jc w:val="both"/>
        <w:rPr>
          <w:sz w:val="20"/>
          <w:szCs w:val="20"/>
        </w:rPr>
      </w:pPr>
    </w:p>
    <w:p w14:paraId="219F35CF" w14:textId="4CB1CBCB" w:rsidR="00AF3346" w:rsidRDefault="00AF3346" w:rsidP="00E169B5">
      <w:pPr>
        <w:pBdr>
          <w:top w:val="nil"/>
          <w:left w:val="nil"/>
          <w:bottom w:val="nil"/>
          <w:right w:val="nil"/>
          <w:between w:val="nil"/>
        </w:pBdr>
        <w:shd w:val="clear" w:color="auto" w:fill="FFFFFF"/>
        <w:jc w:val="both"/>
        <w:rPr>
          <w:sz w:val="20"/>
          <w:szCs w:val="20"/>
        </w:rPr>
      </w:pPr>
      <w:r w:rsidRPr="00C53D85">
        <w:rPr>
          <w:sz w:val="20"/>
          <w:szCs w:val="20"/>
        </w:rPr>
        <w:t>The Company's residential and commercial leases at its apartment communities are operating leases. For leases that include rent concessions and/or fixed and determinable rent increases, rental income is recognized on a straight-line basis over the non</w:t>
      </w:r>
      <w:ins w:id="168" w:author="Kyle Condon" w:date="2026-02-25T11:45:00Z" w16du:dateUtc="2026-02-25T18:45:00Z">
        <w:r w:rsidR="004E2B20">
          <w:rPr>
            <w:sz w:val="20"/>
            <w:szCs w:val="20"/>
          </w:rPr>
          <w:t>-</w:t>
        </w:r>
      </w:ins>
      <w:r w:rsidRPr="00C53D85">
        <w:rPr>
          <w:sz w:val="20"/>
          <w:szCs w:val="20"/>
        </w:rPr>
        <w:t>cancellable term of the lease, which, for residential leases, is generally one year. Some of the Company’s commercial leases have renewal options which the Company will only include in the lease term if, at the commencement of the lease, it is reasonably certain that the lessee will exercise this option.</w:t>
      </w:r>
    </w:p>
    <w:p w14:paraId="7EE16501" w14:textId="77777777" w:rsidR="00FB05D8" w:rsidRDefault="00FB05D8" w:rsidP="00E169B5">
      <w:pPr>
        <w:pBdr>
          <w:top w:val="nil"/>
          <w:left w:val="nil"/>
          <w:bottom w:val="nil"/>
          <w:right w:val="nil"/>
          <w:between w:val="nil"/>
        </w:pBdr>
        <w:shd w:val="clear" w:color="auto" w:fill="FFFFFF"/>
        <w:jc w:val="both"/>
        <w:rPr>
          <w:sz w:val="20"/>
          <w:szCs w:val="20"/>
        </w:rPr>
      </w:pPr>
    </w:p>
    <w:p w14:paraId="0C610CF8" w14:textId="77777777" w:rsidR="00806EE3" w:rsidRDefault="00806EE3" w:rsidP="00FB05D8">
      <w:pPr>
        <w:jc w:val="both"/>
        <w:rPr>
          <w:sz w:val="20"/>
          <w:szCs w:val="20"/>
        </w:rPr>
      </w:pPr>
      <w:r>
        <w:rPr>
          <w:sz w:val="20"/>
          <w:szCs w:val="20"/>
        </w:rPr>
        <w:br w:type="page"/>
      </w:r>
    </w:p>
    <w:p w14:paraId="6F2FF5E8" w14:textId="72F43BEF" w:rsidR="00FB05D8" w:rsidRDefault="00FB05D8" w:rsidP="00FB05D8">
      <w:pPr>
        <w:jc w:val="both"/>
        <w:rPr>
          <w:sz w:val="20"/>
          <w:szCs w:val="20"/>
        </w:rPr>
      </w:pPr>
      <w:r w:rsidRPr="006C2384">
        <w:rPr>
          <w:sz w:val="20"/>
          <w:szCs w:val="20"/>
        </w:rPr>
        <w:lastRenderedPageBreak/>
        <w:t xml:space="preserve">The following table details the undiscounted future minimum rents the Company expects to receive under its commercial </w:t>
      </w:r>
      <w:r w:rsidR="009E6A97">
        <w:rPr>
          <w:sz w:val="20"/>
          <w:szCs w:val="20"/>
        </w:rPr>
        <w:t xml:space="preserve">and residential </w:t>
      </w:r>
      <w:r w:rsidRPr="006C2384">
        <w:rPr>
          <w:sz w:val="20"/>
          <w:szCs w:val="20"/>
        </w:rPr>
        <w:t>lease agreements as of December 31, 2024:</w:t>
      </w:r>
    </w:p>
    <w:p w14:paraId="32010490" w14:textId="77777777" w:rsidR="001F0082" w:rsidRDefault="001F0082" w:rsidP="00FB05D8">
      <w:pPr>
        <w:jc w:val="both"/>
        <w:rPr>
          <w:sz w:val="20"/>
          <w:szCs w:val="20"/>
        </w:rPr>
      </w:pPr>
    </w:p>
    <w:tbl>
      <w:tblPr>
        <w:tblW w:w="5000" w:type="pct"/>
        <w:jc w:val="center"/>
        <w:tblLook w:val="04A0" w:firstRow="1" w:lastRow="0" w:firstColumn="1" w:lastColumn="0" w:noHBand="0" w:noVBand="1"/>
      </w:tblPr>
      <w:tblGrid>
        <w:gridCol w:w="2740"/>
        <w:gridCol w:w="424"/>
        <w:gridCol w:w="2795"/>
        <w:gridCol w:w="423"/>
        <w:gridCol w:w="2514"/>
        <w:gridCol w:w="423"/>
        <w:gridCol w:w="423"/>
        <w:gridCol w:w="1058"/>
      </w:tblGrid>
      <w:tr w:rsidR="00436299" w:rsidRPr="00C53D85" w14:paraId="58B74E71" w14:textId="77777777" w:rsidTr="006C2384">
        <w:trPr>
          <w:trHeight w:val="270"/>
          <w:tblHeader/>
          <w:jc w:val="center"/>
        </w:trPr>
        <w:tc>
          <w:tcPr>
            <w:tcW w:w="1268" w:type="pct"/>
            <w:tcBorders>
              <w:top w:val="nil"/>
              <w:left w:val="nil"/>
              <w:bottom w:val="single" w:sz="4" w:space="0" w:color="auto"/>
              <w:right w:val="nil"/>
            </w:tcBorders>
            <w:shd w:val="clear" w:color="auto" w:fill="C6D9F1" w:themeFill="text2" w:themeFillTint="33"/>
            <w:vAlign w:val="bottom"/>
            <w:hideMark/>
          </w:tcPr>
          <w:p w14:paraId="50E41461" w14:textId="1C9F893B" w:rsidR="00436299" w:rsidRPr="00C53D85" w:rsidRDefault="00436299" w:rsidP="00A84DE6">
            <w:pPr>
              <w:rPr>
                <w:b/>
                <w:bCs/>
                <w:color w:val="000000"/>
                <w:kern w:val="0"/>
                <w:sz w:val="20"/>
                <w:szCs w:val="20"/>
              </w:rPr>
            </w:pPr>
            <w:r w:rsidRPr="00C53D85">
              <w:rPr>
                <w:b/>
                <w:bCs/>
                <w:color w:val="000000"/>
                <w:kern w:val="0"/>
                <w:sz w:val="20"/>
                <w:szCs w:val="20"/>
              </w:rPr>
              <w:t>Year</w:t>
            </w:r>
            <w:r w:rsidR="00465DAE">
              <w:rPr>
                <w:b/>
                <w:bCs/>
                <w:color w:val="000000"/>
                <w:kern w:val="0"/>
                <w:sz w:val="20"/>
                <w:szCs w:val="20"/>
              </w:rPr>
              <w:t xml:space="preserve"> Ended December 31,</w:t>
            </w:r>
          </w:p>
        </w:tc>
        <w:tc>
          <w:tcPr>
            <w:tcW w:w="196" w:type="pct"/>
            <w:shd w:val="clear" w:color="auto" w:fill="C6D9F1" w:themeFill="text2" w:themeFillTint="33"/>
          </w:tcPr>
          <w:p w14:paraId="5191CCD3" w14:textId="77777777" w:rsidR="00436299" w:rsidRDefault="00436299" w:rsidP="00A84DE6">
            <w:pPr>
              <w:jc w:val="center"/>
              <w:rPr>
                <w:b/>
                <w:bCs/>
                <w:color w:val="000000"/>
                <w:kern w:val="0"/>
                <w:sz w:val="20"/>
                <w:szCs w:val="20"/>
              </w:rPr>
            </w:pPr>
          </w:p>
        </w:tc>
        <w:tc>
          <w:tcPr>
            <w:tcW w:w="1294" w:type="pct"/>
            <w:tcBorders>
              <w:bottom w:val="single" w:sz="4" w:space="0" w:color="auto"/>
            </w:tcBorders>
            <w:shd w:val="clear" w:color="auto" w:fill="C6D9F1" w:themeFill="text2" w:themeFillTint="33"/>
            <w:vAlign w:val="center"/>
          </w:tcPr>
          <w:p w14:paraId="65790AF7" w14:textId="1EAC4619" w:rsidR="00436299" w:rsidRDefault="00436299" w:rsidP="00A84DE6">
            <w:pPr>
              <w:jc w:val="center"/>
              <w:rPr>
                <w:b/>
                <w:bCs/>
                <w:color w:val="000000"/>
                <w:kern w:val="0"/>
                <w:sz w:val="20"/>
                <w:szCs w:val="20"/>
              </w:rPr>
            </w:pPr>
            <w:r>
              <w:rPr>
                <w:b/>
                <w:bCs/>
                <w:color w:val="000000"/>
                <w:kern w:val="0"/>
                <w:sz w:val="20"/>
                <w:szCs w:val="20"/>
              </w:rPr>
              <w:t>Commercial</w:t>
            </w:r>
          </w:p>
        </w:tc>
        <w:tc>
          <w:tcPr>
            <w:tcW w:w="196" w:type="pct"/>
            <w:shd w:val="clear" w:color="auto" w:fill="C6D9F1" w:themeFill="text2" w:themeFillTint="33"/>
            <w:vAlign w:val="center"/>
          </w:tcPr>
          <w:p w14:paraId="02A4334A" w14:textId="509E1FC8" w:rsidR="00436299" w:rsidRDefault="00436299" w:rsidP="00A84DE6">
            <w:pPr>
              <w:jc w:val="center"/>
              <w:rPr>
                <w:b/>
                <w:bCs/>
                <w:color w:val="000000"/>
                <w:kern w:val="0"/>
                <w:sz w:val="20"/>
                <w:szCs w:val="20"/>
              </w:rPr>
            </w:pPr>
          </w:p>
        </w:tc>
        <w:tc>
          <w:tcPr>
            <w:tcW w:w="1164" w:type="pct"/>
            <w:tcBorders>
              <w:bottom w:val="single" w:sz="4" w:space="0" w:color="auto"/>
            </w:tcBorders>
            <w:shd w:val="clear" w:color="auto" w:fill="C6D9F1" w:themeFill="text2" w:themeFillTint="33"/>
            <w:vAlign w:val="center"/>
          </w:tcPr>
          <w:p w14:paraId="13EB9F47" w14:textId="5209F3BD" w:rsidR="00436299" w:rsidRDefault="00436299" w:rsidP="00A84DE6">
            <w:pPr>
              <w:jc w:val="center"/>
              <w:rPr>
                <w:b/>
                <w:bCs/>
                <w:color w:val="000000"/>
                <w:kern w:val="0"/>
                <w:sz w:val="20"/>
                <w:szCs w:val="20"/>
              </w:rPr>
            </w:pPr>
            <w:r>
              <w:rPr>
                <w:b/>
                <w:bCs/>
                <w:color w:val="000000"/>
                <w:kern w:val="0"/>
                <w:sz w:val="20"/>
                <w:szCs w:val="20"/>
              </w:rPr>
              <w:t>Residential</w:t>
            </w:r>
          </w:p>
        </w:tc>
        <w:tc>
          <w:tcPr>
            <w:tcW w:w="196" w:type="pct"/>
            <w:shd w:val="clear" w:color="auto" w:fill="C6D9F1" w:themeFill="text2" w:themeFillTint="33"/>
          </w:tcPr>
          <w:p w14:paraId="453A1B38" w14:textId="77777777" w:rsidR="00436299" w:rsidRDefault="00436299" w:rsidP="00A84DE6">
            <w:pPr>
              <w:jc w:val="center"/>
              <w:rPr>
                <w:b/>
                <w:bCs/>
                <w:color w:val="000000"/>
                <w:kern w:val="0"/>
                <w:sz w:val="20"/>
                <w:szCs w:val="20"/>
              </w:rPr>
            </w:pPr>
          </w:p>
        </w:tc>
        <w:tc>
          <w:tcPr>
            <w:tcW w:w="687" w:type="pct"/>
            <w:gridSpan w:val="2"/>
            <w:tcBorders>
              <w:top w:val="nil"/>
              <w:left w:val="nil"/>
              <w:bottom w:val="single" w:sz="4" w:space="0" w:color="auto"/>
              <w:right w:val="nil"/>
            </w:tcBorders>
            <w:shd w:val="clear" w:color="auto" w:fill="C6D9F1" w:themeFill="text2" w:themeFillTint="33"/>
            <w:vAlign w:val="center"/>
            <w:hideMark/>
          </w:tcPr>
          <w:p w14:paraId="58EEB58A" w14:textId="49E73070" w:rsidR="00436299" w:rsidRPr="00C53D85" w:rsidRDefault="00436299" w:rsidP="00A84DE6">
            <w:pPr>
              <w:jc w:val="center"/>
              <w:rPr>
                <w:b/>
                <w:bCs/>
                <w:color w:val="000000"/>
                <w:kern w:val="0"/>
                <w:sz w:val="20"/>
                <w:szCs w:val="20"/>
              </w:rPr>
            </w:pPr>
            <w:r>
              <w:rPr>
                <w:b/>
                <w:bCs/>
                <w:color w:val="000000"/>
                <w:kern w:val="0"/>
                <w:sz w:val="20"/>
                <w:szCs w:val="20"/>
              </w:rPr>
              <w:t xml:space="preserve">Total </w:t>
            </w:r>
            <w:r w:rsidRPr="00C53D85">
              <w:rPr>
                <w:b/>
                <w:bCs/>
                <w:color w:val="000000"/>
                <w:kern w:val="0"/>
                <w:sz w:val="20"/>
                <w:szCs w:val="20"/>
              </w:rPr>
              <w:t>Amount</w:t>
            </w:r>
          </w:p>
        </w:tc>
      </w:tr>
      <w:tr w:rsidR="00436299" w:rsidRPr="00C53D85" w14:paraId="23D07AEC" w14:textId="77777777" w:rsidTr="006C2384">
        <w:trPr>
          <w:trHeight w:val="255"/>
          <w:tblHeader/>
          <w:jc w:val="center"/>
        </w:trPr>
        <w:tc>
          <w:tcPr>
            <w:tcW w:w="1268" w:type="pct"/>
            <w:tcBorders>
              <w:top w:val="single" w:sz="4" w:space="0" w:color="auto"/>
              <w:left w:val="nil"/>
              <w:bottom w:val="nil"/>
              <w:right w:val="nil"/>
            </w:tcBorders>
            <w:vAlign w:val="center"/>
            <w:hideMark/>
          </w:tcPr>
          <w:p w14:paraId="0B4920B1" w14:textId="77777777" w:rsidR="00436299" w:rsidRPr="00C53D85" w:rsidRDefault="00436299" w:rsidP="00A84DE6">
            <w:pPr>
              <w:rPr>
                <w:color w:val="000000"/>
                <w:kern w:val="0"/>
                <w:sz w:val="20"/>
                <w:szCs w:val="20"/>
              </w:rPr>
            </w:pPr>
            <w:r w:rsidRPr="00C53D85">
              <w:rPr>
                <w:color w:val="000000"/>
                <w:kern w:val="0"/>
                <w:sz w:val="20"/>
                <w:szCs w:val="20"/>
              </w:rPr>
              <w:t>2025</w:t>
            </w:r>
          </w:p>
        </w:tc>
        <w:tc>
          <w:tcPr>
            <w:tcW w:w="196" w:type="pct"/>
            <w:vAlign w:val="center"/>
          </w:tcPr>
          <w:p w14:paraId="641FDE56" w14:textId="0DE2A77C" w:rsidR="00436299" w:rsidRPr="00C53D85" w:rsidRDefault="00436299" w:rsidP="006C2384">
            <w:pPr>
              <w:jc w:val="right"/>
              <w:rPr>
                <w:color w:val="000000"/>
                <w:kern w:val="0"/>
                <w:sz w:val="20"/>
                <w:szCs w:val="20"/>
              </w:rPr>
            </w:pPr>
            <w:r>
              <w:rPr>
                <w:color w:val="000000"/>
                <w:kern w:val="0"/>
                <w:sz w:val="20"/>
                <w:szCs w:val="20"/>
              </w:rPr>
              <w:t>$</w:t>
            </w:r>
          </w:p>
        </w:tc>
        <w:tc>
          <w:tcPr>
            <w:tcW w:w="1294" w:type="pct"/>
            <w:tcBorders>
              <w:top w:val="single" w:sz="4" w:space="0" w:color="auto"/>
            </w:tcBorders>
            <w:vAlign w:val="center"/>
          </w:tcPr>
          <w:p w14:paraId="5E9FC5B1" w14:textId="2FDE5FD1" w:rsidR="00436299" w:rsidRPr="00C53D85" w:rsidRDefault="00436299" w:rsidP="006C2384">
            <w:pPr>
              <w:jc w:val="right"/>
              <w:rPr>
                <w:color w:val="000000"/>
                <w:kern w:val="0"/>
                <w:sz w:val="20"/>
                <w:szCs w:val="20"/>
              </w:rPr>
            </w:pPr>
            <w:r>
              <w:rPr>
                <w:color w:val="000000"/>
                <w:kern w:val="0"/>
                <w:sz w:val="20"/>
                <w:szCs w:val="20"/>
              </w:rPr>
              <w:t>2,698</w:t>
            </w:r>
          </w:p>
        </w:tc>
        <w:tc>
          <w:tcPr>
            <w:tcW w:w="196" w:type="pct"/>
            <w:vAlign w:val="center"/>
          </w:tcPr>
          <w:p w14:paraId="22D4317F" w14:textId="2F456CD7" w:rsidR="00436299" w:rsidRPr="00C53D85" w:rsidRDefault="00436299" w:rsidP="006C2384">
            <w:pPr>
              <w:jc w:val="right"/>
              <w:rPr>
                <w:color w:val="000000"/>
                <w:kern w:val="0"/>
                <w:sz w:val="20"/>
                <w:szCs w:val="20"/>
              </w:rPr>
            </w:pPr>
            <w:r>
              <w:rPr>
                <w:color w:val="000000"/>
                <w:kern w:val="0"/>
                <w:sz w:val="20"/>
                <w:szCs w:val="20"/>
              </w:rPr>
              <w:t>$</w:t>
            </w:r>
          </w:p>
        </w:tc>
        <w:tc>
          <w:tcPr>
            <w:tcW w:w="1164" w:type="pct"/>
            <w:tcBorders>
              <w:top w:val="single" w:sz="4" w:space="0" w:color="auto"/>
            </w:tcBorders>
            <w:vAlign w:val="center"/>
          </w:tcPr>
          <w:p w14:paraId="424B1EE9" w14:textId="73B687C4" w:rsidR="00436299" w:rsidRPr="00C53D85" w:rsidRDefault="00436299" w:rsidP="006C2384">
            <w:pPr>
              <w:jc w:val="right"/>
              <w:rPr>
                <w:color w:val="000000"/>
                <w:kern w:val="0"/>
                <w:sz w:val="20"/>
                <w:szCs w:val="20"/>
              </w:rPr>
            </w:pPr>
            <w:r>
              <w:rPr>
                <w:color w:val="000000"/>
                <w:kern w:val="0"/>
                <w:sz w:val="20"/>
                <w:szCs w:val="20"/>
              </w:rPr>
              <w:t>37,720</w:t>
            </w:r>
          </w:p>
        </w:tc>
        <w:tc>
          <w:tcPr>
            <w:tcW w:w="196" w:type="pct"/>
          </w:tcPr>
          <w:p w14:paraId="3F7356B7" w14:textId="77777777" w:rsidR="00436299" w:rsidRPr="00C53D85" w:rsidRDefault="00436299" w:rsidP="00A84DE6">
            <w:pPr>
              <w:rPr>
                <w:color w:val="000000"/>
                <w:kern w:val="0"/>
                <w:sz w:val="20"/>
                <w:szCs w:val="20"/>
              </w:rPr>
            </w:pPr>
          </w:p>
        </w:tc>
        <w:tc>
          <w:tcPr>
            <w:tcW w:w="196" w:type="pct"/>
            <w:tcBorders>
              <w:top w:val="single" w:sz="4" w:space="0" w:color="auto"/>
              <w:left w:val="nil"/>
              <w:bottom w:val="nil"/>
              <w:right w:val="nil"/>
            </w:tcBorders>
            <w:vAlign w:val="center"/>
            <w:hideMark/>
          </w:tcPr>
          <w:p w14:paraId="0F77DF66" w14:textId="26A267C2" w:rsidR="00436299" w:rsidRPr="00C53D85" w:rsidRDefault="00436299" w:rsidP="00A84DE6">
            <w:pPr>
              <w:rPr>
                <w:color w:val="000000"/>
                <w:kern w:val="0"/>
                <w:sz w:val="20"/>
                <w:szCs w:val="20"/>
              </w:rPr>
            </w:pPr>
            <w:r w:rsidRPr="00C53D85">
              <w:rPr>
                <w:color w:val="000000"/>
                <w:kern w:val="0"/>
                <w:sz w:val="20"/>
                <w:szCs w:val="20"/>
              </w:rPr>
              <w:t>$</w:t>
            </w:r>
          </w:p>
        </w:tc>
        <w:tc>
          <w:tcPr>
            <w:tcW w:w="491" w:type="pct"/>
            <w:tcBorders>
              <w:top w:val="single" w:sz="4" w:space="0" w:color="auto"/>
              <w:left w:val="nil"/>
              <w:bottom w:val="nil"/>
              <w:right w:val="nil"/>
            </w:tcBorders>
            <w:vAlign w:val="center"/>
            <w:hideMark/>
          </w:tcPr>
          <w:p w14:paraId="04C20F45" w14:textId="0923B96A" w:rsidR="00436299" w:rsidRPr="00C53D85" w:rsidRDefault="00436299" w:rsidP="00A84DE6">
            <w:pPr>
              <w:jc w:val="right"/>
              <w:rPr>
                <w:color w:val="000000"/>
                <w:kern w:val="0"/>
                <w:sz w:val="20"/>
                <w:szCs w:val="20"/>
              </w:rPr>
            </w:pPr>
            <w:r>
              <w:rPr>
                <w:color w:val="000000"/>
                <w:kern w:val="0"/>
                <w:sz w:val="20"/>
                <w:szCs w:val="20"/>
              </w:rPr>
              <w:t>40,418</w:t>
            </w:r>
            <w:r w:rsidRPr="00C53D85">
              <w:rPr>
                <w:color w:val="000000"/>
                <w:kern w:val="0"/>
                <w:sz w:val="20"/>
                <w:szCs w:val="20"/>
              </w:rPr>
              <w:t xml:space="preserve"> </w:t>
            </w:r>
          </w:p>
        </w:tc>
      </w:tr>
      <w:tr w:rsidR="00436299" w:rsidRPr="00C53D85" w14:paraId="75765037" w14:textId="77777777" w:rsidTr="006C2384">
        <w:trPr>
          <w:trHeight w:val="255"/>
          <w:tblHeader/>
          <w:jc w:val="center"/>
        </w:trPr>
        <w:tc>
          <w:tcPr>
            <w:tcW w:w="1268" w:type="pct"/>
            <w:tcBorders>
              <w:top w:val="nil"/>
              <w:left w:val="nil"/>
              <w:bottom w:val="nil"/>
              <w:right w:val="nil"/>
            </w:tcBorders>
            <w:vAlign w:val="center"/>
            <w:hideMark/>
          </w:tcPr>
          <w:p w14:paraId="100873B3" w14:textId="77777777" w:rsidR="00436299" w:rsidRPr="00C53D85" w:rsidRDefault="00436299" w:rsidP="00A84DE6">
            <w:pPr>
              <w:rPr>
                <w:color w:val="000000"/>
                <w:kern w:val="0"/>
                <w:sz w:val="20"/>
                <w:szCs w:val="20"/>
              </w:rPr>
            </w:pPr>
            <w:r w:rsidRPr="00C53D85">
              <w:rPr>
                <w:color w:val="000000"/>
                <w:kern w:val="0"/>
                <w:sz w:val="20"/>
                <w:szCs w:val="20"/>
              </w:rPr>
              <w:t>2026</w:t>
            </w:r>
          </w:p>
        </w:tc>
        <w:tc>
          <w:tcPr>
            <w:tcW w:w="196" w:type="pct"/>
            <w:vAlign w:val="center"/>
          </w:tcPr>
          <w:p w14:paraId="69905658" w14:textId="77777777" w:rsidR="00436299" w:rsidRDefault="00436299" w:rsidP="00A84DE6">
            <w:pPr>
              <w:jc w:val="right"/>
              <w:rPr>
                <w:color w:val="000000"/>
                <w:kern w:val="0"/>
                <w:sz w:val="20"/>
                <w:szCs w:val="20"/>
              </w:rPr>
            </w:pPr>
          </w:p>
        </w:tc>
        <w:tc>
          <w:tcPr>
            <w:tcW w:w="1294" w:type="pct"/>
            <w:vAlign w:val="center"/>
          </w:tcPr>
          <w:p w14:paraId="3A192999" w14:textId="728FD30C" w:rsidR="00436299" w:rsidRDefault="00436299" w:rsidP="00A84DE6">
            <w:pPr>
              <w:jc w:val="right"/>
              <w:rPr>
                <w:color w:val="000000"/>
                <w:kern w:val="0"/>
                <w:sz w:val="20"/>
                <w:szCs w:val="20"/>
              </w:rPr>
            </w:pPr>
            <w:r>
              <w:rPr>
                <w:color w:val="000000"/>
                <w:kern w:val="0"/>
                <w:sz w:val="20"/>
                <w:szCs w:val="20"/>
              </w:rPr>
              <w:t>2,765</w:t>
            </w:r>
          </w:p>
        </w:tc>
        <w:tc>
          <w:tcPr>
            <w:tcW w:w="196" w:type="pct"/>
            <w:vAlign w:val="center"/>
          </w:tcPr>
          <w:p w14:paraId="2A6C6E60" w14:textId="7FCF3033" w:rsidR="00436299" w:rsidRDefault="00436299" w:rsidP="00A84DE6">
            <w:pPr>
              <w:jc w:val="right"/>
              <w:rPr>
                <w:color w:val="000000"/>
                <w:kern w:val="0"/>
                <w:sz w:val="20"/>
                <w:szCs w:val="20"/>
              </w:rPr>
            </w:pPr>
          </w:p>
        </w:tc>
        <w:tc>
          <w:tcPr>
            <w:tcW w:w="1164" w:type="pct"/>
            <w:vAlign w:val="center"/>
          </w:tcPr>
          <w:p w14:paraId="7F860EEA" w14:textId="55CE46A6" w:rsidR="00436299" w:rsidRDefault="00436299" w:rsidP="00A84DE6">
            <w:pPr>
              <w:jc w:val="right"/>
              <w:rPr>
                <w:color w:val="000000"/>
                <w:kern w:val="0"/>
                <w:sz w:val="20"/>
                <w:szCs w:val="20"/>
              </w:rPr>
            </w:pPr>
            <w:r>
              <w:rPr>
                <w:color w:val="000000"/>
                <w:kern w:val="0"/>
                <w:sz w:val="20"/>
                <w:szCs w:val="20"/>
              </w:rPr>
              <w:t>11,078</w:t>
            </w:r>
          </w:p>
        </w:tc>
        <w:tc>
          <w:tcPr>
            <w:tcW w:w="196" w:type="pct"/>
          </w:tcPr>
          <w:p w14:paraId="4B3973E0" w14:textId="77777777" w:rsidR="00436299" w:rsidRDefault="00436299" w:rsidP="00A84DE6">
            <w:pPr>
              <w:jc w:val="right"/>
              <w:rPr>
                <w:color w:val="000000"/>
                <w:kern w:val="0"/>
                <w:sz w:val="20"/>
                <w:szCs w:val="20"/>
              </w:rPr>
            </w:pPr>
          </w:p>
        </w:tc>
        <w:tc>
          <w:tcPr>
            <w:tcW w:w="687" w:type="pct"/>
            <w:gridSpan w:val="2"/>
            <w:tcBorders>
              <w:top w:val="nil"/>
              <w:left w:val="nil"/>
              <w:bottom w:val="nil"/>
              <w:right w:val="nil"/>
            </w:tcBorders>
            <w:vAlign w:val="center"/>
            <w:hideMark/>
          </w:tcPr>
          <w:p w14:paraId="2F4B43D7" w14:textId="5905B68F" w:rsidR="00436299" w:rsidRPr="00C53D85" w:rsidRDefault="00436299" w:rsidP="00A84DE6">
            <w:pPr>
              <w:jc w:val="right"/>
              <w:rPr>
                <w:color w:val="000000"/>
                <w:kern w:val="0"/>
                <w:sz w:val="20"/>
                <w:szCs w:val="20"/>
              </w:rPr>
            </w:pPr>
            <w:r>
              <w:rPr>
                <w:color w:val="000000"/>
                <w:kern w:val="0"/>
                <w:sz w:val="20"/>
                <w:szCs w:val="20"/>
              </w:rPr>
              <w:t>13,843</w:t>
            </w:r>
          </w:p>
        </w:tc>
      </w:tr>
      <w:tr w:rsidR="00436299" w:rsidRPr="00C53D85" w14:paraId="3A90F56A" w14:textId="77777777" w:rsidTr="006C2384">
        <w:trPr>
          <w:trHeight w:val="255"/>
          <w:tblHeader/>
          <w:jc w:val="center"/>
        </w:trPr>
        <w:tc>
          <w:tcPr>
            <w:tcW w:w="1268" w:type="pct"/>
            <w:tcBorders>
              <w:top w:val="nil"/>
              <w:left w:val="nil"/>
              <w:bottom w:val="nil"/>
              <w:right w:val="nil"/>
            </w:tcBorders>
            <w:vAlign w:val="center"/>
            <w:hideMark/>
          </w:tcPr>
          <w:p w14:paraId="56F04843" w14:textId="77777777" w:rsidR="00436299" w:rsidRPr="00C53D85" w:rsidRDefault="00436299" w:rsidP="00A84DE6">
            <w:pPr>
              <w:rPr>
                <w:color w:val="000000"/>
                <w:kern w:val="0"/>
                <w:sz w:val="20"/>
                <w:szCs w:val="20"/>
              </w:rPr>
            </w:pPr>
            <w:r w:rsidRPr="00C53D85">
              <w:rPr>
                <w:color w:val="000000"/>
                <w:kern w:val="0"/>
                <w:sz w:val="20"/>
                <w:szCs w:val="20"/>
              </w:rPr>
              <w:t>2027</w:t>
            </w:r>
          </w:p>
        </w:tc>
        <w:tc>
          <w:tcPr>
            <w:tcW w:w="196" w:type="pct"/>
            <w:vAlign w:val="center"/>
          </w:tcPr>
          <w:p w14:paraId="7AB7B8CC" w14:textId="77777777" w:rsidR="00436299" w:rsidRDefault="00436299" w:rsidP="00A84DE6">
            <w:pPr>
              <w:jc w:val="right"/>
              <w:rPr>
                <w:color w:val="000000"/>
                <w:kern w:val="0"/>
                <w:sz w:val="20"/>
                <w:szCs w:val="20"/>
              </w:rPr>
            </w:pPr>
          </w:p>
        </w:tc>
        <w:tc>
          <w:tcPr>
            <w:tcW w:w="1294" w:type="pct"/>
            <w:vAlign w:val="center"/>
          </w:tcPr>
          <w:p w14:paraId="3A356648" w14:textId="7E79EFBA" w:rsidR="00436299" w:rsidRDefault="00436299" w:rsidP="00A84DE6">
            <w:pPr>
              <w:jc w:val="right"/>
              <w:rPr>
                <w:color w:val="000000"/>
                <w:kern w:val="0"/>
                <w:sz w:val="20"/>
                <w:szCs w:val="20"/>
              </w:rPr>
            </w:pPr>
            <w:r>
              <w:rPr>
                <w:color w:val="000000"/>
                <w:kern w:val="0"/>
                <w:sz w:val="20"/>
                <w:szCs w:val="20"/>
              </w:rPr>
              <w:t>2,513</w:t>
            </w:r>
            <w:r w:rsidRPr="00C53D85">
              <w:rPr>
                <w:color w:val="000000"/>
                <w:kern w:val="0"/>
                <w:sz w:val="20"/>
                <w:szCs w:val="20"/>
              </w:rPr>
              <w:t xml:space="preserve"> </w:t>
            </w:r>
          </w:p>
        </w:tc>
        <w:tc>
          <w:tcPr>
            <w:tcW w:w="196" w:type="pct"/>
            <w:vAlign w:val="center"/>
          </w:tcPr>
          <w:p w14:paraId="30A1A8FE" w14:textId="23258FC9" w:rsidR="00436299" w:rsidRDefault="00436299" w:rsidP="00A84DE6">
            <w:pPr>
              <w:jc w:val="right"/>
              <w:rPr>
                <w:color w:val="000000"/>
                <w:kern w:val="0"/>
                <w:sz w:val="20"/>
                <w:szCs w:val="20"/>
              </w:rPr>
            </w:pPr>
          </w:p>
        </w:tc>
        <w:tc>
          <w:tcPr>
            <w:tcW w:w="1164" w:type="pct"/>
            <w:vAlign w:val="center"/>
          </w:tcPr>
          <w:p w14:paraId="04FAF143" w14:textId="0C520958" w:rsidR="00436299" w:rsidRDefault="00436299" w:rsidP="00A84DE6">
            <w:pPr>
              <w:jc w:val="right"/>
              <w:rPr>
                <w:color w:val="000000"/>
                <w:kern w:val="0"/>
                <w:sz w:val="20"/>
                <w:szCs w:val="20"/>
              </w:rPr>
            </w:pPr>
            <w:r>
              <w:rPr>
                <w:color w:val="000000"/>
                <w:kern w:val="0"/>
                <w:sz w:val="20"/>
                <w:szCs w:val="20"/>
              </w:rPr>
              <w:t>2,205</w:t>
            </w:r>
            <w:r w:rsidRPr="00C53D85">
              <w:rPr>
                <w:color w:val="000000"/>
                <w:kern w:val="0"/>
                <w:sz w:val="20"/>
                <w:szCs w:val="20"/>
              </w:rPr>
              <w:t xml:space="preserve"> </w:t>
            </w:r>
          </w:p>
        </w:tc>
        <w:tc>
          <w:tcPr>
            <w:tcW w:w="196" w:type="pct"/>
          </w:tcPr>
          <w:p w14:paraId="0E85B7DB" w14:textId="77777777" w:rsidR="00436299" w:rsidRDefault="00436299" w:rsidP="00A84DE6">
            <w:pPr>
              <w:jc w:val="right"/>
              <w:rPr>
                <w:color w:val="000000"/>
                <w:kern w:val="0"/>
                <w:sz w:val="20"/>
                <w:szCs w:val="20"/>
              </w:rPr>
            </w:pPr>
          </w:p>
        </w:tc>
        <w:tc>
          <w:tcPr>
            <w:tcW w:w="687" w:type="pct"/>
            <w:gridSpan w:val="2"/>
            <w:tcBorders>
              <w:top w:val="nil"/>
              <w:left w:val="nil"/>
              <w:bottom w:val="nil"/>
              <w:right w:val="nil"/>
            </w:tcBorders>
            <w:vAlign w:val="center"/>
            <w:hideMark/>
          </w:tcPr>
          <w:p w14:paraId="5B111CF6" w14:textId="6F5AEEBD" w:rsidR="00436299" w:rsidRPr="00C53D85" w:rsidRDefault="00436299" w:rsidP="00A84DE6">
            <w:pPr>
              <w:jc w:val="right"/>
              <w:rPr>
                <w:color w:val="000000"/>
                <w:kern w:val="0"/>
                <w:sz w:val="20"/>
                <w:szCs w:val="20"/>
              </w:rPr>
            </w:pPr>
            <w:r>
              <w:rPr>
                <w:color w:val="000000"/>
                <w:kern w:val="0"/>
                <w:sz w:val="20"/>
                <w:szCs w:val="20"/>
              </w:rPr>
              <w:t>4,718</w:t>
            </w:r>
            <w:r w:rsidRPr="00C53D85">
              <w:rPr>
                <w:color w:val="000000"/>
                <w:kern w:val="0"/>
                <w:sz w:val="20"/>
                <w:szCs w:val="20"/>
              </w:rPr>
              <w:t xml:space="preserve"> </w:t>
            </w:r>
          </w:p>
        </w:tc>
      </w:tr>
      <w:tr w:rsidR="00436299" w:rsidRPr="00C53D85" w14:paraId="0EA234E9" w14:textId="77777777" w:rsidTr="006C2384">
        <w:trPr>
          <w:trHeight w:val="255"/>
          <w:tblHeader/>
          <w:jc w:val="center"/>
        </w:trPr>
        <w:tc>
          <w:tcPr>
            <w:tcW w:w="1268" w:type="pct"/>
            <w:tcBorders>
              <w:top w:val="nil"/>
              <w:left w:val="nil"/>
              <w:bottom w:val="nil"/>
              <w:right w:val="nil"/>
            </w:tcBorders>
            <w:vAlign w:val="center"/>
            <w:hideMark/>
          </w:tcPr>
          <w:p w14:paraId="6623BA7F" w14:textId="77777777" w:rsidR="00436299" w:rsidRPr="00C53D85" w:rsidRDefault="00436299" w:rsidP="00A84DE6">
            <w:pPr>
              <w:rPr>
                <w:color w:val="000000"/>
                <w:kern w:val="0"/>
                <w:sz w:val="20"/>
                <w:szCs w:val="20"/>
              </w:rPr>
            </w:pPr>
            <w:r w:rsidRPr="00C53D85">
              <w:rPr>
                <w:color w:val="000000"/>
                <w:kern w:val="0"/>
                <w:sz w:val="20"/>
                <w:szCs w:val="20"/>
              </w:rPr>
              <w:t>2028</w:t>
            </w:r>
          </w:p>
        </w:tc>
        <w:tc>
          <w:tcPr>
            <w:tcW w:w="196" w:type="pct"/>
            <w:vAlign w:val="center"/>
          </w:tcPr>
          <w:p w14:paraId="4FFD15F2" w14:textId="77777777" w:rsidR="00436299" w:rsidRDefault="00436299" w:rsidP="00A84DE6">
            <w:pPr>
              <w:jc w:val="right"/>
              <w:rPr>
                <w:color w:val="000000"/>
                <w:kern w:val="0"/>
                <w:sz w:val="20"/>
                <w:szCs w:val="20"/>
              </w:rPr>
            </w:pPr>
          </w:p>
        </w:tc>
        <w:tc>
          <w:tcPr>
            <w:tcW w:w="1294" w:type="pct"/>
            <w:vAlign w:val="center"/>
          </w:tcPr>
          <w:p w14:paraId="53A0877F" w14:textId="2753BE8A" w:rsidR="00436299" w:rsidRDefault="00436299" w:rsidP="00A84DE6">
            <w:pPr>
              <w:jc w:val="right"/>
              <w:rPr>
                <w:color w:val="000000"/>
                <w:kern w:val="0"/>
                <w:sz w:val="20"/>
                <w:szCs w:val="20"/>
              </w:rPr>
            </w:pPr>
            <w:r>
              <w:rPr>
                <w:color w:val="000000"/>
                <w:kern w:val="0"/>
                <w:sz w:val="20"/>
                <w:szCs w:val="20"/>
              </w:rPr>
              <w:t>2,218</w:t>
            </w:r>
          </w:p>
        </w:tc>
        <w:tc>
          <w:tcPr>
            <w:tcW w:w="196" w:type="pct"/>
            <w:vAlign w:val="center"/>
          </w:tcPr>
          <w:p w14:paraId="2C9D56CB" w14:textId="7309D082" w:rsidR="00436299" w:rsidRDefault="00436299" w:rsidP="00A84DE6">
            <w:pPr>
              <w:jc w:val="right"/>
              <w:rPr>
                <w:color w:val="000000"/>
                <w:kern w:val="0"/>
                <w:sz w:val="20"/>
                <w:szCs w:val="20"/>
              </w:rPr>
            </w:pPr>
          </w:p>
        </w:tc>
        <w:tc>
          <w:tcPr>
            <w:tcW w:w="1164" w:type="pct"/>
            <w:vAlign w:val="center"/>
          </w:tcPr>
          <w:p w14:paraId="06F7194D" w14:textId="4528FF50" w:rsidR="00436299" w:rsidRDefault="00436299" w:rsidP="00A84DE6">
            <w:pPr>
              <w:jc w:val="right"/>
              <w:rPr>
                <w:color w:val="000000"/>
                <w:kern w:val="0"/>
                <w:sz w:val="20"/>
                <w:szCs w:val="20"/>
              </w:rPr>
            </w:pPr>
            <w:r w:rsidRPr="00C53D85">
              <w:rPr>
                <w:bCs/>
                <w:color w:val="000000"/>
                <w:sz w:val="20"/>
                <w:szCs w:val="20"/>
              </w:rPr>
              <w:t>—</w:t>
            </w:r>
          </w:p>
        </w:tc>
        <w:tc>
          <w:tcPr>
            <w:tcW w:w="196" w:type="pct"/>
          </w:tcPr>
          <w:p w14:paraId="30DF3D5D" w14:textId="77777777" w:rsidR="00436299" w:rsidRDefault="00436299" w:rsidP="00A84DE6">
            <w:pPr>
              <w:jc w:val="right"/>
              <w:rPr>
                <w:color w:val="000000"/>
                <w:kern w:val="0"/>
                <w:sz w:val="20"/>
                <w:szCs w:val="20"/>
              </w:rPr>
            </w:pPr>
          </w:p>
        </w:tc>
        <w:tc>
          <w:tcPr>
            <w:tcW w:w="687" w:type="pct"/>
            <w:gridSpan w:val="2"/>
            <w:tcBorders>
              <w:top w:val="nil"/>
              <w:left w:val="nil"/>
              <w:bottom w:val="nil"/>
              <w:right w:val="nil"/>
            </w:tcBorders>
            <w:vAlign w:val="center"/>
            <w:hideMark/>
          </w:tcPr>
          <w:p w14:paraId="03B695EC" w14:textId="2132B1E4" w:rsidR="00436299" w:rsidRPr="00C53D85" w:rsidRDefault="00436299" w:rsidP="00A84DE6">
            <w:pPr>
              <w:jc w:val="right"/>
              <w:rPr>
                <w:color w:val="000000"/>
                <w:kern w:val="0"/>
                <w:sz w:val="20"/>
                <w:szCs w:val="20"/>
              </w:rPr>
            </w:pPr>
            <w:r>
              <w:rPr>
                <w:color w:val="000000"/>
                <w:kern w:val="0"/>
                <w:sz w:val="20"/>
                <w:szCs w:val="20"/>
              </w:rPr>
              <w:t>2,218</w:t>
            </w:r>
          </w:p>
        </w:tc>
      </w:tr>
      <w:tr w:rsidR="00436299" w:rsidRPr="00C53D85" w14:paraId="37CFAE08" w14:textId="77777777" w:rsidTr="006C2384">
        <w:trPr>
          <w:trHeight w:val="255"/>
          <w:tblHeader/>
          <w:jc w:val="center"/>
        </w:trPr>
        <w:tc>
          <w:tcPr>
            <w:tcW w:w="1268" w:type="pct"/>
            <w:tcBorders>
              <w:top w:val="nil"/>
              <w:left w:val="nil"/>
              <w:bottom w:val="nil"/>
              <w:right w:val="nil"/>
            </w:tcBorders>
            <w:vAlign w:val="center"/>
            <w:hideMark/>
          </w:tcPr>
          <w:p w14:paraId="7FD48EA1" w14:textId="77777777" w:rsidR="00436299" w:rsidRPr="00C53D85" w:rsidRDefault="00436299" w:rsidP="00A84DE6">
            <w:pPr>
              <w:rPr>
                <w:color w:val="000000"/>
                <w:kern w:val="0"/>
                <w:sz w:val="20"/>
                <w:szCs w:val="20"/>
              </w:rPr>
            </w:pPr>
            <w:r w:rsidRPr="00C53D85">
              <w:rPr>
                <w:color w:val="000000"/>
                <w:kern w:val="0"/>
                <w:sz w:val="20"/>
                <w:szCs w:val="20"/>
              </w:rPr>
              <w:t>2029</w:t>
            </w:r>
          </w:p>
        </w:tc>
        <w:tc>
          <w:tcPr>
            <w:tcW w:w="196" w:type="pct"/>
            <w:vAlign w:val="center"/>
          </w:tcPr>
          <w:p w14:paraId="11C62D30" w14:textId="77777777" w:rsidR="00436299" w:rsidRDefault="00436299" w:rsidP="00A84DE6">
            <w:pPr>
              <w:jc w:val="right"/>
              <w:rPr>
                <w:color w:val="000000"/>
                <w:kern w:val="0"/>
                <w:sz w:val="20"/>
                <w:szCs w:val="20"/>
              </w:rPr>
            </w:pPr>
          </w:p>
        </w:tc>
        <w:tc>
          <w:tcPr>
            <w:tcW w:w="1294" w:type="pct"/>
            <w:vAlign w:val="center"/>
          </w:tcPr>
          <w:p w14:paraId="08CB34A2" w14:textId="3C2C7411" w:rsidR="00436299" w:rsidRDefault="00436299" w:rsidP="00A84DE6">
            <w:pPr>
              <w:jc w:val="right"/>
              <w:rPr>
                <w:color w:val="000000"/>
                <w:kern w:val="0"/>
                <w:sz w:val="20"/>
                <w:szCs w:val="20"/>
              </w:rPr>
            </w:pPr>
            <w:r>
              <w:rPr>
                <w:color w:val="000000"/>
                <w:kern w:val="0"/>
                <w:sz w:val="20"/>
                <w:szCs w:val="20"/>
              </w:rPr>
              <w:t>2,054</w:t>
            </w:r>
            <w:r w:rsidRPr="00C53D85">
              <w:rPr>
                <w:color w:val="000000"/>
                <w:kern w:val="0"/>
                <w:sz w:val="20"/>
                <w:szCs w:val="20"/>
              </w:rPr>
              <w:t xml:space="preserve"> </w:t>
            </w:r>
          </w:p>
        </w:tc>
        <w:tc>
          <w:tcPr>
            <w:tcW w:w="196" w:type="pct"/>
            <w:vAlign w:val="center"/>
          </w:tcPr>
          <w:p w14:paraId="2CB937DB" w14:textId="067F2E98" w:rsidR="00436299" w:rsidRDefault="00436299" w:rsidP="00A84DE6">
            <w:pPr>
              <w:jc w:val="right"/>
              <w:rPr>
                <w:color w:val="000000"/>
                <w:kern w:val="0"/>
                <w:sz w:val="20"/>
                <w:szCs w:val="20"/>
              </w:rPr>
            </w:pPr>
          </w:p>
        </w:tc>
        <w:tc>
          <w:tcPr>
            <w:tcW w:w="1164" w:type="pct"/>
            <w:vAlign w:val="center"/>
          </w:tcPr>
          <w:p w14:paraId="32C1D2A1" w14:textId="0F0195D8" w:rsidR="00436299" w:rsidRDefault="00436299" w:rsidP="00A84DE6">
            <w:pPr>
              <w:jc w:val="right"/>
              <w:rPr>
                <w:color w:val="000000"/>
                <w:kern w:val="0"/>
                <w:sz w:val="20"/>
                <w:szCs w:val="20"/>
              </w:rPr>
            </w:pPr>
            <w:r w:rsidRPr="00C53D85">
              <w:rPr>
                <w:bCs/>
                <w:color w:val="000000"/>
                <w:sz w:val="20"/>
                <w:szCs w:val="20"/>
              </w:rPr>
              <w:t>—</w:t>
            </w:r>
          </w:p>
        </w:tc>
        <w:tc>
          <w:tcPr>
            <w:tcW w:w="196" w:type="pct"/>
          </w:tcPr>
          <w:p w14:paraId="6F238B0B" w14:textId="77777777" w:rsidR="00436299" w:rsidRDefault="00436299" w:rsidP="00A84DE6">
            <w:pPr>
              <w:jc w:val="right"/>
              <w:rPr>
                <w:color w:val="000000"/>
                <w:kern w:val="0"/>
                <w:sz w:val="20"/>
                <w:szCs w:val="20"/>
              </w:rPr>
            </w:pPr>
          </w:p>
        </w:tc>
        <w:tc>
          <w:tcPr>
            <w:tcW w:w="687" w:type="pct"/>
            <w:gridSpan w:val="2"/>
            <w:tcBorders>
              <w:top w:val="nil"/>
              <w:left w:val="nil"/>
              <w:bottom w:val="nil"/>
              <w:right w:val="nil"/>
            </w:tcBorders>
            <w:vAlign w:val="center"/>
            <w:hideMark/>
          </w:tcPr>
          <w:p w14:paraId="1870BB57" w14:textId="187F8525" w:rsidR="00436299" w:rsidRPr="00C53D85" w:rsidRDefault="00436299" w:rsidP="00A84DE6">
            <w:pPr>
              <w:jc w:val="right"/>
              <w:rPr>
                <w:color w:val="000000"/>
                <w:kern w:val="0"/>
                <w:sz w:val="20"/>
                <w:szCs w:val="20"/>
              </w:rPr>
            </w:pPr>
            <w:r>
              <w:rPr>
                <w:color w:val="000000"/>
                <w:kern w:val="0"/>
                <w:sz w:val="20"/>
                <w:szCs w:val="20"/>
              </w:rPr>
              <w:t>2,054</w:t>
            </w:r>
            <w:r w:rsidRPr="00C53D85">
              <w:rPr>
                <w:color w:val="000000"/>
                <w:kern w:val="0"/>
                <w:sz w:val="20"/>
                <w:szCs w:val="20"/>
              </w:rPr>
              <w:t xml:space="preserve"> </w:t>
            </w:r>
          </w:p>
        </w:tc>
      </w:tr>
      <w:tr w:rsidR="00436299" w:rsidRPr="00C53D85" w14:paraId="52BB2548" w14:textId="77777777" w:rsidTr="006C2384">
        <w:trPr>
          <w:trHeight w:val="270"/>
          <w:tblHeader/>
          <w:jc w:val="center"/>
        </w:trPr>
        <w:tc>
          <w:tcPr>
            <w:tcW w:w="1268" w:type="pct"/>
            <w:tcBorders>
              <w:top w:val="nil"/>
              <w:left w:val="nil"/>
              <w:bottom w:val="nil"/>
              <w:right w:val="nil"/>
            </w:tcBorders>
            <w:vAlign w:val="center"/>
            <w:hideMark/>
          </w:tcPr>
          <w:p w14:paraId="35542FF0" w14:textId="77777777" w:rsidR="00436299" w:rsidRPr="00C53D85" w:rsidRDefault="00436299" w:rsidP="00A84DE6">
            <w:pPr>
              <w:rPr>
                <w:color w:val="000000"/>
                <w:kern w:val="0"/>
                <w:sz w:val="20"/>
                <w:szCs w:val="20"/>
              </w:rPr>
            </w:pPr>
            <w:r w:rsidRPr="00C53D85">
              <w:rPr>
                <w:color w:val="000000"/>
                <w:kern w:val="0"/>
                <w:sz w:val="20"/>
                <w:szCs w:val="20"/>
              </w:rPr>
              <w:t>Thereafter</w:t>
            </w:r>
          </w:p>
        </w:tc>
        <w:tc>
          <w:tcPr>
            <w:tcW w:w="196" w:type="pct"/>
            <w:vAlign w:val="center"/>
          </w:tcPr>
          <w:p w14:paraId="0A4F123E" w14:textId="77777777" w:rsidR="00436299" w:rsidRDefault="00436299" w:rsidP="00A84DE6">
            <w:pPr>
              <w:jc w:val="right"/>
              <w:rPr>
                <w:color w:val="000000"/>
                <w:kern w:val="0"/>
                <w:sz w:val="20"/>
                <w:szCs w:val="20"/>
              </w:rPr>
            </w:pPr>
          </w:p>
        </w:tc>
        <w:tc>
          <w:tcPr>
            <w:tcW w:w="1294" w:type="pct"/>
            <w:tcBorders>
              <w:bottom w:val="single" w:sz="4" w:space="0" w:color="auto"/>
            </w:tcBorders>
            <w:vAlign w:val="center"/>
          </w:tcPr>
          <w:p w14:paraId="784682AF" w14:textId="76F7AF1C" w:rsidR="00436299" w:rsidRDefault="00436299" w:rsidP="00A84DE6">
            <w:pPr>
              <w:jc w:val="right"/>
              <w:rPr>
                <w:color w:val="000000"/>
                <w:kern w:val="0"/>
                <w:sz w:val="20"/>
                <w:szCs w:val="20"/>
              </w:rPr>
            </w:pPr>
            <w:r>
              <w:rPr>
                <w:color w:val="000000"/>
                <w:kern w:val="0"/>
                <w:sz w:val="20"/>
                <w:szCs w:val="20"/>
              </w:rPr>
              <w:t>5,448</w:t>
            </w:r>
          </w:p>
        </w:tc>
        <w:tc>
          <w:tcPr>
            <w:tcW w:w="196" w:type="pct"/>
            <w:vAlign w:val="center"/>
          </w:tcPr>
          <w:p w14:paraId="3FC258DD" w14:textId="582B3CC2" w:rsidR="00436299" w:rsidRDefault="00436299" w:rsidP="00A84DE6">
            <w:pPr>
              <w:jc w:val="right"/>
              <w:rPr>
                <w:color w:val="000000"/>
                <w:kern w:val="0"/>
                <w:sz w:val="20"/>
                <w:szCs w:val="20"/>
              </w:rPr>
            </w:pPr>
          </w:p>
        </w:tc>
        <w:tc>
          <w:tcPr>
            <w:tcW w:w="1164" w:type="pct"/>
            <w:tcBorders>
              <w:bottom w:val="single" w:sz="4" w:space="0" w:color="auto"/>
            </w:tcBorders>
            <w:vAlign w:val="center"/>
          </w:tcPr>
          <w:p w14:paraId="5F3ACBFC" w14:textId="17C4D7AB" w:rsidR="00436299" w:rsidRDefault="00436299" w:rsidP="00A84DE6">
            <w:pPr>
              <w:jc w:val="right"/>
              <w:rPr>
                <w:color w:val="000000"/>
                <w:kern w:val="0"/>
                <w:sz w:val="20"/>
                <w:szCs w:val="20"/>
              </w:rPr>
            </w:pPr>
            <w:r w:rsidRPr="00C53D85">
              <w:rPr>
                <w:bCs/>
                <w:color w:val="000000"/>
                <w:sz w:val="20"/>
                <w:szCs w:val="20"/>
              </w:rPr>
              <w:t>—</w:t>
            </w:r>
          </w:p>
        </w:tc>
        <w:tc>
          <w:tcPr>
            <w:tcW w:w="196" w:type="pct"/>
          </w:tcPr>
          <w:p w14:paraId="65941575" w14:textId="77777777" w:rsidR="00436299" w:rsidRDefault="00436299" w:rsidP="00A84DE6">
            <w:pPr>
              <w:jc w:val="right"/>
              <w:rPr>
                <w:color w:val="000000"/>
                <w:kern w:val="0"/>
                <w:sz w:val="20"/>
                <w:szCs w:val="20"/>
              </w:rPr>
            </w:pPr>
          </w:p>
        </w:tc>
        <w:tc>
          <w:tcPr>
            <w:tcW w:w="687" w:type="pct"/>
            <w:gridSpan w:val="2"/>
            <w:tcBorders>
              <w:top w:val="nil"/>
              <w:left w:val="nil"/>
              <w:bottom w:val="single" w:sz="8" w:space="0" w:color="000000"/>
              <w:right w:val="nil"/>
            </w:tcBorders>
            <w:vAlign w:val="center"/>
            <w:hideMark/>
          </w:tcPr>
          <w:p w14:paraId="79BFEB84" w14:textId="16A225E2" w:rsidR="00436299" w:rsidRPr="00C53D85" w:rsidRDefault="00436299" w:rsidP="00A84DE6">
            <w:pPr>
              <w:jc w:val="right"/>
              <w:rPr>
                <w:color w:val="000000"/>
                <w:kern w:val="0"/>
                <w:sz w:val="20"/>
                <w:szCs w:val="20"/>
              </w:rPr>
            </w:pPr>
            <w:r>
              <w:rPr>
                <w:color w:val="000000"/>
                <w:kern w:val="0"/>
                <w:sz w:val="20"/>
                <w:szCs w:val="20"/>
              </w:rPr>
              <w:t>5,448</w:t>
            </w:r>
          </w:p>
        </w:tc>
      </w:tr>
      <w:tr w:rsidR="00436299" w:rsidRPr="00C53D85" w14:paraId="11C9B647" w14:textId="77777777" w:rsidTr="006C2384">
        <w:trPr>
          <w:trHeight w:val="270"/>
          <w:tblHeader/>
          <w:jc w:val="center"/>
        </w:trPr>
        <w:tc>
          <w:tcPr>
            <w:tcW w:w="1268" w:type="pct"/>
            <w:tcBorders>
              <w:top w:val="nil"/>
              <w:left w:val="nil"/>
              <w:bottom w:val="nil"/>
              <w:right w:val="nil"/>
            </w:tcBorders>
            <w:vAlign w:val="center"/>
            <w:hideMark/>
          </w:tcPr>
          <w:p w14:paraId="70921E95" w14:textId="77777777" w:rsidR="00436299" w:rsidRPr="00C53D85" w:rsidRDefault="00436299" w:rsidP="00A84DE6">
            <w:pPr>
              <w:rPr>
                <w:kern w:val="0"/>
                <w:sz w:val="20"/>
                <w:szCs w:val="20"/>
              </w:rPr>
            </w:pPr>
            <w:r w:rsidRPr="00C53D85">
              <w:rPr>
                <w:kern w:val="0"/>
                <w:sz w:val="20"/>
                <w:szCs w:val="20"/>
              </w:rPr>
              <w:t> </w:t>
            </w:r>
          </w:p>
        </w:tc>
        <w:tc>
          <w:tcPr>
            <w:tcW w:w="196" w:type="pct"/>
            <w:vAlign w:val="center"/>
          </w:tcPr>
          <w:p w14:paraId="22A1EEFF" w14:textId="7CD71C6A" w:rsidR="00436299" w:rsidRPr="00C53D85" w:rsidRDefault="00436299" w:rsidP="006C2384">
            <w:pPr>
              <w:jc w:val="right"/>
              <w:rPr>
                <w:color w:val="000000"/>
                <w:kern w:val="0"/>
                <w:sz w:val="20"/>
                <w:szCs w:val="20"/>
              </w:rPr>
            </w:pPr>
            <w:r>
              <w:rPr>
                <w:color w:val="000000"/>
                <w:kern w:val="0"/>
                <w:sz w:val="20"/>
                <w:szCs w:val="20"/>
              </w:rPr>
              <w:t>$</w:t>
            </w:r>
          </w:p>
        </w:tc>
        <w:tc>
          <w:tcPr>
            <w:tcW w:w="1294" w:type="pct"/>
            <w:tcBorders>
              <w:top w:val="single" w:sz="4" w:space="0" w:color="auto"/>
              <w:bottom w:val="double" w:sz="4" w:space="0" w:color="auto"/>
            </w:tcBorders>
            <w:vAlign w:val="center"/>
          </w:tcPr>
          <w:p w14:paraId="3C177099" w14:textId="25BDF246" w:rsidR="00436299" w:rsidRPr="00C53D85" w:rsidRDefault="00436299" w:rsidP="006C2384">
            <w:pPr>
              <w:jc w:val="right"/>
              <w:rPr>
                <w:color w:val="000000"/>
                <w:kern w:val="0"/>
                <w:sz w:val="20"/>
                <w:szCs w:val="20"/>
              </w:rPr>
            </w:pPr>
            <w:r>
              <w:rPr>
                <w:color w:val="000000"/>
                <w:kern w:val="0"/>
                <w:sz w:val="20"/>
                <w:szCs w:val="20"/>
              </w:rPr>
              <w:t>17,696</w:t>
            </w:r>
          </w:p>
        </w:tc>
        <w:tc>
          <w:tcPr>
            <w:tcW w:w="196" w:type="pct"/>
            <w:vAlign w:val="center"/>
          </w:tcPr>
          <w:p w14:paraId="1A7BB527" w14:textId="267C77F9" w:rsidR="00436299" w:rsidRPr="00C53D85" w:rsidRDefault="00436299" w:rsidP="006C2384">
            <w:pPr>
              <w:jc w:val="right"/>
              <w:rPr>
                <w:color w:val="000000"/>
                <w:kern w:val="0"/>
                <w:sz w:val="20"/>
                <w:szCs w:val="20"/>
              </w:rPr>
            </w:pPr>
            <w:r>
              <w:rPr>
                <w:color w:val="000000"/>
                <w:kern w:val="0"/>
                <w:sz w:val="20"/>
                <w:szCs w:val="20"/>
              </w:rPr>
              <w:t>$</w:t>
            </w:r>
          </w:p>
        </w:tc>
        <w:tc>
          <w:tcPr>
            <w:tcW w:w="1164" w:type="pct"/>
            <w:tcBorders>
              <w:top w:val="single" w:sz="4" w:space="0" w:color="auto"/>
              <w:bottom w:val="double" w:sz="4" w:space="0" w:color="auto"/>
            </w:tcBorders>
            <w:vAlign w:val="center"/>
          </w:tcPr>
          <w:p w14:paraId="1C8F6118" w14:textId="5644387C" w:rsidR="00436299" w:rsidRPr="00C53D85" w:rsidRDefault="00436299" w:rsidP="006C2384">
            <w:pPr>
              <w:jc w:val="right"/>
              <w:rPr>
                <w:color w:val="000000"/>
                <w:kern w:val="0"/>
                <w:sz w:val="20"/>
                <w:szCs w:val="20"/>
              </w:rPr>
            </w:pPr>
            <w:r>
              <w:rPr>
                <w:color w:val="000000"/>
                <w:kern w:val="0"/>
                <w:sz w:val="20"/>
                <w:szCs w:val="20"/>
              </w:rPr>
              <w:t>51,003</w:t>
            </w:r>
          </w:p>
        </w:tc>
        <w:tc>
          <w:tcPr>
            <w:tcW w:w="196" w:type="pct"/>
          </w:tcPr>
          <w:p w14:paraId="1E0AD663" w14:textId="77777777" w:rsidR="00436299" w:rsidRPr="00C53D85" w:rsidRDefault="00436299" w:rsidP="00A84DE6">
            <w:pPr>
              <w:rPr>
                <w:color w:val="000000"/>
                <w:kern w:val="0"/>
                <w:sz w:val="20"/>
                <w:szCs w:val="20"/>
              </w:rPr>
            </w:pPr>
          </w:p>
        </w:tc>
        <w:tc>
          <w:tcPr>
            <w:tcW w:w="196" w:type="pct"/>
            <w:tcBorders>
              <w:top w:val="nil"/>
              <w:left w:val="nil"/>
              <w:bottom w:val="double" w:sz="6" w:space="0" w:color="000000"/>
              <w:right w:val="nil"/>
            </w:tcBorders>
            <w:vAlign w:val="center"/>
            <w:hideMark/>
          </w:tcPr>
          <w:p w14:paraId="30AC3BC2" w14:textId="432FDBAA" w:rsidR="00436299" w:rsidRPr="00C53D85" w:rsidRDefault="00436299" w:rsidP="00A84DE6">
            <w:pPr>
              <w:rPr>
                <w:color w:val="000000"/>
                <w:kern w:val="0"/>
                <w:sz w:val="20"/>
                <w:szCs w:val="20"/>
              </w:rPr>
            </w:pPr>
            <w:r w:rsidRPr="00C53D85">
              <w:rPr>
                <w:color w:val="000000"/>
                <w:kern w:val="0"/>
                <w:sz w:val="20"/>
                <w:szCs w:val="20"/>
              </w:rPr>
              <w:t>$</w:t>
            </w:r>
          </w:p>
        </w:tc>
        <w:tc>
          <w:tcPr>
            <w:tcW w:w="491" w:type="pct"/>
            <w:tcBorders>
              <w:top w:val="nil"/>
              <w:left w:val="nil"/>
              <w:bottom w:val="double" w:sz="6" w:space="0" w:color="000000"/>
              <w:right w:val="nil"/>
            </w:tcBorders>
            <w:vAlign w:val="center"/>
            <w:hideMark/>
          </w:tcPr>
          <w:p w14:paraId="5A7D3E3E" w14:textId="2C58728D" w:rsidR="00436299" w:rsidRPr="00C53D85" w:rsidRDefault="002C7894" w:rsidP="00A84DE6">
            <w:pPr>
              <w:jc w:val="right"/>
              <w:rPr>
                <w:color w:val="000000"/>
                <w:kern w:val="0"/>
                <w:sz w:val="20"/>
                <w:szCs w:val="20"/>
              </w:rPr>
            </w:pPr>
            <w:r>
              <w:rPr>
                <w:color w:val="000000"/>
                <w:kern w:val="0"/>
                <w:sz w:val="20"/>
                <w:szCs w:val="20"/>
              </w:rPr>
              <w:t>68,699</w:t>
            </w:r>
            <w:r w:rsidR="00436299" w:rsidRPr="00C53D85">
              <w:rPr>
                <w:color w:val="000000"/>
                <w:kern w:val="0"/>
                <w:sz w:val="20"/>
                <w:szCs w:val="20"/>
              </w:rPr>
              <w:t xml:space="preserve"> </w:t>
            </w:r>
          </w:p>
        </w:tc>
      </w:tr>
    </w:tbl>
    <w:p w14:paraId="3E6ACB13" w14:textId="77777777" w:rsidR="001F0082" w:rsidRDefault="001F0082" w:rsidP="00FB05D8">
      <w:pPr>
        <w:jc w:val="both"/>
        <w:rPr>
          <w:sz w:val="20"/>
          <w:szCs w:val="20"/>
        </w:rPr>
      </w:pPr>
    </w:p>
    <w:p w14:paraId="0A99843C" w14:textId="77777777" w:rsidR="00E169B5" w:rsidRPr="00C53D85" w:rsidRDefault="00E169B5" w:rsidP="00CD0365">
      <w:pPr>
        <w:keepNext/>
        <w:jc w:val="both"/>
        <w:rPr>
          <w:sz w:val="20"/>
          <w:szCs w:val="20"/>
        </w:rPr>
      </w:pPr>
    </w:p>
    <w:p w14:paraId="4CD752C9" w14:textId="52A42408" w:rsidR="00023347" w:rsidRPr="00C53D85" w:rsidRDefault="0078034C" w:rsidP="00E2562C">
      <w:pPr>
        <w:keepNext/>
        <w:jc w:val="both"/>
        <w:outlineLvl w:val="2"/>
        <w:rPr>
          <w:i/>
          <w:iCs/>
          <w:sz w:val="20"/>
          <w:szCs w:val="20"/>
          <w:u w:val="single"/>
        </w:rPr>
      </w:pPr>
      <w:r>
        <w:rPr>
          <w:i/>
          <w:iCs/>
          <w:sz w:val="20"/>
          <w:szCs w:val="20"/>
          <w:u w:val="single"/>
        </w:rPr>
        <w:t xml:space="preserve">Other residential </w:t>
      </w:r>
      <w:r w:rsidR="00257C75">
        <w:rPr>
          <w:i/>
          <w:iCs/>
          <w:sz w:val="20"/>
          <w:szCs w:val="20"/>
          <w:u w:val="single"/>
        </w:rPr>
        <w:t xml:space="preserve">income </w:t>
      </w:r>
      <w:r>
        <w:rPr>
          <w:i/>
          <w:iCs/>
          <w:sz w:val="20"/>
          <w:szCs w:val="20"/>
          <w:u w:val="single"/>
        </w:rPr>
        <w:t xml:space="preserve">and </w:t>
      </w:r>
      <w:r w:rsidR="00257C75">
        <w:rPr>
          <w:i/>
          <w:iCs/>
          <w:sz w:val="20"/>
          <w:szCs w:val="20"/>
          <w:u w:val="single"/>
        </w:rPr>
        <w:t xml:space="preserve">other </w:t>
      </w:r>
      <w:r>
        <w:rPr>
          <w:i/>
          <w:iCs/>
          <w:sz w:val="20"/>
          <w:szCs w:val="20"/>
          <w:u w:val="single"/>
        </w:rPr>
        <w:t>commercial income</w:t>
      </w:r>
    </w:p>
    <w:p w14:paraId="67B7BE7B" w14:textId="77777777" w:rsidR="00023347" w:rsidRPr="00C53D85" w:rsidRDefault="00023347" w:rsidP="00023347">
      <w:pPr>
        <w:keepNext/>
        <w:jc w:val="both"/>
        <w:rPr>
          <w:i/>
          <w:iCs/>
          <w:sz w:val="20"/>
          <w:szCs w:val="20"/>
        </w:rPr>
      </w:pPr>
    </w:p>
    <w:p w14:paraId="3ACB6C08" w14:textId="0C2659F2" w:rsidR="00365125" w:rsidRDefault="00F260DA" w:rsidP="00365125">
      <w:pPr>
        <w:jc w:val="both"/>
        <w:rPr>
          <w:sz w:val="20"/>
          <w:szCs w:val="20"/>
        </w:rPr>
      </w:pPr>
      <w:r>
        <w:rPr>
          <w:sz w:val="20"/>
          <w:szCs w:val="20"/>
        </w:rPr>
        <w:t xml:space="preserve">The Company has elected to adopt the practical expedient available to lessors of real estate assets under ASC 842 </w:t>
      </w:r>
      <w:r w:rsidR="00E30A23" w:rsidRPr="008D3452">
        <w:rPr>
          <w:sz w:val="20"/>
          <w:szCs w:val="20"/>
        </w:rPr>
        <w:t>to not separate non-lease components from lease components</w:t>
      </w:r>
      <w:r w:rsidR="00E30A23">
        <w:rPr>
          <w:sz w:val="20"/>
          <w:szCs w:val="20"/>
        </w:rPr>
        <w:t xml:space="preserve">. </w:t>
      </w:r>
      <w:r w:rsidR="001279F4" w:rsidRPr="00C53D85" w:rsidDel="00E30A23">
        <w:rPr>
          <w:sz w:val="20"/>
          <w:szCs w:val="20"/>
        </w:rPr>
        <w:t xml:space="preserve">The </w:t>
      </w:r>
      <w:r w:rsidR="001279F4" w:rsidRPr="00C53D85">
        <w:rPr>
          <w:sz w:val="20"/>
          <w:szCs w:val="20"/>
        </w:rPr>
        <w:t>Company expects all of its leases to be classified as operating leases. For leases where the timing and pattern of the lease components are the same, the Company will use the practical expedient.</w:t>
      </w:r>
      <w:r w:rsidR="00D60065" w:rsidRPr="00C53D85">
        <w:rPr>
          <w:sz w:val="20"/>
          <w:szCs w:val="20"/>
        </w:rPr>
        <w:t xml:space="preserve"> For non-lease components and non-components that do not qualify for the practical expedient, </w:t>
      </w:r>
      <w:r w:rsidR="00365125" w:rsidRPr="00C53D85">
        <w:rPr>
          <w:sz w:val="20"/>
          <w:szCs w:val="20"/>
        </w:rPr>
        <w:t>the Company will need to allocate the consideration related to the non-lease components on a relative fair value basis, unless the fees charged for non-lease components are at fair value.</w:t>
      </w:r>
    </w:p>
    <w:p w14:paraId="4C3D5BB7" w14:textId="77777777" w:rsidR="00797E7D" w:rsidRDefault="00797E7D" w:rsidP="00365125">
      <w:pPr>
        <w:jc w:val="both"/>
        <w:rPr>
          <w:sz w:val="20"/>
          <w:szCs w:val="20"/>
        </w:rPr>
      </w:pPr>
    </w:p>
    <w:p w14:paraId="5DB70958" w14:textId="45C15555" w:rsidR="00797E7D" w:rsidRDefault="00797E7D" w:rsidP="00365125">
      <w:pPr>
        <w:jc w:val="both"/>
        <w:rPr>
          <w:sz w:val="20"/>
          <w:szCs w:val="20"/>
        </w:rPr>
      </w:pPr>
      <w:r>
        <w:rPr>
          <w:sz w:val="20"/>
          <w:szCs w:val="20"/>
        </w:rPr>
        <w:t xml:space="preserve">Non-lease components in typical contracts </w:t>
      </w:r>
      <w:r w:rsidRPr="008D3452">
        <w:rPr>
          <w:sz w:val="20"/>
          <w:szCs w:val="20"/>
        </w:rPr>
        <w:t>with customers</w:t>
      </w:r>
      <w:r>
        <w:rPr>
          <w:sz w:val="20"/>
          <w:szCs w:val="20"/>
        </w:rPr>
        <w:t xml:space="preserve"> that have the same pattern of transfer as the lease component (i.e., they apply</w:t>
      </w:r>
      <w:r w:rsidR="009F588E">
        <w:rPr>
          <w:sz w:val="20"/>
          <w:szCs w:val="20"/>
        </w:rPr>
        <w:t xml:space="preserve"> </w:t>
      </w:r>
      <w:r>
        <w:rPr>
          <w:sz w:val="20"/>
          <w:szCs w:val="20"/>
        </w:rPr>
        <w:t>the non-separation practical expedient)</w:t>
      </w:r>
      <w:r w:rsidRPr="008D3452">
        <w:rPr>
          <w:sz w:val="20"/>
          <w:szCs w:val="20"/>
        </w:rPr>
        <w:t xml:space="preserve"> include</w:t>
      </w:r>
      <w:r>
        <w:rPr>
          <w:sz w:val="20"/>
          <w:szCs w:val="20"/>
        </w:rPr>
        <w:t xml:space="preserve"> parking fees, </w:t>
      </w:r>
      <w:r w:rsidRPr="008D3452">
        <w:rPr>
          <w:sz w:val="20"/>
          <w:szCs w:val="20"/>
        </w:rPr>
        <w:t xml:space="preserve">common area maintenance </w:t>
      </w:r>
      <w:r>
        <w:rPr>
          <w:sz w:val="20"/>
          <w:szCs w:val="20"/>
        </w:rPr>
        <w:t xml:space="preserve">fees, cable TV commissions, package fees and other miscellaneous fees that are recognized over time. </w:t>
      </w:r>
      <w:r w:rsidR="00567F23">
        <w:rPr>
          <w:sz w:val="20"/>
          <w:szCs w:val="20"/>
        </w:rPr>
        <w:t>Th</w:t>
      </w:r>
      <w:r w:rsidR="00567F23" w:rsidRPr="00567F23">
        <w:rPr>
          <w:sz w:val="20"/>
          <w:szCs w:val="20"/>
        </w:rPr>
        <w:t xml:space="preserve">e Company determined that (i) the leases are operating leases, (ii) the lease component is the predominant component and (iii) all components of its operating leases share the same timing and pattern of </w:t>
      </w:r>
      <w:r w:rsidR="00567F23">
        <w:rPr>
          <w:sz w:val="20"/>
          <w:szCs w:val="20"/>
        </w:rPr>
        <w:t>transfer. Therefore</w:t>
      </w:r>
      <w:r w:rsidR="00CB543F">
        <w:rPr>
          <w:sz w:val="20"/>
          <w:szCs w:val="20"/>
        </w:rPr>
        <w:t xml:space="preserve">, </w:t>
      </w:r>
      <w:r w:rsidR="00567F23">
        <w:rPr>
          <w:sz w:val="20"/>
          <w:szCs w:val="20"/>
        </w:rPr>
        <w:t xml:space="preserve">such </w:t>
      </w:r>
      <w:r>
        <w:rPr>
          <w:sz w:val="20"/>
          <w:szCs w:val="20"/>
        </w:rPr>
        <w:t xml:space="preserve">fees will be combined with the lease component and recognized over the lease term. </w:t>
      </w:r>
    </w:p>
    <w:p w14:paraId="3A02FDB2" w14:textId="77777777" w:rsidR="008E7D0B" w:rsidRDefault="008E7D0B" w:rsidP="00365125">
      <w:pPr>
        <w:jc w:val="both"/>
        <w:rPr>
          <w:sz w:val="20"/>
          <w:szCs w:val="20"/>
        </w:rPr>
      </w:pPr>
    </w:p>
    <w:p w14:paraId="73E75A01" w14:textId="2CC143A2" w:rsidR="00797E7D" w:rsidRDefault="008E7D0B" w:rsidP="00797E7D">
      <w:pPr>
        <w:jc w:val="both"/>
        <w:rPr>
          <w:sz w:val="20"/>
          <w:szCs w:val="20"/>
        </w:rPr>
      </w:pPr>
      <w:r w:rsidRPr="008D3452">
        <w:rPr>
          <w:sz w:val="20"/>
          <w:szCs w:val="20"/>
        </w:rPr>
        <w:t>Non-lease components in typical contracts with customers</w:t>
      </w:r>
      <w:r>
        <w:rPr>
          <w:sz w:val="20"/>
          <w:szCs w:val="20"/>
        </w:rPr>
        <w:t xml:space="preserve"> that do not have the same pattern of transfer as the lease component (i.e., they do not apply </w:t>
      </w:r>
      <w:r w:rsidR="00F62BFB">
        <w:rPr>
          <w:sz w:val="20"/>
          <w:szCs w:val="20"/>
        </w:rPr>
        <w:t>t</w:t>
      </w:r>
      <w:r>
        <w:rPr>
          <w:sz w:val="20"/>
          <w:szCs w:val="20"/>
        </w:rPr>
        <w:t>he non-separation practical expedient)</w:t>
      </w:r>
      <w:r w:rsidRPr="008D3452">
        <w:rPr>
          <w:sz w:val="20"/>
          <w:szCs w:val="20"/>
        </w:rPr>
        <w:t xml:space="preserve"> include</w:t>
      </w:r>
      <w:r>
        <w:rPr>
          <w:sz w:val="20"/>
          <w:szCs w:val="20"/>
        </w:rPr>
        <w:t xml:space="preserve"> </w:t>
      </w:r>
      <w:r w:rsidRPr="008D3452">
        <w:rPr>
          <w:sz w:val="20"/>
          <w:szCs w:val="20"/>
        </w:rPr>
        <w:t xml:space="preserve">one-time transfer fees, utility set-up fees, application fees, </w:t>
      </w:r>
      <w:r>
        <w:rPr>
          <w:sz w:val="20"/>
          <w:szCs w:val="20"/>
        </w:rPr>
        <w:t xml:space="preserve">apartment cleaning fees, eviction fees, late charge fees, lease cancellation fees, </w:t>
      </w:r>
      <w:r w:rsidRPr="008D3452">
        <w:rPr>
          <w:sz w:val="20"/>
          <w:szCs w:val="20"/>
        </w:rPr>
        <w:t xml:space="preserve">and renter’s insurance fees as they are recognized at a point in time and do not provide a right to use an identified asset. </w:t>
      </w:r>
    </w:p>
    <w:p w14:paraId="01BD608A" w14:textId="77777777" w:rsidR="00797E7D" w:rsidRDefault="00797E7D" w:rsidP="00797E7D">
      <w:pPr>
        <w:jc w:val="both"/>
        <w:rPr>
          <w:sz w:val="20"/>
          <w:szCs w:val="20"/>
        </w:rPr>
      </w:pPr>
    </w:p>
    <w:p w14:paraId="21731C67" w14:textId="1C62DF2E" w:rsidR="008E7D0B" w:rsidRDefault="00797E7D" w:rsidP="0005659C">
      <w:pPr>
        <w:jc w:val="both"/>
        <w:rPr>
          <w:sz w:val="20"/>
          <w:szCs w:val="20"/>
        </w:rPr>
      </w:pPr>
      <w:r>
        <w:rPr>
          <w:sz w:val="20"/>
          <w:szCs w:val="20"/>
        </w:rPr>
        <w:t xml:space="preserve">Additional non-lease components that were not related to providing a good, service, or right to use an asset included the following: </w:t>
      </w:r>
      <w:r w:rsidRPr="00C53D85">
        <w:rPr>
          <w:sz w:val="20"/>
          <w:szCs w:val="20"/>
        </w:rPr>
        <w:t>(i) bad debt related to rental payments determined to be uncollectible, (ii) administrative fees charged to customers upon lease executive, (iii) fees charged to tenants to cover costs of damages made to a unit and (iv) bank fees charged to customers with non-sufficient funds or other miscellaneous bank fees that did not related to a transfer of a good or service.</w:t>
      </w:r>
      <w:r>
        <w:rPr>
          <w:sz w:val="20"/>
          <w:szCs w:val="20"/>
        </w:rPr>
        <w:t xml:space="preserve"> </w:t>
      </w:r>
      <w:r w:rsidR="008E7D0B">
        <w:rPr>
          <w:sz w:val="20"/>
          <w:szCs w:val="20"/>
        </w:rPr>
        <w:t xml:space="preserve">The </w:t>
      </w:r>
      <w:r w:rsidR="00B56D27">
        <w:rPr>
          <w:sz w:val="20"/>
          <w:szCs w:val="20"/>
        </w:rPr>
        <w:t xml:space="preserve">fees </w:t>
      </w:r>
      <w:r w:rsidR="008E7D0B">
        <w:rPr>
          <w:sz w:val="20"/>
          <w:szCs w:val="20"/>
        </w:rPr>
        <w:t xml:space="preserve">for non-lease components that do not qualify for the practical expedient are expected to be charged at amounts that approximate fair value (i.e., amounts charged are at prevailing market rates). </w:t>
      </w:r>
      <w:r w:rsidR="008E7D0B" w:rsidRPr="00C53D85">
        <w:rPr>
          <w:sz w:val="20"/>
          <w:szCs w:val="20"/>
        </w:rPr>
        <w:t>As such, the consideration related to non-</w:t>
      </w:r>
      <w:r w:rsidR="00E56223">
        <w:rPr>
          <w:sz w:val="20"/>
          <w:szCs w:val="20"/>
        </w:rPr>
        <w:t xml:space="preserve">lease </w:t>
      </w:r>
      <w:r w:rsidR="008E7D0B" w:rsidRPr="00C53D85">
        <w:rPr>
          <w:sz w:val="20"/>
          <w:szCs w:val="20"/>
        </w:rPr>
        <w:t>components are not required to be allocated and will be recognized as revenue as incurred.</w:t>
      </w:r>
    </w:p>
    <w:p w14:paraId="4EF35D48" w14:textId="77777777" w:rsidR="00BF7BB6" w:rsidRDefault="00BF7BB6" w:rsidP="0005659C">
      <w:pPr>
        <w:jc w:val="both"/>
        <w:rPr>
          <w:sz w:val="20"/>
          <w:szCs w:val="20"/>
        </w:rPr>
      </w:pPr>
    </w:p>
    <w:p w14:paraId="59E07EAA" w14:textId="59D4DA40" w:rsidR="00BF7BB6" w:rsidRPr="00CD0365" w:rsidRDefault="00BF7BB6" w:rsidP="00CD0365">
      <w:pPr>
        <w:keepNext/>
        <w:jc w:val="both"/>
        <w:outlineLvl w:val="2"/>
        <w:rPr>
          <w:i/>
          <w:sz w:val="20"/>
          <w:szCs w:val="20"/>
          <w:u w:val="single"/>
        </w:rPr>
      </w:pPr>
      <w:r>
        <w:rPr>
          <w:i/>
          <w:iCs/>
          <w:sz w:val="20"/>
          <w:szCs w:val="20"/>
          <w:u w:val="single"/>
        </w:rPr>
        <w:t xml:space="preserve">Reservation revenue </w:t>
      </w:r>
    </w:p>
    <w:p w14:paraId="06F4F8CE" w14:textId="77777777" w:rsidR="00433A0D" w:rsidRDefault="00433A0D" w:rsidP="0005659C">
      <w:pPr>
        <w:jc w:val="both"/>
        <w:rPr>
          <w:sz w:val="20"/>
          <w:szCs w:val="20"/>
        </w:rPr>
      </w:pPr>
    </w:p>
    <w:p w14:paraId="7883FA69" w14:textId="2A1B736B" w:rsidR="00BF7BB6" w:rsidRPr="00BF7BB6" w:rsidRDefault="00BF7BB6" w:rsidP="00BF7BB6">
      <w:pPr>
        <w:jc w:val="both"/>
        <w:rPr>
          <w:sz w:val="20"/>
          <w:szCs w:val="20"/>
        </w:rPr>
      </w:pPr>
      <w:r w:rsidRPr="00BF7BB6">
        <w:rPr>
          <w:sz w:val="20"/>
          <w:szCs w:val="20"/>
        </w:rPr>
        <w:t>The Company</w:t>
      </w:r>
      <w:r w:rsidR="00222D30">
        <w:rPr>
          <w:sz w:val="20"/>
          <w:szCs w:val="20"/>
        </w:rPr>
        <w:t xml:space="preserve">’s reservation revenue is generated primarily by </w:t>
      </w:r>
      <w:r w:rsidRPr="00BF7BB6">
        <w:rPr>
          <w:sz w:val="20"/>
          <w:szCs w:val="20"/>
        </w:rPr>
        <w:t xml:space="preserve">providing short-term or month-to-month </w:t>
      </w:r>
      <w:r w:rsidR="00601163" w:rsidRPr="00BF7BB6">
        <w:rPr>
          <w:sz w:val="20"/>
          <w:szCs w:val="20"/>
        </w:rPr>
        <w:t>accommodation</w:t>
      </w:r>
      <w:r w:rsidRPr="00BF7BB6">
        <w:rPr>
          <w:sz w:val="20"/>
          <w:szCs w:val="20"/>
        </w:rPr>
        <w:t xml:space="preserve"> to its guests</w:t>
      </w:r>
      <w:r w:rsidR="00324B99">
        <w:rPr>
          <w:sz w:val="20"/>
          <w:szCs w:val="20"/>
        </w:rPr>
        <w:t>, which the Company concluded was within the scope of ASC 842.</w:t>
      </w:r>
      <w:r w:rsidRPr="00BF7BB6">
        <w:rPr>
          <w:sz w:val="20"/>
          <w:szCs w:val="20"/>
        </w:rPr>
        <w:t xml:space="preserve"> Revenues are recognized </w:t>
      </w:r>
      <w:r w:rsidR="0072197B">
        <w:rPr>
          <w:sz w:val="20"/>
          <w:szCs w:val="20"/>
        </w:rPr>
        <w:t xml:space="preserve">straight-line over the duration of the lease term, which </w:t>
      </w:r>
      <w:r w:rsidR="00CD36DB">
        <w:rPr>
          <w:sz w:val="20"/>
          <w:szCs w:val="20"/>
        </w:rPr>
        <w:t>c</w:t>
      </w:r>
      <w:r w:rsidR="009F5D93">
        <w:rPr>
          <w:sz w:val="20"/>
          <w:szCs w:val="20"/>
        </w:rPr>
        <w:t>oincid</w:t>
      </w:r>
      <w:r w:rsidR="0072197B">
        <w:rPr>
          <w:sz w:val="20"/>
          <w:szCs w:val="20"/>
        </w:rPr>
        <w:t>es</w:t>
      </w:r>
      <w:r w:rsidR="00CD36DB">
        <w:rPr>
          <w:sz w:val="20"/>
          <w:szCs w:val="20"/>
        </w:rPr>
        <w:t xml:space="preserve"> with the duration of the </w:t>
      </w:r>
      <w:r w:rsidRPr="00BF7BB6">
        <w:rPr>
          <w:sz w:val="20"/>
          <w:szCs w:val="20"/>
        </w:rPr>
        <w:t>guest stays</w:t>
      </w:r>
      <w:r w:rsidR="0072197B">
        <w:rPr>
          <w:sz w:val="20"/>
          <w:szCs w:val="20"/>
        </w:rPr>
        <w:t xml:space="preserve">. The lease term </w:t>
      </w:r>
      <w:r w:rsidRPr="00BF7BB6">
        <w:rPr>
          <w:sz w:val="20"/>
          <w:szCs w:val="20"/>
        </w:rPr>
        <w:t>commenc</w:t>
      </w:r>
      <w:r w:rsidR="0072197B">
        <w:rPr>
          <w:sz w:val="20"/>
          <w:szCs w:val="20"/>
        </w:rPr>
        <w:t>es</w:t>
      </w:r>
      <w:r w:rsidRPr="00BF7BB6">
        <w:rPr>
          <w:sz w:val="20"/>
          <w:szCs w:val="20"/>
        </w:rPr>
        <w:t xml:space="preserve"> upon guest check-in and end</w:t>
      </w:r>
      <w:r w:rsidR="0072197B">
        <w:rPr>
          <w:sz w:val="20"/>
          <w:szCs w:val="20"/>
        </w:rPr>
        <w:t>s</w:t>
      </w:r>
      <w:r w:rsidRPr="00BF7BB6">
        <w:rPr>
          <w:sz w:val="20"/>
          <w:szCs w:val="20"/>
        </w:rPr>
        <w:t xml:space="preserve"> at guest check-out</w:t>
      </w:r>
      <w:r w:rsidR="009F5D93">
        <w:rPr>
          <w:sz w:val="20"/>
          <w:szCs w:val="20"/>
        </w:rPr>
        <w:t>.</w:t>
      </w:r>
      <w:r w:rsidRPr="00BF7BB6">
        <w:rPr>
          <w:sz w:val="20"/>
          <w:szCs w:val="20"/>
        </w:rPr>
        <w:t xml:space="preserve"> For short-term accommodations, the Company's guests agree to its Terms of Service (“ToS”) and make payments for their accommodations at the time of reservation. For month-to-month accommodations, the Company’s guests agree to its ToS and make payments for their accommodations </w:t>
      </w:r>
      <w:r w:rsidR="00A31C4F">
        <w:rPr>
          <w:sz w:val="20"/>
          <w:szCs w:val="20"/>
        </w:rPr>
        <w:t xml:space="preserve">following </w:t>
      </w:r>
      <w:r w:rsidRPr="00BF7BB6">
        <w:rPr>
          <w:sz w:val="20"/>
          <w:szCs w:val="20"/>
        </w:rPr>
        <w:t xml:space="preserve">the </w:t>
      </w:r>
      <w:r w:rsidR="00A31C4F">
        <w:rPr>
          <w:sz w:val="20"/>
          <w:szCs w:val="20"/>
        </w:rPr>
        <w:t>ToS</w:t>
      </w:r>
      <w:r w:rsidRPr="00BF7BB6">
        <w:rPr>
          <w:sz w:val="20"/>
          <w:szCs w:val="20"/>
        </w:rPr>
        <w:t xml:space="preserve">. For accommodations booked through </w:t>
      </w:r>
      <w:r w:rsidR="005303A7">
        <w:rPr>
          <w:sz w:val="20"/>
          <w:szCs w:val="20"/>
        </w:rPr>
        <w:t>online travel agencies (“</w:t>
      </w:r>
      <w:r w:rsidRPr="00BF7BB6">
        <w:rPr>
          <w:sz w:val="20"/>
          <w:szCs w:val="20"/>
        </w:rPr>
        <w:t>OTAs</w:t>
      </w:r>
      <w:r w:rsidR="005303A7">
        <w:rPr>
          <w:sz w:val="20"/>
          <w:szCs w:val="20"/>
        </w:rPr>
        <w:t>”)</w:t>
      </w:r>
      <w:r w:rsidRPr="00BF7BB6">
        <w:rPr>
          <w:sz w:val="20"/>
          <w:szCs w:val="20"/>
        </w:rPr>
        <w:t xml:space="preserve">, payments for accommodations are made by OTAs to the Company based on the ToS that the Company has with </w:t>
      </w:r>
      <w:r w:rsidR="00514650">
        <w:rPr>
          <w:sz w:val="20"/>
          <w:szCs w:val="20"/>
        </w:rPr>
        <w:t xml:space="preserve">the </w:t>
      </w:r>
      <w:r w:rsidRPr="00BF7BB6">
        <w:rPr>
          <w:sz w:val="20"/>
          <w:szCs w:val="20"/>
        </w:rPr>
        <w:t>OTAs.</w:t>
      </w:r>
    </w:p>
    <w:p w14:paraId="128DEEBB" w14:textId="7A27A031" w:rsidR="00514650" w:rsidRDefault="00BF7BB6" w:rsidP="00514650">
      <w:pPr>
        <w:keepNext/>
        <w:jc w:val="both"/>
        <w:rPr>
          <w:sz w:val="20"/>
          <w:szCs w:val="20"/>
        </w:rPr>
      </w:pPr>
      <w:r w:rsidRPr="00BF7BB6">
        <w:rPr>
          <w:sz w:val="20"/>
          <w:szCs w:val="20"/>
        </w:rPr>
        <w:br/>
        <w:t xml:space="preserve">Guests generally have the right to cancel a stay prior to </w:t>
      </w:r>
      <w:r w:rsidR="00CA3E4E" w:rsidRPr="00BF7BB6">
        <w:rPr>
          <w:sz w:val="20"/>
          <w:szCs w:val="20"/>
        </w:rPr>
        <w:t>check-in and</w:t>
      </w:r>
      <w:r w:rsidRPr="00BF7BB6">
        <w:rPr>
          <w:sz w:val="20"/>
          <w:szCs w:val="20"/>
        </w:rPr>
        <w:t xml:space="preserve"> are entitled to refunds with the agreed-upon ToS. Payments received from guests prior to check-in are recognized as deferred revenue, a contract liability, on the </w:t>
      </w:r>
      <w:r w:rsidR="005303A7">
        <w:rPr>
          <w:sz w:val="20"/>
          <w:szCs w:val="20"/>
        </w:rPr>
        <w:t>C</w:t>
      </w:r>
      <w:r w:rsidRPr="00BF7BB6">
        <w:rPr>
          <w:sz w:val="20"/>
          <w:szCs w:val="20"/>
        </w:rPr>
        <w:t xml:space="preserve">onsolidated </w:t>
      </w:r>
      <w:r w:rsidR="005303A7">
        <w:rPr>
          <w:sz w:val="20"/>
          <w:szCs w:val="20"/>
        </w:rPr>
        <w:t>B</w:t>
      </w:r>
      <w:r w:rsidRPr="00BF7BB6">
        <w:rPr>
          <w:sz w:val="20"/>
          <w:szCs w:val="20"/>
        </w:rPr>
        <w:t xml:space="preserve">alance </w:t>
      </w:r>
      <w:r w:rsidR="005303A7">
        <w:rPr>
          <w:sz w:val="20"/>
          <w:szCs w:val="20"/>
        </w:rPr>
        <w:t>S</w:t>
      </w:r>
      <w:r w:rsidRPr="00BF7BB6">
        <w:rPr>
          <w:sz w:val="20"/>
          <w:szCs w:val="20"/>
        </w:rPr>
        <w:t xml:space="preserve">heet. Deferred revenue is reduced over the period in which a guest completes a stay and is recognized as revenue. Substantially all of the deferred revenue balances at the end of each fiscal year are expected to be recognized as revenue in the subsequent year. Payments received after guest check-in are primarily from OTAs that guests use to book accommodations and are recognized as </w:t>
      </w:r>
      <w:r w:rsidR="005303A7">
        <w:rPr>
          <w:sz w:val="20"/>
          <w:szCs w:val="20"/>
        </w:rPr>
        <w:t>tenants</w:t>
      </w:r>
      <w:r w:rsidRPr="00BF7BB6">
        <w:rPr>
          <w:sz w:val="20"/>
          <w:szCs w:val="20"/>
        </w:rPr>
        <w:t xml:space="preserve"> receivable, net of allowance, after guest check-out. </w:t>
      </w:r>
    </w:p>
    <w:p w14:paraId="4037B176" w14:textId="77777777" w:rsidR="00CA4692" w:rsidRPr="00C53D85" w:rsidRDefault="00CA4692" w:rsidP="00CD0365">
      <w:pPr>
        <w:jc w:val="both"/>
        <w:rPr>
          <w:sz w:val="20"/>
          <w:szCs w:val="20"/>
        </w:rPr>
      </w:pPr>
    </w:p>
    <w:p w14:paraId="14A88002" w14:textId="637C6994" w:rsidR="00CA4692" w:rsidRPr="00C53D85" w:rsidRDefault="00CA4692" w:rsidP="00E2562C">
      <w:pPr>
        <w:keepNext/>
        <w:jc w:val="both"/>
        <w:outlineLvl w:val="2"/>
        <w:rPr>
          <w:i/>
          <w:iCs/>
          <w:sz w:val="20"/>
          <w:szCs w:val="20"/>
          <w:u w:val="single"/>
        </w:rPr>
      </w:pPr>
      <w:r w:rsidRPr="00C53D85">
        <w:rPr>
          <w:i/>
          <w:iCs/>
          <w:sz w:val="20"/>
          <w:szCs w:val="20"/>
          <w:u w:val="single"/>
        </w:rPr>
        <w:t>Subscription Revenue</w:t>
      </w:r>
    </w:p>
    <w:p w14:paraId="0365E57C" w14:textId="77777777" w:rsidR="00E1461A" w:rsidRPr="00C53D85" w:rsidRDefault="00E1461A" w:rsidP="00E1461A">
      <w:pPr>
        <w:keepNext/>
        <w:jc w:val="both"/>
        <w:rPr>
          <w:sz w:val="20"/>
          <w:szCs w:val="20"/>
        </w:rPr>
      </w:pPr>
    </w:p>
    <w:p w14:paraId="08487AFF" w14:textId="35780CC5" w:rsidR="00CA4692" w:rsidRPr="00C53D85" w:rsidRDefault="00514650" w:rsidP="00CA4692">
      <w:pPr>
        <w:pBdr>
          <w:top w:val="nil"/>
          <w:left w:val="nil"/>
          <w:bottom w:val="nil"/>
          <w:right w:val="nil"/>
          <w:between w:val="nil"/>
        </w:pBdr>
        <w:shd w:val="clear" w:color="auto" w:fill="FFFFFF"/>
        <w:jc w:val="both"/>
        <w:rPr>
          <w:sz w:val="20"/>
          <w:szCs w:val="20"/>
        </w:rPr>
      </w:pPr>
      <w:r>
        <w:rPr>
          <w:sz w:val="20"/>
          <w:szCs w:val="20"/>
        </w:rPr>
        <w:t>T</w:t>
      </w:r>
      <w:r w:rsidR="00CA4692" w:rsidRPr="00C53D85">
        <w:rPr>
          <w:sz w:val="20"/>
          <w:szCs w:val="20"/>
        </w:rPr>
        <w:t xml:space="preserve">he Company offers a subscription service </w:t>
      </w:r>
      <w:r w:rsidR="00E8065C" w:rsidRPr="00C53D85">
        <w:rPr>
          <w:sz w:val="20"/>
          <w:szCs w:val="20"/>
        </w:rPr>
        <w:t xml:space="preserve">through </w:t>
      </w:r>
      <w:r w:rsidR="00E8065C" w:rsidRPr="00C53D85" w:rsidDel="005260D3">
        <w:rPr>
          <w:sz w:val="20"/>
          <w:szCs w:val="20"/>
        </w:rPr>
        <w:t>Carson</w:t>
      </w:r>
      <w:r w:rsidR="005260D3">
        <w:rPr>
          <w:sz w:val="20"/>
          <w:szCs w:val="20"/>
        </w:rPr>
        <w:t>,</w:t>
      </w:r>
      <w:r w:rsidR="00E8065C" w:rsidRPr="00C53D85">
        <w:rPr>
          <w:sz w:val="20"/>
          <w:szCs w:val="20"/>
        </w:rPr>
        <w:t xml:space="preserve"> a wholly</w:t>
      </w:r>
      <w:ins w:id="169" w:author="Kyle Condon" w:date="2026-02-25T11:36:00Z" w16du:dateUtc="2026-02-25T18:36:00Z">
        <w:r w:rsidR="004D5FF8">
          <w:rPr>
            <w:sz w:val="20"/>
            <w:szCs w:val="20"/>
          </w:rPr>
          <w:t>-</w:t>
        </w:r>
      </w:ins>
      <w:del w:id="170" w:author="Kyle Condon" w:date="2026-02-25T11:36:00Z" w16du:dateUtc="2026-02-25T18:36:00Z">
        <w:r w:rsidR="00E8065C" w:rsidRPr="00C53D85" w:rsidDel="004D5FF8">
          <w:rPr>
            <w:sz w:val="20"/>
            <w:szCs w:val="20"/>
          </w:rPr>
          <w:delText xml:space="preserve"> </w:delText>
        </w:r>
      </w:del>
      <w:r w:rsidR="00E8065C" w:rsidRPr="00C53D85">
        <w:rPr>
          <w:sz w:val="20"/>
          <w:szCs w:val="20"/>
        </w:rPr>
        <w:t xml:space="preserve">owned subsidiary of the </w:t>
      </w:r>
      <w:r w:rsidR="006B7885" w:rsidRPr="00C53D85">
        <w:rPr>
          <w:sz w:val="20"/>
          <w:szCs w:val="20"/>
        </w:rPr>
        <w:t>Company.</w:t>
      </w:r>
      <w:r w:rsidR="00CA4692" w:rsidRPr="00C53D85">
        <w:rPr>
          <w:sz w:val="20"/>
          <w:szCs w:val="20"/>
        </w:rPr>
        <w:t xml:space="preserve"> Carson provides user-friendly software (mobile and web apps) that streamlines building operations by integrating property management software, building hardware </w:t>
      </w:r>
      <w:r w:rsidR="00CA4692" w:rsidRPr="00C53D85">
        <w:rPr>
          <w:sz w:val="20"/>
          <w:szCs w:val="20"/>
        </w:rPr>
        <w:lastRenderedPageBreak/>
        <w:t>such as access control, intercoms, smart locks</w:t>
      </w:r>
      <w:r w:rsidR="00D774AC" w:rsidRPr="00C53D85">
        <w:rPr>
          <w:sz w:val="20"/>
          <w:szCs w:val="20"/>
        </w:rPr>
        <w:t xml:space="preserve"> </w:t>
      </w:r>
      <w:r w:rsidR="00CA4692" w:rsidRPr="00C53D85">
        <w:rPr>
          <w:sz w:val="20"/>
          <w:szCs w:val="20"/>
        </w:rPr>
        <w:t>and a 24/7 live remote doorman team. Customers can use the Carson platform to manage multi-unit and rental properties.</w:t>
      </w:r>
      <w:r w:rsidR="0086061A">
        <w:rPr>
          <w:sz w:val="20"/>
          <w:szCs w:val="20"/>
        </w:rPr>
        <w:t xml:space="preserve"> With respect to the subscription revenue stream, t</w:t>
      </w:r>
      <w:r w:rsidR="0086061A" w:rsidRPr="00C53D85">
        <w:rPr>
          <w:sz w:val="20"/>
          <w:szCs w:val="20"/>
        </w:rPr>
        <w:t xml:space="preserve">he Company follows a single comprehensive five-step model to account for revenue arising from contracts with </w:t>
      </w:r>
      <w:r w:rsidR="004903C6" w:rsidRPr="00C53D85">
        <w:rPr>
          <w:sz w:val="20"/>
          <w:szCs w:val="20"/>
        </w:rPr>
        <w:t>customers</w:t>
      </w:r>
      <w:r w:rsidR="0086061A">
        <w:rPr>
          <w:sz w:val="20"/>
          <w:szCs w:val="20"/>
        </w:rPr>
        <w:t>.</w:t>
      </w:r>
      <w:r w:rsidR="0086061A" w:rsidRPr="00C53D85">
        <w:rPr>
          <w:sz w:val="20"/>
          <w:szCs w:val="20"/>
        </w:rPr>
        <w:t xml:space="preserve"> The core principle of the ASC 606 revenue model is that an entity recognizes revenue to depict the transfer of promised goods or services to customers in an amount that reflects the consideration to which the entity expects to be entitled in exchange for those goods or services. </w:t>
      </w:r>
      <w:r w:rsidR="0086061A" w:rsidRPr="00C53D85">
        <w:rPr>
          <w:snapToGrid w:val="0"/>
          <w:sz w:val="20"/>
          <w:szCs w:val="20"/>
        </w:rPr>
        <w:t>The Company recognizes revenue when it satisfies a performance obligation by transferring control over a product or service to a customer which may be at a point in time or over time.</w:t>
      </w:r>
    </w:p>
    <w:p w14:paraId="07CE750A" w14:textId="77777777" w:rsidR="00794C7A" w:rsidRPr="00C53D85" w:rsidRDefault="00794C7A" w:rsidP="00CA4692">
      <w:pPr>
        <w:pBdr>
          <w:top w:val="nil"/>
          <w:left w:val="nil"/>
          <w:bottom w:val="nil"/>
          <w:right w:val="nil"/>
          <w:between w:val="nil"/>
        </w:pBdr>
        <w:shd w:val="clear" w:color="auto" w:fill="FFFFFF"/>
        <w:jc w:val="both"/>
        <w:rPr>
          <w:sz w:val="20"/>
          <w:szCs w:val="20"/>
        </w:rPr>
      </w:pPr>
    </w:p>
    <w:p w14:paraId="7A2E60EB" w14:textId="564EE856" w:rsidR="00794C7A" w:rsidRPr="00C53D85" w:rsidRDefault="00794C7A" w:rsidP="00794C7A">
      <w:pPr>
        <w:autoSpaceDE w:val="0"/>
        <w:autoSpaceDN w:val="0"/>
        <w:adjustRightInd w:val="0"/>
        <w:jc w:val="both"/>
        <w:rPr>
          <w:snapToGrid w:val="0"/>
          <w:sz w:val="20"/>
          <w:szCs w:val="20"/>
        </w:rPr>
      </w:pPr>
      <w:r w:rsidRPr="00C53D85">
        <w:rPr>
          <w:snapToGrid w:val="0"/>
          <w:sz w:val="20"/>
          <w:szCs w:val="20"/>
        </w:rPr>
        <w:t>The Company’</w:t>
      </w:r>
      <w:r w:rsidR="00514650">
        <w:rPr>
          <w:snapToGrid w:val="0"/>
          <w:sz w:val="20"/>
          <w:szCs w:val="20"/>
        </w:rPr>
        <w:t>s</w:t>
      </w:r>
      <w:r w:rsidRPr="00C53D85">
        <w:rPr>
          <w:snapToGrid w:val="0"/>
          <w:sz w:val="20"/>
          <w:szCs w:val="20"/>
        </w:rPr>
        <w:t xml:space="preserve"> subscription revenue is generated through the delivery </w:t>
      </w:r>
      <w:r w:rsidR="00D774AC" w:rsidRPr="00C53D85">
        <w:rPr>
          <w:snapToGrid w:val="0"/>
          <w:sz w:val="20"/>
          <w:szCs w:val="20"/>
        </w:rPr>
        <w:t>of a software-as-a-service (“SaaS”)</w:t>
      </w:r>
      <w:r w:rsidRPr="00C53D85">
        <w:rPr>
          <w:snapToGrid w:val="0"/>
          <w:color w:val="000000"/>
          <w:sz w:val="20"/>
          <w:szCs w:val="20"/>
        </w:rPr>
        <w:t xml:space="preserve"> solution provided to customers via </w:t>
      </w:r>
      <w:r w:rsidRPr="00C53D85">
        <w:rPr>
          <w:snapToGrid w:val="0"/>
          <w:sz w:val="20"/>
          <w:szCs w:val="20"/>
        </w:rPr>
        <w:t xml:space="preserve">multi-year arrangements. At contract inception, the Company identifies its performance obligations </w:t>
      </w:r>
      <w:r w:rsidR="00D774AC" w:rsidRPr="00C53D85">
        <w:rPr>
          <w:snapToGrid w:val="0"/>
          <w:sz w:val="20"/>
          <w:szCs w:val="20"/>
        </w:rPr>
        <w:t xml:space="preserve">related to the SaaS offering </w:t>
      </w:r>
      <w:r w:rsidRPr="00C53D85">
        <w:rPr>
          <w:snapToGrid w:val="0"/>
          <w:sz w:val="20"/>
          <w:szCs w:val="20"/>
        </w:rPr>
        <w:t xml:space="preserve">for each promise to transfer a good or service to the customer. The Company recognizes revenue, utilizing the output method, when or as it satisfies a performance obligation by transferring control of a good or service to the customer.  The Company’s </w:t>
      </w:r>
      <w:r w:rsidR="00C817BA" w:rsidRPr="00C53D85">
        <w:rPr>
          <w:snapToGrid w:val="0"/>
          <w:sz w:val="20"/>
          <w:szCs w:val="20"/>
        </w:rPr>
        <w:t xml:space="preserve">SaaS </w:t>
      </w:r>
      <w:r w:rsidRPr="00C53D85">
        <w:rPr>
          <w:snapToGrid w:val="0"/>
          <w:sz w:val="20"/>
          <w:szCs w:val="20"/>
        </w:rPr>
        <w:t xml:space="preserve">contracts with customers </w:t>
      </w:r>
      <w:r w:rsidR="00C817BA" w:rsidRPr="00C53D85">
        <w:rPr>
          <w:snapToGrid w:val="0"/>
          <w:sz w:val="20"/>
          <w:szCs w:val="20"/>
        </w:rPr>
        <w:t xml:space="preserve">rarely </w:t>
      </w:r>
      <w:r w:rsidRPr="00C53D85">
        <w:rPr>
          <w:snapToGrid w:val="0"/>
          <w:sz w:val="20"/>
          <w:szCs w:val="20"/>
        </w:rPr>
        <w:t xml:space="preserve">contain variable consideration. Variable consideration is present in certain transactions in the form of discounts, credits, price concessions, penalties or similar items. In </w:t>
      </w:r>
      <w:r w:rsidR="00C817BA" w:rsidRPr="00C53D85">
        <w:rPr>
          <w:snapToGrid w:val="0"/>
          <w:sz w:val="20"/>
          <w:szCs w:val="20"/>
        </w:rPr>
        <w:t xml:space="preserve">limited </w:t>
      </w:r>
      <w:r w:rsidRPr="00C53D85">
        <w:rPr>
          <w:snapToGrid w:val="0"/>
          <w:sz w:val="20"/>
          <w:szCs w:val="20"/>
        </w:rPr>
        <w:t xml:space="preserve">circumstances where the Company meets certain requirements to allocate variable consideration to a distinct service within a series of related services, it allocates variable consideration to each distinct period of service within the series. Variable consideration is recognized as revenue when incurred. </w:t>
      </w:r>
    </w:p>
    <w:p w14:paraId="6EA78498" w14:textId="0EC951E2" w:rsidR="003F2055" w:rsidRPr="00C53D85" w:rsidRDefault="00794C7A" w:rsidP="0091739E">
      <w:pPr>
        <w:spacing w:before="120" w:after="120"/>
        <w:jc w:val="both"/>
        <w:rPr>
          <w:sz w:val="20"/>
          <w:szCs w:val="20"/>
        </w:rPr>
      </w:pPr>
      <w:r w:rsidRPr="00C53D85">
        <w:rPr>
          <w:sz w:val="20"/>
          <w:szCs w:val="20"/>
        </w:rPr>
        <w:t>The Company recognizes service revenue in the period in which the specific service is performed. The Company’s arrangements for services typically consist of a</w:t>
      </w:r>
      <w:r w:rsidR="00CC5760" w:rsidRPr="00C53D85">
        <w:rPr>
          <w:sz w:val="20"/>
          <w:szCs w:val="20"/>
        </w:rPr>
        <w:t xml:space="preserve">n obligation </w:t>
      </w:r>
      <w:r w:rsidRPr="00C53D85">
        <w:rPr>
          <w:sz w:val="20"/>
          <w:szCs w:val="20"/>
        </w:rPr>
        <w:t xml:space="preserve">to provide </w:t>
      </w:r>
      <w:r w:rsidR="00CC5760" w:rsidRPr="00C53D85">
        <w:rPr>
          <w:sz w:val="20"/>
          <w:szCs w:val="20"/>
        </w:rPr>
        <w:t xml:space="preserve">access to property management </w:t>
      </w:r>
      <w:r w:rsidRPr="00C53D85">
        <w:rPr>
          <w:sz w:val="20"/>
          <w:szCs w:val="20"/>
        </w:rPr>
        <w:t xml:space="preserve">services to customers on an as-needed basis (a stand-ready obligation), and revenue is recognized from the satisfaction of the performance obligation in the amount billable to the customer. </w:t>
      </w:r>
      <w:r w:rsidR="0031172A" w:rsidRPr="00C53D85">
        <w:rPr>
          <w:sz w:val="20"/>
          <w:szCs w:val="20"/>
        </w:rPr>
        <w:t xml:space="preserve">The stand-ready obligation represents a series of distinct goods and services as each day of the Company providing access to the property management software platform is substantially the same as that of another day. Each day is separately identifiable within the contract because no single day of providing access to the property management software platform significantly modifies or customizes another, no single day significantly affects the Company’s ability to fulfill another day of access, and the benefits that customers derive from each day of access to the property management software platform are not significantly affected by that in other days. </w:t>
      </w:r>
      <w:r w:rsidRPr="00C53D85">
        <w:rPr>
          <w:sz w:val="20"/>
          <w:szCs w:val="20"/>
        </w:rPr>
        <w:t xml:space="preserve">These services are typically provided under a fixed price per unit based on volume of service; however, pricing for services may also be subject to a minimum monthly usage fees. </w:t>
      </w:r>
      <w:r w:rsidR="001F12EB" w:rsidRPr="00C53D85">
        <w:rPr>
          <w:sz w:val="20"/>
          <w:szCs w:val="20"/>
        </w:rPr>
        <w:t>The Company charges customers monthly, quarterly, or annually and can revoke customer access to Carson apps and services upon non</w:t>
      </w:r>
      <w:ins w:id="171" w:author="Kyle Condon" w:date="2026-02-25T11:45:00Z" w16du:dateUtc="2026-02-25T18:45:00Z">
        <w:r w:rsidR="004E2B20">
          <w:rPr>
            <w:sz w:val="20"/>
            <w:szCs w:val="20"/>
          </w:rPr>
          <w:t>-</w:t>
        </w:r>
      </w:ins>
      <w:r w:rsidR="001F12EB" w:rsidRPr="00C53D85">
        <w:rPr>
          <w:sz w:val="20"/>
          <w:szCs w:val="20"/>
        </w:rPr>
        <w:t>payment. Since the Company can stop transferring the promised goods and services in cases of customer non</w:t>
      </w:r>
      <w:ins w:id="172" w:author="Kyle Condon" w:date="2026-02-25T11:45:00Z" w16du:dateUtc="2026-02-25T18:45:00Z">
        <w:r w:rsidR="004E2B20">
          <w:rPr>
            <w:sz w:val="20"/>
            <w:szCs w:val="20"/>
          </w:rPr>
          <w:t>-</w:t>
        </w:r>
      </w:ins>
      <w:r w:rsidR="001F12EB" w:rsidRPr="00C53D85">
        <w:rPr>
          <w:sz w:val="20"/>
          <w:szCs w:val="20"/>
        </w:rPr>
        <w:t xml:space="preserve">payment, the Company has determined that collectability is probable. </w:t>
      </w:r>
      <w:r w:rsidRPr="00C53D85">
        <w:rPr>
          <w:sz w:val="20"/>
          <w:szCs w:val="20"/>
        </w:rPr>
        <w:t xml:space="preserve">Revenue recognized </w:t>
      </w:r>
      <w:r w:rsidR="00514650">
        <w:rPr>
          <w:sz w:val="20"/>
          <w:szCs w:val="20"/>
        </w:rPr>
        <w:t xml:space="preserve">at a </w:t>
      </w:r>
      <w:r w:rsidRPr="00C53D85">
        <w:rPr>
          <w:sz w:val="20"/>
          <w:szCs w:val="20"/>
        </w:rPr>
        <w:t>point in time typically consists of one-time fees for change orders or other non-core services on an as needed basis such as post implementation training, etc.  The Company’s customers generally have payment terms of 30 to 60 days. The Company does not have any payment terms that exceed one year from the point the Company has satisfied the related performance obligations.</w:t>
      </w:r>
      <w:r w:rsidR="003F2055" w:rsidRPr="003F2055">
        <w:rPr>
          <w:sz w:val="20"/>
          <w:szCs w:val="20"/>
        </w:rPr>
        <w:t xml:space="preserve"> </w:t>
      </w:r>
      <w:r w:rsidR="003F2055" w:rsidRPr="00C53D85">
        <w:rPr>
          <w:sz w:val="20"/>
          <w:szCs w:val="20"/>
        </w:rPr>
        <w:t>The Company has elected the practical expedient under ASC 606 and does not adjust transaction price for financing components if the difference between the period when the services are transferred and when the related payment is received is one year or less</w:t>
      </w:r>
      <w:sdt>
        <w:sdtPr>
          <w:rPr>
            <w:sz w:val="20"/>
            <w:szCs w:val="20"/>
          </w:rPr>
          <w:tag w:val="goog_rdk_49"/>
          <w:id w:val="1321001370"/>
        </w:sdtPr>
        <w:sdtEndPr/>
        <w:sdtContent/>
      </w:sdt>
      <w:r w:rsidR="003F2055" w:rsidRPr="00C53D85">
        <w:rPr>
          <w:sz w:val="20"/>
          <w:szCs w:val="20"/>
        </w:rPr>
        <w:t>. For all other sales contracts that have a term exceeding one year, the Company has elected the practical expedient in ASC 606 which allows the Company to not disclose the transaction price allocated to remaining performance obligations if the variable consideration is allocated entirely to a wholly unsatisfied performance obligation.</w:t>
      </w:r>
    </w:p>
    <w:p w14:paraId="5C7624DA" w14:textId="5B023D95" w:rsidR="00F05A52" w:rsidRPr="00C53D85" w:rsidRDefault="00A5474C" w:rsidP="00B92AEC">
      <w:pPr>
        <w:widowControl w:val="0"/>
        <w:jc w:val="both"/>
        <w:rPr>
          <w:snapToGrid w:val="0"/>
          <w:sz w:val="20"/>
          <w:szCs w:val="20"/>
        </w:rPr>
      </w:pPr>
      <w:r w:rsidRPr="00C53D85">
        <w:rPr>
          <w:snapToGrid w:val="0"/>
          <w:sz w:val="20"/>
          <w:szCs w:val="20"/>
        </w:rPr>
        <w:t>For customer transactions involving third parties, the Company determines whether it is responsible for providing the ultimate good or service as a principal, or whether it is merely</w:t>
      </w:r>
      <w:r w:rsidRPr="00C53D85">
        <w:rPr>
          <w:sz w:val="20"/>
          <w:szCs w:val="20"/>
        </w:rPr>
        <w:t xml:space="preserve"> </w:t>
      </w:r>
      <w:r w:rsidRPr="00C53D85">
        <w:rPr>
          <w:rStyle w:val="fontstyle01"/>
          <w:rFonts w:ascii="Times New Roman" w:hAnsi="Times New Roman"/>
        </w:rPr>
        <w:t>arranging for the goods or services to be provided by the third</w:t>
      </w:r>
      <w:ins w:id="173" w:author="Kyle Condon" w:date="2026-02-25T11:20:00Z" w16du:dateUtc="2026-02-25T18:20:00Z">
        <w:r w:rsidR="001A080D">
          <w:rPr>
            <w:rStyle w:val="fontstyle01"/>
            <w:rFonts w:ascii="Times New Roman" w:hAnsi="Times New Roman"/>
          </w:rPr>
          <w:t>-</w:t>
        </w:r>
      </w:ins>
      <w:del w:id="174" w:author="Kyle Condon" w:date="2026-02-25T11:20:00Z" w16du:dateUtc="2026-02-25T18:20:00Z">
        <w:r w:rsidRPr="00C53D85" w:rsidDel="001A080D">
          <w:rPr>
            <w:rStyle w:val="fontstyle01"/>
            <w:rFonts w:ascii="Times New Roman" w:hAnsi="Times New Roman"/>
          </w:rPr>
          <w:delText xml:space="preserve"> </w:delText>
        </w:r>
      </w:del>
      <w:r w:rsidRPr="00C53D85">
        <w:rPr>
          <w:rStyle w:val="fontstyle01"/>
          <w:rFonts w:ascii="Times New Roman" w:hAnsi="Times New Roman"/>
        </w:rPr>
        <w:t xml:space="preserve">party as an agent. For all services provided to customers, </w:t>
      </w:r>
      <w:r w:rsidRPr="00C53D85">
        <w:rPr>
          <w:snapToGrid w:val="0"/>
          <w:sz w:val="20"/>
          <w:szCs w:val="20"/>
        </w:rPr>
        <w:t xml:space="preserve">the Company controls the </w:t>
      </w:r>
      <w:r w:rsidR="00915FA2" w:rsidRPr="00C53D85">
        <w:rPr>
          <w:snapToGrid w:val="0"/>
          <w:sz w:val="20"/>
          <w:szCs w:val="20"/>
        </w:rPr>
        <w:t>rights</w:t>
      </w:r>
      <w:r w:rsidRPr="00C53D85">
        <w:rPr>
          <w:snapToGrid w:val="0"/>
          <w:sz w:val="20"/>
          <w:szCs w:val="20"/>
        </w:rPr>
        <w:t xml:space="preserve"> to the se</w:t>
      </w:r>
      <w:r w:rsidR="00FF6545" w:rsidRPr="00C53D85">
        <w:rPr>
          <w:snapToGrid w:val="0"/>
          <w:sz w:val="20"/>
          <w:szCs w:val="20"/>
        </w:rPr>
        <w:t xml:space="preserve">rvices offered to the customers via the </w:t>
      </w:r>
      <w:r w:rsidR="001F1E3B" w:rsidRPr="00C53D85">
        <w:rPr>
          <w:sz w:val="20"/>
          <w:szCs w:val="20"/>
        </w:rPr>
        <w:t>property management software platform (i.e., the Carson mobile and web apps)</w:t>
      </w:r>
      <w:r w:rsidRPr="00C53D85">
        <w:rPr>
          <w:snapToGrid w:val="0"/>
          <w:sz w:val="20"/>
          <w:szCs w:val="20"/>
        </w:rPr>
        <w:t xml:space="preserve">, </w:t>
      </w:r>
      <w:r w:rsidR="001F1E3B" w:rsidRPr="00C53D85">
        <w:rPr>
          <w:snapToGrid w:val="0"/>
          <w:sz w:val="20"/>
          <w:szCs w:val="20"/>
        </w:rPr>
        <w:t xml:space="preserve">and </w:t>
      </w:r>
      <w:r w:rsidRPr="00C53D85">
        <w:rPr>
          <w:snapToGrid w:val="0"/>
          <w:sz w:val="20"/>
          <w:szCs w:val="20"/>
        </w:rPr>
        <w:t>in most services, the Company has discretion on pricing. As such, in all services provided to customers, the Company is the principal and records all revenue transactions on a gross basis.</w:t>
      </w:r>
      <w:r w:rsidR="00B92AEC" w:rsidRPr="00C53D85">
        <w:rPr>
          <w:snapToGrid w:val="0"/>
          <w:sz w:val="20"/>
          <w:szCs w:val="20"/>
        </w:rPr>
        <w:t xml:space="preserve"> </w:t>
      </w:r>
      <w:r w:rsidR="0074364A" w:rsidRPr="00C53D85">
        <w:rPr>
          <w:snapToGrid w:val="0"/>
          <w:sz w:val="20"/>
          <w:szCs w:val="20"/>
        </w:rPr>
        <w:t xml:space="preserve">The Company recognizes subscription revenue related to the SaaS offering within </w:t>
      </w:r>
      <w:r w:rsidR="00160BE7">
        <w:rPr>
          <w:sz w:val="20"/>
          <w:szCs w:val="20"/>
        </w:rPr>
        <w:t>f</w:t>
      </w:r>
      <w:r w:rsidR="0074364A" w:rsidRPr="00C53D85">
        <w:rPr>
          <w:sz w:val="20"/>
          <w:szCs w:val="20"/>
        </w:rPr>
        <w:t xml:space="preserve">ee and other revenue within the Consolidated </w:t>
      </w:r>
      <w:r w:rsidR="009043C2">
        <w:rPr>
          <w:sz w:val="20"/>
          <w:szCs w:val="20"/>
        </w:rPr>
        <w:t>Statement of Operations</w:t>
      </w:r>
      <w:r w:rsidR="00E02D52">
        <w:rPr>
          <w:sz w:val="20"/>
          <w:szCs w:val="20"/>
        </w:rPr>
        <w:t>.</w:t>
      </w:r>
    </w:p>
    <w:p w14:paraId="2500984A" w14:textId="77777777" w:rsidR="009B7D62" w:rsidRPr="00C53D85" w:rsidRDefault="009B7D62" w:rsidP="0074364A">
      <w:pPr>
        <w:keepNext/>
        <w:jc w:val="both"/>
        <w:rPr>
          <w:sz w:val="20"/>
          <w:szCs w:val="20"/>
        </w:rPr>
      </w:pPr>
    </w:p>
    <w:p w14:paraId="34A61C5B" w14:textId="6BF7679A" w:rsidR="009B7D62" w:rsidRPr="00C53D85" w:rsidRDefault="00E2562C" w:rsidP="009B7D62">
      <w:pPr>
        <w:keepNext/>
        <w:outlineLvl w:val="1"/>
        <w:rPr>
          <w:b/>
          <w:sz w:val="20"/>
          <w:szCs w:val="20"/>
        </w:rPr>
      </w:pPr>
      <w:r>
        <w:rPr>
          <w:b/>
          <w:sz w:val="20"/>
          <w:szCs w:val="20"/>
        </w:rPr>
        <w:t>7</w:t>
      </w:r>
      <w:r w:rsidR="009B7D62" w:rsidRPr="00C53D85">
        <w:rPr>
          <w:b/>
          <w:sz w:val="20"/>
          <w:szCs w:val="20"/>
        </w:rPr>
        <w:t xml:space="preserve">. </w:t>
      </w:r>
      <w:r w:rsidR="0039603E">
        <w:rPr>
          <w:b/>
          <w:sz w:val="20"/>
          <w:szCs w:val="20"/>
        </w:rPr>
        <w:t>Loans Receivable from Equity Method Investees</w:t>
      </w:r>
      <w:r w:rsidR="009B7D62" w:rsidRPr="00C53D85">
        <w:rPr>
          <w:b/>
          <w:sz w:val="20"/>
          <w:szCs w:val="20"/>
        </w:rPr>
        <w:t xml:space="preserve"> </w:t>
      </w:r>
    </w:p>
    <w:p w14:paraId="639A8CB9" w14:textId="77777777" w:rsidR="009B7D62" w:rsidRPr="00C53D85" w:rsidRDefault="009B7D62" w:rsidP="009B7D62">
      <w:pPr>
        <w:keepNext/>
        <w:keepLines/>
        <w:widowControl w:val="0"/>
        <w:jc w:val="both"/>
        <w:rPr>
          <w:sz w:val="20"/>
          <w:szCs w:val="20"/>
        </w:rPr>
      </w:pPr>
    </w:p>
    <w:p w14:paraId="3B1581DB" w14:textId="0D4E6CF2" w:rsidR="009B7D62" w:rsidRPr="00C53D85" w:rsidRDefault="0034467A" w:rsidP="00E2562C">
      <w:pPr>
        <w:keepNext/>
        <w:keepLines/>
        <w:widowControl w:val="0"/>
        <w:jc w:val="both"/>
        <w:outlineLvl w:val="2"/>
        <w:rPr>
          <w:bCs/>
          <w:i/>
          <w:iCs/>
          <w:sz w:val="20"/>
          <w:szCs w:val="20"/>
          <w:u w:val="single"/>
        </w:rPr>
      </w:pPr>
      <w:r>
        <w:rPr>
          <w:bCs/>
          <w:i/>
          <w:iCs/>
          <w:sz w:val="20"/>
          <w:szCs w:val="20"/>
          <w:u w:val="single"/>
        </w:rPr>
        <w:t xml:space="preserve">2010 </w:t>
      </w:r>
      <w:r w:rsidR="009B7D62" w:rsidRPr="00C53D85">
        <w:rPr>
          <w:bCs/>
          <w:i/>
          <w:iCs/>
          <w:sz w:val="20"/>
          <w:szCs w:val="20"/>
          <w:u w:val="single"/>
        </w:rPr>
        <w:t xml:space="preserve">West End </w:t>
      </w:r>
      <w:r w:rsidR="007165CB">
        <w:rPr>
          <w:bCs/>
          <w:i/>
          <w:iCs/>
          <w:sz w:val="20"/>
          <w:szCs w:val="20"/>
          <w:u w:val="single"/>
        </w:rPr>
        <w:t>Loan Receivables</w:t>
      </w:r>
    </w:p>
    <w:p w14:paraId="43237092" w14:textId="77777777" w:rsidR="009B7D62" w:rsidRPr="00C53D85" w:rsidRDefault="009B7D62" w:rsidP="009B7D62">
      <w:pPr>
        <w:keepNext/>
        <w:keepLines/>
        <w:widowControl w:val="0"/>
        <w:jc w:val="both"/>
        <w:rPr>
          <w:bCs/>
          <w:i/>
          <w:iCs/>
          <w:sz w:val="20"/>
          <w:szCs w:val="20"/>
          <w:u w:val="single"/>
        </w:rPr>
      </w:pPr>
    </w:p>
    <w:p w14:paraId="41A26BDA" w14:textId="32B0D316" w:rsidR="009B7D62" w:rsidRPr="00C53D85" w:rsidRDefault="00F522AB" w:rsidP="009B7D62">
      <w:pPr>
        <w:jc w:val="both"/>
        <w:rPr>
          <w:sz w:val="20"/>
          <w:szCs w:val="20"/>
          <w:highlight w:val="yellow"/>
        </w:rPr>
      </w:pPr>
      <w:r>
        <w:rPr>
          <w:sz w:val="20"/>
          <w:szCs w:val="20"/>
        </w:rPr>
        <w:t>In connection with</w:t>
      </w:r>
      <w:r w:rsidR="005434C1">
        <w:rPr>
          <w:sz w:val="20"/>
          <w:szCs w:val="20"/>
        </w:rPr>
        <w:t xml:space="preserve"> the Company’s </w:t>
      </w:r>
      <w:r>
        <w:rPr>
          <w:sz w:val="20"/>
          <w:szCs w:val="20"/>
        </w:rPr>
        <w:t xml:space="preserve">investment in </w:t>
      </w:r>
      <w:r w:rsidR="00757968">
        <w:rPr>
          <w:sz w:val="20"/>
          <w:szCs w:val="20"/>
        </w:rPr>
        <w:t>WE Holdings</w:t>
      </w:r>
      <w:r w:rsidR="00247CFA">
        <w:rPr>
          <w:sz w:val="20"/>
          <w:szCs w:val="20"/>
        </w:rPr>
        <w:t xml:space="preserve">, </w:t>
      </w:r>
      <w:r w:rsidR="009B7D62" w:rsidRPr="00C53D85">
        <w:rPr>
          <w:sz w:val="20"/>
          <w:szCs w:val="20"/>
        </w:rPr>
        <w:t xml:space="preserve">the </w:t>
      </w:r>
      <w:r w:rsidR="00233B64">
        <w:rPr>
          <w:sz w:val="20"/>
          <w:szCs w:val="20"/>
        </w:rPr>
        <w:t xml:space="preserve">Company has continued to assist in financing WE Holdings’ operations through the issuance of </w:t>
      </w:r>
      <w:r w:rsidR="00F6604C">
        <w:rPr>
          <w:sz w:val="20"/>
          <w:szCs w:val="20"/>
        </w:rPr>
        <w:t>member loans</w:t>
      </w:r>
      <w:r w:rsidR="00233B64">
        <w:rPr>
          <w:sz w:val="20"/>
          <w:szCs w:val="20"/>
        </w:rPr>
        <w:t>.</w:t>
      </w:r>
      <w:r w:rsidR="00F6604C">
        <w:rPr>
          <w:sz w:val="20"/>
          <w:szCs w:val="20"/>
        </w:rPr>
        <w:t xml:space="preserve"> The member loans</w:t>
      </w:r>
      <w:r w:rsidR="00233B64">
        <w:rPr>
          <w:sz w:val="20"/>
          <w:szCs w:val="20"/>
        </w:rPr>
        <w:t xml:space="preserve">, which were funded by </w:t>
      </w:r>
      <w:r w:rsidR="00A901E1">
        <w:rPr>
          <w:sz w:val="20"/>
          <w:szCs w:val="20"/>
        </w:rPr>
        <w:t xml:space="preserve">the Company </w:t>
      </w:r>
      <w:r w:rsidR="00BC4BCA">
        <w:rPr>
          <w:sz w:val="20"/>
          <w:szCs w:val="20"/>
        </w:rPr>
        <w:t>(and formerly NIP)</w:t>
      </w:r>
      <w:r w:rsidR="00233B64">
        <w:rPr>
          <w:sz w:val="20"/>
          <w:szCs w:val="20"/>
        </w:rPr>
        <w:t xml:space="preserve">, </w:t>
      </w:r>
      <w:r w:rsidR="00BC4BCA">
        <w:rPr>
          <w:sz w:val="20"/>
          <w:szCs w:val="20"/>
        </w:rPr>
        <w:t xml:space="preserve">bear </w:t>
      </w:r>
      <w:r w:rsidR="009B7D62" w:rsidRPr="00C53D85">
        <w:rPr>
          <w:sz w:val="20"/>
          <w:szCs w:val="20"/>
        </w:rPr>
        <w:t xml:space="preserve">interest at a fixed annual rate of 9.5%, compounded monthly. The member notes issued </w:t>
      </w:r>
      <w:r w:rsidR="00BC4BCA">
        <w:rPr>
          <w:sz w:val="20"/>
          <w:szCs w:val="20"/>
        </w:rPr>
        <w:t>are</w:t>
      </w:r>
      <w:r w:rsidR="009B7D62" w:rsidRPr="00C53D85">
        <w:rPr>
          <w:sz w:val="20"/>
          <w:szCs w:val="20"/>
        </w:rPr>
        <w:t xml:space="preserve"> non-convertible, subordinate to senior third-party debt, and </w:t>
      </w:r>
      <w:r w:rsidR="00BC4BCA">
        <w:rPr>
          <w:sz w:val="20"/>
          <w:szCs w:val="20"/>
        </w:rPr>
        <w:t>are</w:t>
      </w:r>
      <w:r w:rsidR="00BC4BCA" w:rsidRPr="00C53D85">
        <w:rPr>
          <w:sz w:val="20"/>
          <w:szCs w:val="20"/>
        </w:rPr>
        <w:t xml:space="preserve"> </w:t>
      </w:r>
      <w:r w:rsidR="009B7D62" w:rsidRPr="00C53D85">
        <w:rPr>
          <w:sz w:val="20"/>
          <w:szCs w:val="20"/>
        </w:rPr>
        <w:t xml:space="preserve">unsecured by any of the </w:t>
      </w:r>
      <w:r w:rsidR="00BC4BCA">
        <w:rPr>
          <w:sz w:val="20"/>
          <w:szCs w:val="20"/>
        </w:rPr>
        <w:t>WE Holdings</w:t>
      </w:r>
      <w:r w:rsidR="00BC4BCA" w:rsidRPr="00C53D85">
        <w:rPr>
          <w:sz w:val="20"/>
          <w:szCs w:val="20"/>
        </w:rPr>
        <w:t xml:space="preserve"> </w:t>
      </w:r>
      <w:r w:rsidR="009B7D62" w:rsidRPr="00C53D85">
        <w:rPr>
          <w:sz w:val="20"/>
          <w:szCs w:val="20"/>
        </w:rPr>
        <w:t xml:space="preserve">assets. Additionally, there was no stated maturity date on the loans, as repayment was subject to available </w:t>
      </w:r>
      <w:r w:rsidR="005B209D" w:rsidRPr="00C53D85">
        <w:rPr>
          <w:sz w:val="20"/>
          <w:szCs w:val="20"/>
        </w:rPr>
        <w:t xml:space="preserve">cash flow and subject to the discretion of </w:t>
      </w:r>
      <w:r w:rsidR="005B209D">
        <w:rPr>
          <w:sz w:val="20"/>
          <w:szCs w:val="20"/>
        </w:rPr>
        <w:t>WE Holdings’</w:t>
      </w:r>
      <w:r w:rsidR="005B209D" w:rsidRPr="00C53D85">
        <w:rPr>
          <w:sz w:val="20"/>
          <w:szCs w:val="20"/>
        </w:rPr>
        <w:t xml:space="preserve"> managing member.</w:t>
      </w:r>
    </w:p>
    <w:p w14:paraId="0F1069BB" w14:textId="77777777" w:rsidR="009B7D62" w:rsidRPr="00C53D85" w:rsidRDefault="009B7D62" w:rsidP="009B7D62">
      <w:pPr>
        <w:jc w:val="both"/>
        <w:rPr>
          <w:sz w:val="20"/>
          <w:szCs w:val="20"/>
        </w:rPr>
      </w:pPr>
    </w:p>
    <w:p w14:paraId="03B4F51E" w14:textId="244A2E81" w:rsidR="009B7D62" w:rsidRPr="00C53D85" w:rsidRDefault="009B7D62" w:rsidP="009B7D62">
      <w:pPr>
        <w:jc w:val="both"/>
        <w:rPr>
          <w:sz w:val="20"/>
          <w:szCs w:val="20"/>
        </w:rPr>
      </w:pPr>
      <w:r w:rsidRPr="00C53D85">
        <w:rPr>
          <w:sz w:val="20"/>
          <w:szCs w:val="20"/>
        </w:rPr>
        <w:t xml:space="preserve">On August 31, 2023, </w:t>
      </w:r>
      <w:r w:rsidR="004F79A4">
        <w:rPr>
          <w:sz w:val="20"/>
          <w:szCs w:val="20"/>
        </w:rPr>
        <w:t>WE Holdings a</w:t>
      </w:r>
      <w:r w:rsidRPr="00C53D85">
        <w:rPr>
          <w:sz w:val="20"/>
          <w:szCs w:val="20"/>
        </w:rPr>
        <w:t xml:space="preserve">dopted the First Amended and Restated Limited Liability Company Agreement (the “First Amended West End Agreement”) in connection with a sponsor transition. Under the First Amended West End Agreement, </w:t>
      </w:r>
      <w:r w:rsidR="00E846C9">
        <w:rPr>
          <w:sz w:val="20"/>
          <w:szCs w:val="20"/>
        </w:rPr>
        <w:t>NIP</w:t>
      </w:r>
      <w:r w:rsidR="00A901E1">
        <w:rPr>
          <w:sz w:val="20"/>
          <w:szCs w:val="20"/>
        </w:rPr>
        <w:t xml:space="preserve">, whom previously acted as the lender for all issued and outstanding member loans, </w:t>
      </w:r>
      <w:r w:rsidRPr="00C53D85">
        <w:rPr>
          <w:sz w:val="20"/>
          <w:szCs w:val="20"/>
        </w:rPr>
        <w:t>was replaced by Flow Property Investors LLC, a wholly</w:t>
      </w:r>
      <w:ins w:id="175" w:author="Kyle Condon" w:date="2026-02-25T11:36:00Z" w16du:dateUtc="2026-02-25T18:36:00Z">
        <w:r w:rsidR="004D5FF8">
          <w:rPr>
            <w:sz w:val="20"/>
            <w:szCs w:val="20"/>
          </w:rPr>
          <w:t>-</w:t>
        </w:r>
      </w:ins>
      <w:del w:id="176" w:author="Kyle Condon" w:date="2026-02-25T11:36:00Z" w16du:dateUtc="2026-02-25T18:36:00Z">
        <w:r w:rsidRPr="00C53D85" w:rsidDel="004D5FF8">
          <w:rPr>
            <w:sz w:val="20"/>
            <w:szCs w:val="20"/>
          </w:rPr>
          <w:delText xml:space="preserve"> </w:delText>
        </w:r>
      </w:del>
      <w:r w:rsidRPr="00C53D85">
        <w:rPr>
          <w:sz w:val="20"/>
          <w:szCs w:val="20"/>
        </w:rPr>
        <w:t>owned subsidiary of the Company, and the governance and member loan terms were materially revised. The First Amended West End Agreement superseded the original West End LLC Agreement in its entirety, establishing updated terms for all past and future member loans. As a result of the First Amended West End Agreement, all member loans issued following August 31, 2023,</w:t>
      </w:r>
      <w:r w:rsidR="00A901E1">
        <w:rPr>
          <w:sz w:val="20"/>
          <w:szCs w:val="20"/>
        </w:rPr>
        <w:t xml:space="preserve"> </w:t>
      </w:r>
      <w:r w:rsidRPr="00C53D85">
        <w:rPr>
          <w:sz w:val="20"/>
          <w:szCs w:val="20"/>
        </w:rPr>
        <w:t>accrue</w:t>
      </w:r>
      <w:r w:rsidR="00A901E1">
        <w:rPr>
          <w:sz w:val="20"/>
          <w:szCs w:val="20"/>
        </w:rPr>
        <w:t>d</w:t>
      </w:r>
      <w:r w:rsidRPr="00C53D85">
        <w:rPr>
          <w:sz w:val="20"/>
          <w:szCs w:val="20"/>
        </w:rPr>
        <w:t xml:space="preserve"> interest at 18.0% per annum, compounded monthly. Additionally, as a result of the First Amended West End Agreement, a revised waterfall for </w:t>
      </w:r>
      <w:r w:rsidRPr="00C53D85">
        <w:rPr>
          <w:sz w:val="20"/>
          <w:szCs w:val="20"/>
        </w:rPr>
        <w:lastRenderedPageBreak/>
        <w:t xml:space="preserve">repayment, specifying that all accrued interest must be paid before equity distributions, followed by pro rata and pari passu principal repayments on all outstanding loans was established. </w:t>
      </w:r>
    </w:p>
    <w:p w14:paraId="502C2CA1" w14:textId="77777777" w:rsidR="009B7D62" w:rsidRPr="00C53D85" w:rsidRDefault="009B7D62" w:rsidP="009B7D62">
      <w:pPr>
        <w:jc w:val="both"/>
        <w:rPr>
          <w:sz w:val="20"/>
          <w:szCs w:val="20"/>
          <w:highlight w:val="yellow"/>
        </w:rPr>
      </w:pPr>
    </w:p>
    <w:p w14:paraId="6D344A34" w14:textId="44A9245E" w:rsidR="003C0640" w:rsidRDefault="00DB5EC5" w:rsidP="009B7D62">
      <w:pPr>
        <w:jc w:val="both"/>
        <w:rPr>
          <w:sz w:val="20"/>
          <w:szCs w:val="20"/>
        </w:rPr>
      </w:pPr>
      <w:r>
        <w:rPr>
          <w:sz w:val="20"/>
          <w:szCs w:val="20"/>
        </w:rPr>
        <w:t>Prior to any impairment evaluation, a</w:t>
      </w:r>
      <w:r w:rsidR="009B7D62" w:rsidRPr="00C53D85">
        <w:rPr>
          <w:sz w:val="20"/>
          <w:szCs w:val="20"/>
        </w:rPr>
        <w:t>s of December 31, 2024</w:t>
      </w:r>
      <w:r w:rsidR="00002DA0">
        <w:rPr>
          <w:sz w:val="20"/>
          <w:szCs w:val="20"/>
        </w:rPr>
        <w:t xml:space="preserve">, </w:t>
      </w:r>
      <w:r w:rsidR="009B7D62" w:rsidRPr="00C53D85">
        <w:rPr>
          <w:sz w:val="20"/>
          <w:szCs w:val="20"/>
        </w:rPr>
        <w:t>the aggregate principal balance of member loans outstanding totaled approximately $</w:t>
      </w:r>
      <w:r w:rsidR="001167D5">
        <w:rPr>
          <w:sz w:val="20"/>
          <w:szCs w:val="20"/>
        </w:rPr>
        <w:t>1</w:t>
      </w:r>
      <w:r w:rsidR="009247DE">
        <w:rPr>
          <w:sz w:val="20"/>
          <w:szCs w:val="20"/>
        </w:rPr>
        <w:t>1.5</w:t>
      </w:r>
      <w:r w:rsidR="009B7D62" w:rsidRPr="00C53D85">
        <w:rPr>
          <w:sz w:val="20"/>
          <w:szCs w:val="20"/>
        </w:rPr>
        <w:t xml:space="preserve"> million</w:t>
      </w:r>
      <w:r w:rsidR="003C0640">
        <w:rPr>
          <w:sz w:val="20"/>
          <w:szCs w:val="20"/>
        </w:rPr>
        <w:t xml:space="preserve">. </w:t>
      </w:r>
      <w:r w:rsidR="00925BA7">
        <w:rPr>
          <w:sz w:val="20"/>
          <w:szCs w:val="20"/>
        </w:rPr>
        <w:t xml:space="preserve">During the year ended December 31, 2024, the Company entered into new member loans which totaled approximately $3.5 million, which was included in </w:t>
      </w:r>
      <w:r w:rsidR="00BC6FDE">
        <w:rPr>
          <w:sz w:val="20"/>
          <w:szCs w:val="20"/>
        </w:rPr>
        <w:t>l</w:t>
      </w:r>
      <w:r w:rsidR="003138B1">
        <w:rPr>
          <w:sz w:val="20"/>
          <w:szCs w:val="20"/>
        </w:rPr>
        <w:t>oans to</w:t>
      </w:r>
      <w:r w:rsidR="00EC2E61" w:rsidDel="003138B1">
        <w:rPr>
          <w:sz w:val="20"/>
          <w:szCs w:val="20"/>
        </w:rPr>
        <w:t xml:space="preserve"> </w:t>
      </w:r>
      <w:r w:rsidR="00EC2E61">
        <w:rPr>
          <w:sz w:val="20"/>
          <w:szCs w:val="20"/>
        </w:rPr>
        <w:t xml:space="preserve">equity method investees </w:t>
      </w:r>
      <w:r w:rsidR="00925BA7">
        <w:rPr>
          <w:sz w:val="20"/>
          <w:szCs w:val="20"/>
        </w:rPr>
        <w:t>in the Consolidated Statement of Cash Flows</w:t>
      </w:r>
      <w:r w:rsidR="003C0640">
        <w:rPr>
          <w:sz w:val="20"/>
          <w:szCs w:val="20"/>
        </w:rPr>
        <w:t>.</w:t>
      </w:r>
      <w:r w:rsidR="00925BA7">
        <w:rPr>
          <w:sz w:val="20"/>
          <w:szCs w:val="20"/>
        </w:rPr>
        <w:t xml:space="preserve"> </w:t>
      </w:r>
    </w:p>
    <w:p w14:paraId="3038C475" w14:textId="77777777" w:rsidR="003C0640" w:rsidRDefault="003C0640" w:rsidP="009B7D62">
      <w:pPr>
        <w:jc w:val="both"/>
        <w:rPr>
          <w:sz w:val="20"/>
          <w:szCs w:val="20"/>
        </w:rPr>
      </w:pPr>
    </w:p>
    <w:p w14:paraId="19B5CA64" w14:textId="284157FD" w:rsidR="00E90767" w:rsidRPr="00C53D85" w:rsidRDefault="00E90767" w:rsidP="00E90767">
      <w:pPr>
        <w:jc w:val="both"/>
        <w:rPr>
          <w:sz w:val="20"/>
          <w:szCs w:val="20"/>
        </w:rPr>
      </w:pPr>
      <w:r w:rsidRPr="00C53D85">
        <w:rPr>
          <w:sz w:val="20"/>
          <w:szCs w:val="20"/>
        </w:rPr>
        <w:t>For the year ended December 31, 202</w:t>
      </w:r>
      <w:r>
        <w:rPr>
          <w:sz w:val="20"/>
          <w:szCs w:val="20"/>
        </w:rPr>
        <w:t>4</w:t>
      </w:r>
      <w:r w:rsidRPr="00C53D85">
        <w:rPr>
          <w:sz w:val="20"/>
          <w:szCs w:val="20"/>
        </w:rPr>
        <w:t xml:space="preserve">, the Company recognized interest income of approximately $1.4 million related to these obligations, included within </w:t>
      </w:r>
      <w:r w:rsidR="00BC6FDE">
        <w:rPr>
          <w:sz w:val="20"/>
          <w:szCs w:val="20"/>
        </w:rPr>
        <w:t>i</w:t>
      </w:r>
      <w:r w:rsidR="003620F7">
        <w:rPr>
          <w:sz w:val="20"/>
          <w:szCs w:val="20"/>
        </w:rPr>
        <w:t xml:space="preserve">nterest income </w:t>
      </w:r>
      <w:r w:rsidRPr="00C53D85">
        <w:rPr>
          <w:sz w:val="20"/>
          <w:szCs w:val="20"/>
        </w:rPr>
        <w:t xml:space="preserve">on the Consolidated </w:t>
      </w:r>
      <w:r>
        <w:rPr>
          <w:sz w:val="20"/>
          <w:szCs w:val="20"/>
        </w:rPr>
        <w:t xml:space="preserve">Statement of Operations and included within </w:t>
      </w:r>
      <w:r w:rsidR="00BC6FDE">
        <w:rPr>
          <w:color w:val="000000"/>
          <w:sz w:val="20"/>
          <w:szCs w:val="20"/>
        </w:rPr>
        <w:t>i</w:t>
      </w:r>
      <w:r w:rsidRPr="00DD7611">
        <w:rPr>
          <w:color w:val="000000"/>
          <w:sz w:val="20"/>
          <w:szCs w:val="20"/>
        </w:rPr>
        <w:t xml:space="preserve">nterest income on </w:t>
      </w:r>
      <w:r w:rsidRPr="00DD7611" w:rsidDel="00BE1E07">
        <w:rPr>
          <w:color w:val="000000"/>
          <w:sz w:val="20"/>
          <w:szCs w:val="20"/>
        </w:rPr>
        <w:t xml:space="preserve">loans </w:t>
      </w:r>
      <w:r w:rsidRPr="00DD7611">
        <w:rPr>
          <w:color w:val="000000"/>
          <w:sz w:val="20"/>
          <w:szCs w:val="20"/>
        </w:rPr>
        <w:t>receivable from equity method investees</w:t>
      </w:r>
      <w:r>
        <w:rPr>
          <w:color w:val="000000"/>
          <w:sz w:val="20"/>
          <w:szCs w:val="20"/>
        </w:rPr>
        <w:t xml:space="preserve"> </w:t>
      </w:r>
      <w:r>
        <w:rPr>
          <w:sz w:val="20"/>
          <w:szCs w:val="20"/>
        </w:rPr>
        <w:t>within the Consolidated Statement of Cash Flows.</w:t>
      </w:r>
    </w:p>
    <w:p w14:paraId="06B155EE" w14:textId="77777777" w:rsidR="00E90767" w:rsidRDefault="00E90767" w:rsidP="009B7D62">
      <w:pPr>
        <w:jc w:val="both"/>
        <w:rPr>
          <w:sz w:val="20"/>
          <w:szCs w:val="20"/>
        </w:rPr>
      </w:pPr>
    </w:p>
    <w:p w14:paraId="772A5440" w14:textId="0B5DA4D4" w:rsidR="003C0640" w:rsidRDefault="003C0640" w:rsidP="003C0640">
      <w:pPr>
        <w:jc w:val="both"/>
        <w:rPr>
          <w:color w:val="000000"/>
          <w:kern w:val="0"/>
          <w:sz w:val="20"/>
          <w:szCs w:val="20"/>
        </w:rPr>
      </w:pPr>
      <w:r>
        <w:rPr>
          <w:sz w:val="20"/>
          <w:szCs w:val="20"/>
        </w:rPr>
        <w:t xml:space="preserve">As noted above in Note 5 - </w:t>
      </w:r>
      <w:r w:rsidRPr="00DD645B">
        <w:rPr>
          <w:bCs/>
          <w:i/>
          <w:iCs/>
          <w:sz w:val="20"/>
          <w:szCs w:val="20"/>
        </w:rPr>
        <w:t>Investments in Unconsolidated Entities</w:t>
      </w:r>
      <w:r w:rsidRPr="009A56BD">
        <w:rPr>
          <w:sz w:val="20"/>
          <w:szCs w:val="20"/>
        </w:rPr>
        <w:t xml:space="preserve">, </w:t>
      </w:r>
      <w:r>
        <w:rPr>
          <w:sz w:val="20"/>
          <w:szCs w:val="20"/>
        </w:rPr>
        <w:t xml:space="preserve">as of December 31, 2024, the </w:t>
      </w:r>
      <w:r w:rsidRPr="0009678D">
        <w:rPr>
          <w:sz w:val="20"/>
          <w:szCs w:val="20"/>
        </w:rPr>
        <w:t xml:space="preserve">Company recognized an impairment loss of approximately $11.5 million related to loans receivable due from WE Holdings LLC </w:t>
      </w:r>
      <w:r>
        <w:rPr>
          <w:sz w:val="20"/>
          <w:szCs w:val="20"/>
        </w:rPr>
        <w:t xml:space="preserve">resulting in a balance of $0.0 million included within </w:t>
      </w:r>
      <w:r w:rsidR="00BC6FDE">
        <w:rPr>
          <w:sz w:val="20"/>
          <w:szCs w:val="20"/>
        </w:rPr>
        <w:t>l</w:t>
      </w:r>
      <w:r>
        <w:rPr>
          <w:sz w:val="20"/>
          <w:szCs w:val="20"/>
        </w:rPr>
        <w:t xml:space="preserve">oans receivable from equity method investees, net of current portion in the Consolidated Balance Sheet. The impairment loss of $11.5 million was </w:t>
      </w:r>
      <w:r w:rsidR="008D37AC">
        <w:rPr>
          <w:sz w:val="20"/>
          <w:szCs w:val="20"/>
        </w:rPr>
        <w:t xml:space="preserve">recognized within </w:t>
      </w:r>
      <w:r w:rsidR="00BC6FDE">
        <w:rPr>
          <w:kern w:val="0"/>
          <w:sz w:val="20"/>
          <w:szCs w:val="20"/>
        </w:rPr>
        <w:t>i</w:t>
      </w:r>
      <w:r w:rsidR="00BA7B44" w:rsidRPr="0009100D">
        <w:rPr>
          <w:kern w:val="0"/>
          <w:sz w:val="20"/>
          <w:szCs w:val="20"/>
        </w:rPr>
        <w:t xml:space="preserve">mpairment of </w:t>
      </w:r>
      <w:r w:rsidR="00BA7B44" w:rsidRPr="009F5EE2">
        <w:rPr>
          <w:kern w:val="0"/>
          <w:sz w:val="20"/>
          <w:szCs w:val="20"/>
        </w:rPr>
        <w:t xml:space="preserve">equity method investments and </w:t>
      </w:r>
      <w:r w:rsidR="00BA7B44" w:rsidRPr="0009100D">
        <w:rPr>
          <w:kern w:val="0"/>
          <w:sz w:val="20"/>
          <w:szCs w:val="20"/>
        </w:rPr>
        <w:t>l</w:t>
      </w:r>
      <w:r w:rsidR="00BA7B44" w:rsidRPr="0009100D">
        <w:rPr>
          <w:color w:val="000000"/>
          <w:kern w:val="0"/>
          <w:sz w:val="20"/>
          <w:szCs w:val="20"/>
        </w:rPr>
        <w:t>oans receivable from equity method investees</w:t>
      </w:r>
      <w:r w:rsidR="00BA7B44">
        <w:rPr>
          <w:color w:val="000000"/>
          <w:kern w:val="0"/>
          <w:sz w:val="20"/>
          <w:szCs w:val="20"/>
        </w:rPr>
        <w:t xml:space="preserve"> </w:t>
      </w:r>
      <w:r>
        <w:rPr>
          <w:color w:val="000000"/>
          <w:kern w:val="0"/>
          <w:sz w:val="20"/>
          <w:szCs w:val="20"/>
        </w:rPr>
        <w:t>within the Consolidated Statement of Operations for the year ended December 31, 2024.</w:t>
      </w:r>
    </w:p>
    <w:p w14:paraId="7FBB9A76" w14:textId="77777777" w:rsidR="00806EE3" w:rsidRDefault="00806EE3" w:rsidP="003C0640">
      <w:pPr>
        <w:jc w:val="both"/>
        <w:rPr>
          <w:sz w:val="20"/>
          <w:szCs w:val="20"/>
        </w:rPr>
      </w:pPr>
    </w:p>
    <w:p w14:paraId="634E7F4C" w14:textId="2319A42D" w:rsidR="009B7D62" w:rsidRPr="00C53D85" w:rsidRDefault="009B7D62" w:rsidP="00E2562C">
      <w:pPr>
        <w:keepNext/>
        <w:keepLines/>
        <w:widowControl w:val="0"/>
        <w:jc w:val="both"/>
        <w:outlineLvl w:val="2"/>
        <w:rPr>
          <w:bCs/>
          <w:i/>
          <w:iCs/>
          <w:sz w:val="20"/>
          <w:szCs w:val="20"/>
          <w:u w:val="single"/>
        </w:rPr>
      </w:pPr>
      <w:r w:rsidRPr="00C53D85">
        <w:rPr>
          <w:bCs/>
          <w:i/>
          <w:iCs/>
          <w:sz w:val="20"/>
          <w:szCs w:val="20"/>
          <w:u w:val="single"/>
        </w:rPr>
        <w:t xml:space="preserve">Stacks </w:t>
      </w:r>
      <w:r w:rsidR="007165CB">
        <w:rPr>
          <w:bCs/>
          <w:i/>
          <w:iCs/>
          <w:sz w:val="20"/>
          <w:szCs w:val="20"/>
          <w:u w:val="single"/>
        </w:rPr>
        <w:t>Loan Receivables</w:t>
      </w:r>
    </w:p>
    <w:p w14:paraId="10E749FF" w14:textId="77777777" w:rsidR="009B7D62" w:rsidRPr="00C53D85" w:rsidRDefault="009B7D62" w:rsidP="009B7D62">
      <w:pPr>
        <w:jc w:val="both"/>
        <w:rPr>
          <w:sz w:val="20"/>
          <w:szCs w:val="20"/>
        </w:rPr>
      </w:pPr>
    </w:p>
    <w:p w14:paraId="140E87C4" w14:textId="59E7F2E2" w:rsidR="009B7D62" w:rsidRPr="00C53D85" w:rsidRDefault="00A31C4F" w:rsidP="009B7D62">
      <w:pPr>
        <w:jc w:val="both"/>
        <w:rPr>
          <w:sz w:val="20"/>
          <w:szCs w:val="20"/>
        </w:rPr>
      </w:pPr>
      <w:r>
        <w:rPr>
          <w:sz w:val="20"/>
          <w:szCs w:val="20"/>
        </w:rPr>
        <w:t xml:space="preserve">Under the </w:t>
      </w:r>
      <w:r w:rsidR="009B7D62" w:rsidRPr="00C53D85">
        <w:rPr>
          <w:sz w:val="20"/>
          <w:szCs w:val="20"/>
        </w:rPr>
        <w:t>Second Amended and Restated Limited Liability Company Agreement of Stacks, as amended on July 29, 2022 (the “Stacks’ LLC Agreement”), the Stacks Sponsor is permitted to fund capital requirements through unsecured member loans in lieu of additional capital contributions. The Stacks’ LLC Agreement allows member loans to be used to fund working capital needs, address operational shortfalls, or support reserve and lender requirements, subject to priority payment terms and specific funding mechanics.</w:t>
      </w:r>
    </w:p>
    <w:p w14:paraId="0C7B32AA" w14:textId="77777777" w:rsidR="009B7D62" w:rsidRPr="00C53D85" w:rsidRDefault="009B7D62" w:rsidP="009B7D62">
      <w:pPr>
        <w:jc w:val="both"/>
        <w:rPr>
          <w:sz w:val="20"/>
          <w:szCs w:val="20"/>
        </w:rPr>
      </w:pPr>
    </w:p>
    <w:p w14:paraId="6D5349AB" w14:textId="77777777" w:rsidR="009B7D62" w:rsidRPr="00C53D85" w:rsidRDefault="009B7D62" w:rsidP="009B7D62">
      <w:pPr>
        <w:jc w:val="both"/>
        <w:rPr>
          <w:sz w:val="20"/>
          <w:szCs w:val="20"/>
        </w:rPr>
      </w:pPr>
      <w:r w:rsidRPr="00C53D85">
        <w:rPr>
          <w:sz w:val="20"/>
          <w:szCs w:val="20"/>
        </w:rPr>
        <w:t>The member loans are non-convertible, unsecured by any of the Company’s assets, and are contractually subordinated to all senior third-party indebtedness of Stacks. There is no stated maturity date, and repayment is contingent on available cash flow and subject to the discretion of Stacks’ managing member. Under the Stacks’ LLC Agreement, accrued interest must be satisfied prior to any equity distributions, followed by pro rata and pari passu principal repayment to all contributing members.</w:t>
      </w:r>
    </w:p>
    <w:p w14:paraId="2F3E21E1" w14:textId="77777777" w:rsidR="009B7D62" w:rsidRPr="00C53D85" w:rsidRDefault="009B7D62" w:rsidP="009B7D62">
      <w:pPr>
        <w:jc w:val="both"/>
        <w:rPr>
          <w:sz w:val="20"/>
          <w:szCs w:val="20"/>
        </w:rPr>
      </w:pPr>
    </w:p>
    <w:p w14:paraId="0D02F27F" w14:textId="3FF95337" w:rsidR="00E90767" w:rsidRDefault="009B7D62" w:rsidP="009B7D62">
      <w:pPr>
        <w:jc w:val="both"/>
        <w:rPr>
          <w:sz w:val="20"/>
          <w:szCs w:val="20"/>
        </w:rPr>
      </w:pPr>
      <w:r w:rsidRPr="00C53D85">
        <w:rPr>
          <w:sz w:val="20"/>
          <w:szCs w:val="20"/>
        </w:rPr>
        <w:t>As of December 31, 2024, the aggregate principal balance of member loans outstanding totaled approximately $</w:t>
      </w:r>
      <w:r w:rsidR="00F902CE">
        <w:rPr>
          <w:sz w:val="20"/>
          <w:szCs w:val="20"/>
        </w:rPr>
        <w:t>6</w:t>
      </w:r>
      <w:r w:rsidRPr="00C53D85">
        <w:rPr>
          <w:sz w:val="20"/>
          <w:szCs w:val="20"/>
        </w:rPr>
        <w:t>.</w:t>
      </w:r>
      <w:r w:rsidR="001F25CA">
        <w:rPr>
          <w:sz w:val="20"/>
          <w:szCs w:val="20"/>
        </w:rPr>
        <w:t>6</w:t>
      </w:r>
      <w:r w:rsidRPr="00C53D85">
        <w:rPr>
          <w:sz w:val="20"/>
          <w:szCs w:val="20"/>
        </w:rPr>
        <w:t xml:space="preserve"> million,</w:t>
      </w:r>
      <w:r w:rsidRPr="00C53D85" w:rsidDel="002F5600">
        <w:rPr>
          <w:sz w:val="20"/>
          <w:szCs w:val="20"/>
        </w:rPr>
        <w:t xml:space="preserve"> </w:t>
      </w:r>
      <w:r w:rsidR="002F5600">
        <w:rPr>
          <w:sz w:val="20"/>
          <w:szCs w:val="20"/>
        </w:rPr>
        <w:t>inc</w:t>
      </w:r>
      <w:r w:rsidR="002F5600" w:rsidRPr="00C53D85">
        <w:rPr>
          <w:sz w:val="20"/>
          <w:szCs w:val="20"/>
        </w:rPr>
        <w:t xml:space="preserve">luding </w:t>
      </w:r>
      <w:r w:rsidRPr="00C53D85">
        <w:rPr>
          <w:sz w:val="20"/>
          <w:szCs w:val="20"/>
        </w:rPr>
        <w:t>accrued interest</w:t>
      </w:r>
      <w:r w:rsidR="002F5600">
        <w:rPr>
          <w:sz w:val="20"/>
          <w:szCs w:val="20"/>
        </w:rPr>
        <w:t>,</w:t>
      </w:r>
      <w:r w:rsidR="002F5600" w:rsidRPr="002F5600">
        <w:rPr>
          <w:sz w:val="20"/>
          <w:szCs w:val="20"/>
        </w:rPr>
        <w:t xml:space="preserve"> </w:t>
      </w:r>
      <w:r w:rsidR="002F5600">
        <w:rPr>
          <w:sz w:val="20"/>
          <w:szCs w:val="20"/>
        </w:rPr>
        <w:t xml:space="preserve">which was included within </w:t>
      </w:r>
      <w:r w:rsidR="00BC6FDE">
        <w:rPr>
          <w:sz w:val="20"/>
          <w:szCs w:val="20"/>
        </w:rPr>
        <w:t>l</w:t>
      </w:r>
      <w:r w:rsidR="002F5600">
        <w:rPr>
          <w:sz w:val="20"/>
          <w:szCs w:val="20"/>
        </w:rPr>
        <w:t>oans receivable from equity method investees</w:t>
      </w:r>
      <w:r w:rsidR="0002037E">
        <w:rPr>
          <w:sz w:val="20"/>
          <w:szCs w:val="20"/>
        </w:rPr>
        <w:t>, net of current portion</w:t>
      </w:r>
      <w:r w:rsidR="002F5600">
        <w:rPr>
          <w:sz w:val="20"/>
          <w:szCs w:val="20"/>
        </w:rPr>
        <w:t xml:space="preserve"> in the Consolidated Balance Sheet</w:t>
      </w:r>
      <w:r w:rsidRPr="00C53D85">
        <w:rPr>
          <w:sz w:val="20"/>
          <w:szCs w:val="20"/>
        </w:rPr>
        <w:t xml:space="preserve">. </w:t>
      </w:r>
      <w:r w:rsidR="00925BA7">
        <w:rPr>
          <w:sz w:val="20"/>
          <w:szCs w:val="20"/>
        </w:rPr>
        <w:t>During the year ended December 31, 2024, the Company entered into new member loans which totaled approximately $2.</w:t>
      </w:r>
      <w:r w:rsidR="007759BC">
        <w:rPr>
          <w:sz w:val="20"/>
          <w:szCs w:val="20"/>
        </w:rPr>
        <w:t>8</w:t>
      </w:r>
      <w:r w:rsidR="00925BA7">
        <w:rPr>
          <w:sz w:val="20"/>
          <w:szCs w:val="20"/>
        </w:rPr>
        <w:t xml:space="preserve"> million, which was included in </w:t>
      </w:r>
      <w:r w:rsidR="00BC6FDE">
        <w:rPr>
          <w:sz w:val="20"/>
          <w:szCs w:val="20"/>
        </w:rPr>
        <w:t>l</w:t>
      </w:r>
      <w:r w:rsidR="007E7C7C">
        <w:rPr>
          <w:sz w:val="20"/>
          <w:szCs w:val="20"/>
        </w:rPr>
        <w:t xml:space="preserve">oans </w:t>
      </w:r>
      <w:r w:rsidR="002F5600">
        <w:rPr>
          <w:sz w:val="20"/>
          <w:szCs w:val="20"/>
        </w:rPr>
        <w:t xml:space="preserve">to equity method investees </w:t>
      </w:r>
      <w:r w:rsidR="00925BA7">
        <w:rPr>
          <w:sz w:val="20"/>
          <w:szCs w:val="20"/>
        </w:rPr>
        <w:t>in the Consolidated Statement of Cash Flows</w:t>
      </w:r>
      <w:r w:rsidR="003C0640">
        <w:rPr>
          <w:sz w:val="20"/>
          <w:szCs w:val="20"/>
        </w:rPr>
        <w:t xml:space="preserve"> and was further included in the total $6.6 million balance within </w:t>
      </w:r>
      <w:r w:rsidR="009F1F66">
        <w:rPr>
          <w:sz w:val="20"/>
          <w:szCs w:val="20"/>
        </w:rPr>
        <w:t>l</w:t>
      </w:r>
      <w:r w:rsidR="003C0640">
        <w:rPr>
          <w:sz w:val="20"/>
          <w:szCs w:val="20"/>
        </w:rPr>
        <w:t>oans receivable from equity method investees, net of current portion within the Consolidated Balance Sheet</w:t>
      </w:r>
      <w:r w:rsidR="00925BA7">
        <w:rPr>
          <w:sz w:val="20"/>
          <w:szCs w:val="20"/>
        </w:rPr>
        <w:t xml:space="preserve">. </w:t>
      </w:r>
    </w:p>
    <w:p w14:paraId="16C11E2C" w14:textId="77777777" w:rsidR="00E90767" w:rsidRDefault="00E90767" w:rsidP="009B7D62">
      <w:pPr>
        <w:jc w:val="both"/>
        <w:rPr>
          <w:sz w:val="20"/>
          <w:szCs w:val="20"/>
        </w:rPr>
      </w:pPr>
    </w:p>
    <w:p w14:paraId="7DA678D8" w14:textId="488B1ECA" w:rsidR="009B7D62" w:rsidRPr="00C53D85" w:rsidRDefault="009B7D62" w:rsidP="009B7D62">
      <w:pPr>
        <w:jc w:val="both"/>
        <w:rPr>
          <w:sz w:val="20"/>
          <w:szCs w:val="20"/>
        </w:rPr>
      </w:pPr>
      <w:r w:rsidRPr="00C53D85">
        <w:rPr>
          <w:sz w:val="20"/>
          <w:szCs w:val="20"/>
        </w:rPr>
        <w:t>For the year ended December 31, 202</w:t>
      </w:r>
      <w:r w:rsidR="007B71F3">
        <w:rPr>
          <w:sz w:val="20"/>
          <w:szCs w:val="20"/>
        </w:rPr>
        <w:t>4</w:t>
      </w:r>
      <w:r w:rsidRPr="00C53D85">
        <w:rPr>
          <w:sz w:val="20"/>
          <w:szCs w:val="20"/>
        </w:rPr>
        <w:t>, the Company recognized interest income of approximately $</w:t>
      </w:r>
      <w:r w:rsidR="009B4AAE" w:rsidRPr="00C53D85">
        <w:rPr>
          <w:sz w:val="20"/>
          <w:szCs w:val="20"/>
        </w:rPr>
        <w:t>0.5 million</w:t>
      </w:r>
      <w:r w:rsidRPr="00C53D85">
        <w:rPr>
          <w:sz w:val="20"/>
          <w:szCs w:val="20"/>
        </w:rPr>
        <w:t xml:space="preserve"> related to these obligations, included within </w:t>
      </w:r>
      <w:r w:rsidR="009F1F66">
        <w:rPr>
          <w:sz w:val="20"/>
          <w:szCs w:val="20"/>
        </w:rPr>
        <w:t>i</w:t>
      </w:r>
      <w:r w:rsidR="003620F7">
        <w:rPr>
          <w:sz w:val="20"/>
          <w:szCs w:val="20"/>
        </w:rPr>
        <w:t>nterest income</w:t>
      </w:r>
      <w:r w:rsidRPr="00C53D85">
        <w:rPr>
          <w:sz w:val="20"/>
          <w:szCs w:val="20"/>
        </w:rPr>
        <w:t xml:space="preserve"> on the Consolidated </w:t>
      </w:r>
      <w:r w:rsidR="009043C2">
        <w:rPr>
          <w:sz w:val="20"/>
          <w:szCs w:val="20"/>
        </w:rPr>
        <w:t>Statement of Operations</w:t>
      </w:r>
      <w:r w:rsidR="000A1F45">
        <w:rPr>
          <w:sz w:val="20"/>
          <w:szCs w:val="20"/>
        </w:rPr>
        <w:t xml:space="preserve"> and included within </w:t>
      </w:r>
      <w:r w:rsidR="009F1F66">
        <w:rPr>
          <w:color w:val="000000"/>
          <w:sz w:val="20"/>
          <w:szCs w:val="20"/>
        </w:rPr>
        <w:t>i</w:t>
      </w:r>
      <w:r w:rsidR="00E90767" w:rsidRPr="00DD7611">
        <w:rPr>
          <w:color w:val="000000"/>
          <w:sz w:val="20"/>
          <w:szCs w:val="20"/>
        </w:rPr>
        <w:t xml:space="preserve">nterest income on </w:t>
      </w:r>
      <w:r w:rsidR="00E90767" w:rsidRPr="00DD7611" w:rsidDel="00BE1E07">
        <w:rPr>
          <w:color w:val="000000"/>
          <w:sz w:val="20"/>
          <w:szCs w:val="20"/>
        </w:rPr>
        <w:t xml:space="preserve">loans </w:t>
      </w:r>
      <w:r w:rsidR="00E90767" w:rsidRPr="00DD7611">
        <w:rPr>
          <w:color w:val="000000"/>
          <w:sz w:val="20"/>
          <w:szCs w:val="20"/>
        </w:rPr>
        <w:t>receivable from equity method investees</w:t>
      </w:r>
      <w:r w:rsidR="00E90767">
        <w:rPr>
          <w:color w:val="000000"/>
          <w:sz w:val="20"/>
          <w:szCs w:val="20"/>
        </w:rPr>
        <w:t xml:space="preserve"> </w:t>
      </w:r>
      <w:r w:rsidR="000A1F45">
        <w:rPr>
          <w:sz w:val="20"/>
          <w:szCs w:val="20"/>
        </w:rPr>
        <w:t>within the Consolidated Statement of Cash Flows.</w:t>
      </w:r>
    </w:p>
    <w:p w14:paraId="7676FAF0" w14:textId="77777777" w:rsidR="009B7D62" w:rsidRPr="00C53D85" w:rsidRDefault="009B7D62" w:rsidP="009B7D62">
      <w:pPr>
        <w:jc w:val="both"/>
        <w:rPr>
          <w:sz w:val="20"/>
          <w:szCs w:val="20"/>
        </w:rPr>
      </w:pPr>
    </w:p>
    <w:p w14:paraId="7D95F2E8" w14:textId="752491D5" w:rsidR="002D4A5C" w:rsidRDefault="009B7D62" w:rsidP="002D4A5C">
      <w:pPr>
        <w:jc w:val="both"/>
        <w:rPr>
          <w:sz w:val="20"/>
          <w:szCs w:val="20"/>
        </w:rPr>
      </w:pPr>
      <w:r w:rsidRPr="00C53D85">
        <w:rPr>
          <w:sz w:val="20"/>
          <w:szCs w:val="20"/>
        </w:rPr>
        <w:t>Given the absence of a contractual maturity date, the subordination to third-party debt, and the conditional and discretionary nature of repayment, the Company has classified the outstanding balance of member loans as a non</w:t>
      </w:r>
      <w:ins w:id="177" w:author="Kyle Condon" w:date="2026-02-25T11:42:00Z" w16du:dateUtc="2026-02-25T18:42:00Z">
        <w:r w:rsidR="004E2B20">
          <w:rPr>
            <w:sz w:val="20"/>
            <w:szCs w:val="20"/>
          </w:rPr>
          <w:t>-</w:t>
        </w:r>
      </w:ins>
      <w:r w:rsidRPr="00C53D85">
        <w:rPr>
          <w:sz w:val="20"/>
          <w:szCs w:val="20"/>
        </w:rPr>
        <w:t xml:space="preserve">current asset within </w:t>
      </w:r>
      <w:r w:rsidR="00160BE7">
        <w:rPr>
          <w:sz w:val="20"/>
          <w:szCs w:val="20"/>
        </w:rPr>
        <w:t>l</w:t>
      </w:r>
      <w:r w:rsidR="0039603E">
        <w:rPr>
          <w:sz w:val="20"/>
          <w:szCs w:val="20"/>
        </w:rPr>
        <w:t>oans receivable from equity method investees</w:t>
      </w:r>
      <w:r w:rsidR="0002037E">
        <w:rPr>
          <w:sz w:val="20"/>
          <w:szCs w:val="20"/>
        </w:rPr>
        <w:t>, net of current portion</w:t>
      </w:r>
      <w:r w:rsidR="0039603E">
        <w:rPr>
          <w:sz w:val="20"/>
          <w:szCs w:val="20"/>
        </w:rPr>
        <w:t xml:space="preserve"> </w:t>
      </w:r>
      <w:r w:rsidRPr="00C53D85">
        <w:rPr>
          <w:sz w:val="20"/>
          <w:szCs w:val="20"/>
        </w:rPr>
        <w:t>on its Consolidated Balance Sheet</w:t>
      </w:r>
      <w:r w:rsidR="00A31C4F">
        <w:rPr>
          <w:sz w:val="20"/>
          <w:szCs w:val="20"/>
        </w:rPr>
        <w:t>.</w:t>
      </w:r>
    </w:p>
    <w:p w14:paraId="6F557873" w14:textId="77777777" w:rsidR="002D4A5C" w:rsidRDefault="002D4A5C" w:rsidP="002D4A5C">
      <w:pPr>
        <w:jc w:val="both"/>
        <w:rPr>
          <w:sz w:val="20"/>
          <w:szCs w:val="20"/>
        </w:rPr>
      </w:pPr>
    </w:p>
    <w:p w14:paraId="5D9DD81B" w14:textId="0EC9F5FD" w:rsidR="009B7D62" w:rsidRDefault="00E2562C" w:rsidP="00016C1C">
      <w:pPr>
        <w:jc w:val="both"/>
        <w:outlineLvl w:val="1"/>
        <w:rPr>
          <w:b/>
          <w:color w:val="000000"/>
          <w:sz w:val="20"/>
          <w:szCs w:val="20"/>
        </w:rPr>
      </w:pPr>
      <w:r>
        <w:rPr>
          <w:b/>
          <w:sz w:val="20"/>
          <w:szCs w:val="20"/>
        </w:rPr>
        <w:t>8</w:t>
      </w:r>
      <w:r w:rsidR="009B7D62" w:rsidRPr="00024B56">
        <w:rPr>
          <w:b/>
          <w:color w:val="000000"/>
          <w:sz w:val="20"/>
          <w:szCs w:val="20"/>
        </w:rPr>
        <w:t>. Fair Value Instruments</w:t>
      </w:r>
    </w:p>
    <w:p w14:paraId="73EEF80B" w14:textId="77777777" w:rsidR="002D4A5C" w:rsidRDefault="002D4A5C" w:rsidP="002D4A5C">
      <w:pPr>
        <w:jc w:val="both"/>
        <w:rPr>
          <w:b/>
          <w:color w:val="000000"/>
          <w:sz w:val="20"/>
          <w:szCs w:val="20"/>
        </w:rPr>
      </w:pPr>
    </w:p>
    <w:p w14:paraId="2F74AC94" w14:textId="01A89E24" w:rsidR="002D4A5C" w:rsidRPr="00C53D85" w:rsidRDefault="002D4A5C" w:rsidP="002D4A5C">
      <w:pPr>
        <w:keepNext/>
        <w:jc w:val="both"/>
        <w:outlineLvl w:val="2"/>
        <w:rPr>
          <w:bCs/>
          <w:i/>
          <w:iCs/>
          <w:sz w:val="20"/>
          <w:szCs w:val="20"/>
          <w:u w:val="single"/>
        </w:rPr>
      </w:pPr>
      <w:r w:rsidRPr="00C53D85">
        <w:rPr>
          <w:bCs/>
          <w:i/>
          <w:iCs/>
          <w:sz w:val="20"/>
          <w:szCs w:val="20"/>
          <w:u w:val="single"/>
        </w:rPr>
        <w:t xml:space="preserve">Interest Rate </w:t>
      </w:r>
      <w:r w:rsidR="000C2D01">
        <w:rPr>
          <w:bCs/>
          <w:i/>
          <w:iCs/>
          <w:sz w:val="20"/>
          <w:szCs w:val="20"/>
          <w:u w:val="single"/>
        </w:rPr>
        <w:t>Cap</w:t>
      </w:r>
      <w:r w:rsidR="000C2D01" w:rsidRPr="00C53D85">
        <w:rPr>
          <w:bCs/>
          <w:i/>
          <w:iCs/>
          <w:sz w:val="20"/>
          <w:szCs w:val="20"/>
          <w:u w:val="single"/>
        </w:rPr>
        <w:t xml:space="preserve"> </w:t>
      </w:r>
      <w:r w:rsidRPr="00C53D85">
        <w:rPr>
          <w:bCs/>
          <w:i/>
          <w:iCs/>
          <w:sz w:val="20"/>
          <w:szCs w:val="20"/>
          <w:u w:val="single"/>
        </w:rPr>
        <w:t>Instruments</w:t>
      </w:r>
    </w:p>
    <w:p w14:paraId="44EF69F5" w14:textId="083EF94E" w:rsidR="00CA2742" w:rsidRPr="00C53D85" w:rsidRDefault="002D4A5C" w:rsidP="00CA2742">
      <w:pPr>
        <w:keepNext/>
        <w:spacing w:before="120" w:after="120"/>
        <w:jc w:val="both"/>
        <w:rPr>
          <w:sz w:val="20"/>
          <w:szCs w:val="20"/>
        </w:rPr>
      </w:pPr>
      <w:r w:rsidRPr="00C53D85">
        <w:rPr>
          <w:bCs/>
          <w:sz w:val="20"/>
          <w:szCs w:val="20"/>
        </w:rPr>
        <w:t>The Company</w:t>
      </w:r>
      <w:r w:rsidRPr="00C53D85" w:rsidDel="007D6D8E">
        <w:rPr>
          <w:bCs/>
          <w:sz w:val="20"/>
          <w:szCs w:val="20"/>
        </w:rPr>
        <w:t xml:space="preserve"> </w:t>
      </w:r>
      <w:r w:rsidRPr="00C53D85">
        <w:rPr>
          <w:bCs/>
          <w:sz w:val="20"/>
          <w:szCs w:val="20"/>
        </w:rPr>
        <w:t>use</w:t>
      </w:r>
      <w:r w:rsidR="007D6D8E">
        <w:rPr>
          <w:bCs/>
          <w:sz w:val="20"/>
          <w:szCs w:val="20"/>
        </w:rPr>
        <w:t>s</w:t>
      </w:r>
      <w:r w:rsidRPr="00C53D85">
        <w:rPr>
          <w:bCs/>
          <w:sz w:val="20"/>
          <w:szCs w:val="20"/>
        </w:rPr>
        <w:t xml:space="preserve"> derivative financial instruments, effectuated through interest rate caps, to hedge all or a portion of the interest rate risk associated with its borrowings. </w:t>
      </w:r>
      <w:r w:rsidR="00CA2742" w:rsidRPr="00C53D85">
        <w:rPr>
          <w:bCs/>
          <w:sz w:val="20"/>
          <w:szCs w:val="20"/>
        </w:rPr>
        <w:t xml:space="preserve">The Company’s objectives in using interest rate derivatives are to add stability to interest expense and to manage its exposure to interest rate movements. To accomplish these objectives, the Company primarily uses interest rate cap agreements as part of its interest rate risk management strategy. </w:t>
      </w:r>
      <w:r w:rsidR="00CA2742" w:rsidRPr="00C53D85">
        <w:rPr>
          <w:sz w:val="20"/>
          <w:szCs w:val="20"/>
        </w:rPr>
        <w:t xml:space="preserve">Following the purchase of each interest rate cap, the Company assigns the rights under the interest rate cap to the lender of the related mortgage loan. </w:t>
      </w:r>
      <w:r w:rsidR="00AB7408">
        <w:rPr>
          <w:sz w:val="20"/>
          <w:szCs w:val="20"/>
        </w:rPr>
        <w:t>T</w:t>
      </w:r>
      <w:r w:rsidR="00EF05D0">
        <w:rPr>
          <w:sz w:val="20"/>
          <w:szCs w:val="20"/>
        </w:rPr>
        <w:t>h</w:t>
      </w:r>
      <w:r w:rsidR="00AB7408">
        <w:rPr>
          <w:sz w:val="20"/>
          <w:szCs w:val="20"/>
        </w:rPr>
        <w:t xml:space="preserve">e </w:t>
      </w:r>
      <w:r w:rsidR="00CA2742" w:rsidRPr="00C53D85">
        <w:rPr>
          <w:sz w:val="20"/>
          <w:szCs w:val="20"/>
        </w:rPr>
        <w:t>issuing bank remits payments due under the interest rate cap to the lender and the Company remits net interest expense (i.e., fixed interest as a result of the interest rate cap) to the lender.</w:t>
      </w:r>
    </w:p>
    <w:p w14:paraId="53278DB8" w14:textId="77777777" w:rsidR="002D4A5C" w:rsidRDefault="002D4A5C" w:rsidP="002D4A5C">
      <w:pPr>
        <w:jc w:val="both"/>
        <w:rPr>
          <w:sz w:val="20"/>
          <w:szCs w:val="20"/>
        </w:rPr>
      </w:pPr>
    </w:p>
    <w:p w14:paraId="14430414" w14:textId="77777777" w:rsidR="002D4A5C" w:rsidRPr="00C53D85" w:rsidRDefault="002D4A5C" w:rsidP="002D4A5C">
      <w:pPr>
        <w:keepNext/>
        <w:jc w:val="both"/>
        <w:rPr>
          <w:bCs/>
          <w:sz w:val="20"/>
          <w:szCs w:val="20"/>
        </w:rPr>
      </w:pPr>
      <w:r w:rsidRPr="00C53D85">
        <w:rPr>
          <w:bCs/>
          <w:sz w:val="20"/>
          <w:szCs w:val="20"/>
        </w:rPr>
        <w:t>The Company has an agreement with each derivative counterparty that contains a provision where if the Company either defaults or is capable of being declared in default on any of its indebtedness, then the Company could also be declared in default on its derivative obligations. The Company is not in breach of any agreement provisions.</w:t>
      </w:r>
    </w:p>
    <w:p w14:paraId="6A0023BE" w14:textId="77777777" w:rsidR="002D4A5C" w:rsidRPr="00C53D85" w:rsidRDefault="002D4A5C" w:rsidP="002D4A5C">
      <w:pPr>
        <w:keepNext/>
        <w:jc w:val="both"/>
        <w:rPr>
          <w:bCs/>
          <w:sz w:val="20"/>
          <w:szCs w:val="20"/>
        </w:rPr>
      </w:pPr>
    </w:p>
    <w:p w14:paraId="22681DDF" w14:textId="73D4A173" w:rsidR="002D4A5C" w:rsidRDefault="002D4A5C" w:rsidP="002D4A5C">
      <w:pPr>
        <w:keepNext/>
        <w:jc w:val="both"/>
        <w:rPr>
          <w:bCs/>
          <w:sz w:val="20"/>
          <w:szCs w:val="20"/>
        </w:rPr>
      </w:pPr>
      <w:r w:rsidRPr="00C53D85">
        <w:rPr>
          <w:bCs/>
          <w:sz w:val="20"/>
          <w:szCs w:val="20"/>
        </w:rPr>
        <w:t xml:space="preserve">The Company recognizes all derivatives </w:t>
      </w:r>
      <w:r w:rsidR="00960469">
        <w:rPr>
          <w:bCs/>
          <w:sz w:val="20"/>
          <w:szCs w:val="20"/>
        </w:rPr>
        <w:t xml:space="preserve">within </w:t>
      </w:r>
      <w:r w:rsidR="00160BE7">
        <w:rPr>
          <w:bCs/>
          <w:sz w:val="20"/>
          <w:szCs w:val="20"/>
        </w:rPr>
        <w:t>o</w:t>
      </w:r>
      <w:r w:rsidR="00960469">
        <w:rPr>
          <w:bCs/>
          <w:sz w:val="20"/>
          <w:szCs w:val="20"/>
        </w:rPr>
        <w:t>ther</w:t>
      </w:r>
      <w:r w:rsidRPr="00C53D85" w:rsidDel="00960469">
        <w:rPr>
          <w:bCs/>
          <w:sz w:val="20"/>
          <w:szCs w:val="20"/>
        </w:rPr>
        <w:t xml:space="preserve"> assets </w:t>
      </w:r>
      <w:r w:rsidRPr="00C53D85">
        <w:rPr>
          <w:bCs/>
          <w:sz w:val="20"/>
          <w:szCs w:val="20"/>
        </w:rPr>
        <w:t>in the accompanying Consolidated Balance Sheet and measures those instruments at fair value</w:t>
      </w:r>
      <w:r w:rsidRPr="00C53D85" w:rsidDel="00004DA1">
        <w:rPr>
          <w:bCs/>
          <w:sz w:val="20"/>
          <w:szCs w:val="20"/>
        </w:rPr>
        <w:t xml:space="preserve">. </w:t>
      </w:r>
      <w:r w:rsidR="0097756A">
        <w:rPr>
          <w:bCs/>
          <w:sz w:val="20"/>
          <w:szCs w:val="20"/>
        </w:rPr>
        <w:t>Changes in the fair value related to th</w:t>
      </w:r>
      <w:r w:rsidRPr="00C53D85">
        <w:rPr>
          <w:bCs/>
          <w:sz w:val="20"/>
          <w:szCs w:val="20"/>
        </w:rPr>
        <w:t xml:space="preserve">e Company’s interest rate caps are recorded in current-period earnings as a </w:t>
      </w:r>
      <w:r w:rsidRPr="00F67BF7">
        <w:rPr>
          <w:bCs/>
          <w:sz w:val="20"/>
          <w:szCs w:val="20"/>
        </w:rPr>
        <w:t xml:space="preserve">component of </w:t>
      </w:r>
      <w:r w:rsidR="008D37AC">
        <w:rPr>
          <w:bCs/>
          <w:sz w:val="20"/>
          <w:szCs w:val="20"/>
        </w:rPr>
        <w:t>o</w:t>
      </w:r>
      <w:r w:rsidRPr="00F67BF7">
        <w:rPr>
          <w:bCs/>
          <w:sz w:val="20"/>
          <w:szCs w:val="20"/>
        </w:rPr>
        <w:t>ther expense</w:t>
      </w:r>
      <w:r w:rsidR="005E7DC3">
        <w:rPr>
          <w:bCs/>
          <w:sz w:val="20"/>
          <w:szCs w:val="20"/>
        </w:rPr>
        <w:t>,</w:t>
      </w:r>
      <w:r w:rsidRPr="00F67BF7">
        <w:rPr>
          <w:bCs/>
          <w:sz w:val="20"/>
          <w:szCs w:val="20"/>
        </w:rPr>
        <w:t xml:space="preserve"> net on</w:t>
      </w:r>
      <w:r w:rsidRPr="00C53D85">
        <w:rPr>
          <w:bCs/>
          <w:sz w:val="20"/>
          <w:szCs w:val="20"/>
        </w:rPr>
        <w:t xml:space="preserve"> the accompanying Consolidated </w:t>
      </w:r>
      <w:r w:rsidR="009043C2">
        <w:rPr>
          <w:bCs/>
          <w:sz w:val="20"/>
          <w:szCs w:val="20"/>
        </w:rPr>
        <w:t>Statement of Operations.</w:t>
      </w:r>
      <w:r w:rsidRPr="00C53D85">
        <w:rPr>
          <w:bCs/>
          <w:sz w:val="20"/>
          <w:szCs w:val="20"/>
        </w:rPr>
        <w:t xml:space="preserve"> The Company recognized </w:t>
      </w:r>
      <w:r>
        <w:rPr>
          <w:bCs/>
          <w:sz w:val="20"/>
          <w:szCs w:val="20"/>
        </w:rPr>
        <w:t>a net loss</w:t>
      </w:r>
      <w:r w:rsidRPr="00C53D85">
        <w:rPr>
          <w:bCs/>
          <w:sz w:val="20"/>
          <w:szCs w:val="20"/>
        </w:rPr>
        <w:t xml:space="preserve"> of </w:t>
      </w:r>
      <w:r w:rsidRPr="00C53D85">
        <w:rPr>
          <w:bCs/>
          <w:sz w:val="20"/>
          <w:szCs w:val="20"/>
        </w:rPr>
        <w:lastRenderedPageBreak/>
        <w:t>approximately $</w:t>
      </w:r>
      <w:r w:rsidR="00DF3BDC">
        <w:rPr>
          <w:bCs/>
          <w:sz w:val="20"/>
          <w:szCs w:val="20"/>
        </w:rPr>
        <w:t>0.7</w:t>
      </w:r>
      <w:r w:rsidRPr="00C53D85">
        <w:rPr>
          <w:bCs/>
          <w:sz w:val="20"/>
          <w:szCs w:val="20"/>
        </w:rPr>
        <w:t xml:space="preserve"> million during the year ended December 31, 2024</w:t>
      </w:r>
      <w:r w:rsidR="00494C6F">
        <w:rPr>
          <w:bCs/>
          <w:sz w:val="20"/>
          <w:szCs w:val="20"/>
        </w:rPr>
        <w:t xml:space="preserve">, which was included within </w:t>
      </w:r>
      <w:r w:rsidR="009F1F66">
        <w:rPr>
          <w:color w:val="000000"/>
          <w:sz w:val="20"/>
          <w:szCs w:val="20"/>
        </w:rPr>
        <w:t>l</w:t>
      </w:r>
      <w:r w:rsidR="00494C6F" w:rsidRPr="00DD7611">
        <w:rPr>
          <w:color w:val="000000"/>
          <w:sz w:val="20"/>
          <w:szCs w:val="20"/>
        </w:rPr>
        <w:t>oss on fair value remeasurement of interest rate cap derivatives</w:t>
      </w:r>
      <w:r w:rsidR="00494C6F">
        <w:rPr>
          <w:color w:val="000000"/>
          <w:sz w:val="20"/>
          <w:szCs w:val="20"/>
        </w:rPr>
        <w:t xml:space="preserve"> in the Consolidated Statement of Cash Flows</w:t>
      </w:r>
      <w:r>
        <w:rPr>
          <w:bCs/>
          <w:sz w:val="20"/>
          <w:szCs w:val="20"/>
        </w:rPr>
        <w:t>.</w:t>
      </w:r>
      <w:r w:rsidR="00B27CC8">
        <w:rPr>
          <w:bCs/>
          <w:sz w:val="20"/>
          <w:szCs w:val="20"/>
        </w:rPr>
        <w:t xml:space="preserve"> During the year ended December 31, 2024, the Company paid </w:t>
      </w:r>
      <w:r w:rsidR="00B4719E">
        <w:rPr>
          <w:bCs/>
          <w:sz w:val="20"/>
          <w:szCs w:val="20"/>
        </w:rPr>
        <w:t>approximately</w:t>
      </w:r>
      <w:r w:rsidR="00B27CC8">
        <w:rPr>
          <w:bCs/>
          <w:sz w:val="20"/>
          <w:szCs w:val="20"/>
        </w:rPr>
        <w:t xml:space="preserve"> $5.</w:t>
      </w:r>
      <w:r w:rsidR="006134E0">
        <w:rPr>
          <w:bCs/>
          <w:sz w:val="20"/>
          <w:szCs w:val="20"/>
        </w:rPr>
        <w:t>2</w:t>
      </w:r>
      <w:r w:rsidR="00B27CC8">
        <w:rPr>
          <w:bCs/>
          <w:sz w:val="20"/>
          <w:szCs w:val="20"/>
        </w:rPr>
        <w:t xml:space="preserve"> million related to premiums for </w:t>
      </w:r>
      <w:r w:rsidR="00EF05D0">
        <w:rPr>
          <w:bCs/>
          <w:sz w:val="20"/>
          <w:szCs w:val="20"/>
        </w:rPr>
        <w:t xml:space="preserve">rate caps </w:t>
      </w:r>
      <w:r w:rsidR="00B27CC8">
        <w:rPr>
          <w:bCs/>
          <w:sz w:val="20"/>
          <w:szCs w:val="20"/>
        </w:rPr>
        <w:t xml:space="preserve">entered into </w:t>
      </w:r>
      <w:r w:rsidR="00B4719E">
        <w:rPr>
          <w:bCs/>
          <w:sz w:val="20"/>
          <w:szCs w:val="20"/>
        </w:rPr>
        <w:t xml:space="preserve">during the period, which was included within </w:t>
      </w:r>
      <w:r w:rsidR="009F1F66">
        <w:rPr>
          <w:bCs/>
          <w:sz w:val="20"/>
          <w:szCs w:val="20"/>
        </w:rPr>
        <w:t>p</w:t>
      </w:r>
      <w:r w:rsidR="00247BA7">
        <w:rPr>
          <w:bCs/>
          <w:sz w:val="20"/>
          <w:szCs w:val="20"/>
        </w:rPr>
        <w:t xml:space="preserve">urchases of interest rate cap derivatives </w:t>
      </w:r>
      <w:r w:rsidR="00B4719E">
        <w:rPr>
          <w:bCs/>
          <w:sz w:val="20"/>
          <w:szCs w:val="20"/>
        </w:rPr>
        <w:t>in the Consolidated Statement of Cash Flows.</w:t>
      </w:r>
    </w:p>
    <w:p w14:paraId="505627D5" w14:textId="77777777" w:rsidR="002D4A5C" w:rsidRDefault="002D4A5C" w:rsidP="002D4A5C">
      <w:pPr>
        <w:jc w:val="both"/>
        <w:rPr>
          <w:sz w:val="20"/>
          <w:szCs w:val="20"/>
        </w:rPr>
      </w:pPr>
    </w:p>
    <w:p w14:paraId="41EF226B" w14:textId="361CE791" w:rsidR="002D4A5C" w:rsidRDefault="00A7585D" w:rsidP="002D4A5C">
      <w:pPr>
        <w:keepNext/>
        <w:jc w:val="both"/>
        <w:rPr>
          <w:bCs/>
          <w:sz w:val="20"/>
          <w:szCs w:val="20"/>
        </w:rPr>
      </w:pPr>
      <w:r>
        <w:rPr>
          <w:bCs/>
          <w:sz w:val="20"/>
          <w:szCs w:val="20"/>
        </w:rPr>
        <w:t>The</w:t>
      </w:r>
      <w:r w:rsidR="002D4A5C" w:rsidRPr="00024B56">
        <w:rPr>
          <w:bCs/>
          <w:sz w:val="20"/>
          <w:szCs w:val="20"/>
        </w:rPr>
        <w:t xml:space="preserve"> Company has determined </w:t>
      </w:r>
      <w:r>
        <w:rPr>
          <w:bCs/>
          <w:sz w:val="20"/>
          <w:szCs w:val="20"/>
        </w:rPr>
        <w:t xml:space="preserve">concluded that the its </w:t>
      </w:r>
      <w:r w:rsidR="002D4A5C" w:rsidRPr="00024B56">
        <w:rPr>
          <w:bCs/>
          <w:sz w:val="20"/>
          <w:szCs w:val="20"/>
        </w:rPr>
        <w:t xml:space="preserve">interest rate </w:t>
      </w:r>
      <w:r w:rsidR="002D4A5C">
        <w:rPr>
          <w:bCs/>
          <w:sz w:val="20"/>
          <w:szCs w:val="20"/>
        </w:rPr>
        <w:t xml:space="preserve">caps </w:t>
      </w:r>
      <w:r w:rsidR="002D4A5C" w:rsidRPr="00024B56">
        <w:rPr>
          <w:bCs/>
          <w:sz w:val="20"/>
          <w:szCs w:val="20"/>
        </w:rPr>
        <w:t xml:space="preserve">fall within Level 2 of the fair value hierarchy, </w:t>
      </w:r>
      <w:r>
        <w:rPr>
          <w:bCs/>
          <w:sz w:val="20"/>
          <w:szCs w:val="20"/>
        </w:rPr>
        <w:t>as t</w:t>
      </w:r>
      <w:r w:rsidRPr="00A7585D">
        <w:rPr>
          <w:bCs/>
          <w:sz w:val="20"/>
          <w:szCs w:val="20"/>
        </w:rPr>
        <w:t xml:space="preserve">he fair value of the Company’s interest rate cap is determined using models developed by the respective counterparty as well as third-party pricing service providers that use as their basis readily observable market parameters (such as forward yield curves and credit default swap data). </w:t>
      </w:r>
      <w:r w:rsidR="002D4A5C" w:rsidRPr="00024B56">
        <w:rPr>
          <w:bCs/>
          <w:sz w:val="20"/>
          <w:szCs w:val="20"/>
        </w:rPr>
        <w:t>As a result, the Company's interest rate</w:t>
      </w:r>
      <w:r w:rsidR="002D4A5C">
        <w:rPr>
          <w:bCs/>
          <w:sz w:val="20"/>
          <w:szCs w:val="20"/>
        </w:rPr>
        <w:t xml:space="preserve"> cap</w:t>
      </w:r>
      <w:r w:rsidR="00960469">
        <w:rPr>
          <w:bCs/>
          <w:sz w:val="20"/>
          <w:szCs w:val="20"/>
        </w:rPr>
        <w:t>s</w:t>
      </w:r>
      <w:r w:rsidR="002D4A5C">
        <w:rPr>
          <w:bCs/>
          <w:sz w:val="20"/>
          <w:szCs w:val="20"/>
        </w:rPr>
        <w:t xml:space="preserve"> </w:t>
      </w:r>
      <w:r w:rsidR="002D4A5C" w:rsidRPr="00024B56">
        <w:rPr>
          <w:bCs/>
          <w:sz w:val="20"/>
          <w:szCs w:val="20"/>
        </w:rPr>
        <w:t>held as of December 31, 2024 were classified as Level 2 of the fair value hierarchy.</w:t>
      </w:r>
    </w:p>
    <w:p w14:paraId="12F0FB8E" w14:textId="0DEC69F0" w:rsidR="002D4A5C" w:rsidRPr="002D4A5C" w:rsidRDefault="002D4A5C" w:rsidP="002D4A5C">
      <w:pPr>
        <w:jc w:val="both"/>
        <w:rPr>
          <w:sz w:val="20"/>
          <w:szCs w:val="20"/>
        </w:rPr>
      </w:pPr>
    </w:p>
    <w:p w14:paraId="27B862C9" w14:textId="5B4BA652" w:rsidR="00BA21AA" w:rsidRDefault="00BA21AA" w:rsidP="00F365B9">
      <w:pPr>
        <w:keepNext/>
        <w:jc w:val="both"/>
        <w:rPr>
          <w:bCs/>
          <w:sz w:val="20"/>
          <w:szCs w:val="20"/>
        </w:rPr>
      </w:pPr>
      <w:r>
        <w:rPr>
          <w:bCs/>
          <w:sz w:val="20"/>
          <w:szCs w:val="20"/>
        </w:rPr>
        <w:t>As of December 31, 2024, the Company’s derivative instruments consisted of the following (in thousands):</w:t>
      </w:r>
    </w:p>
    <w:p w14:paraId="657929D1" w14:textId="77777777" w:rsidR="00BA21AA" w:rsidRDefault="00BA21AA" w:rsidP="00F365B9">
      <w:pPr>
        <w:keepNext/>
        <w:jc w:val="both"/>
        <w:rPr>
          <w:bCs/>
          <w:sz w:val="20"/>
          <w:szCs w:val="20"/>
        </w:rPr>
      </w:pPr>
    </w:p>
    <w:tbl>
      <w:tblPr>
        <w:tblStyle w:val="ListTable1Light-Accent1"/>
        <w:tblW w:w="5000" w:type="pct"/>
        <w:tblLook w:val="04A0" w:firstRow="1" w:lastRow="0" w:firstColumn="1" w:lastColumn="0" w:noHBand="0" w:noVBand="1"/>
      </w:tblPr>
      <w:tblGrid>
        <w:gridCol w:w="1923"/>
        <w:gridCol w:w="2221"/>
        <w:gridCol w:w="2220"/>
        <w:gridCol w:w="2218"/>
        <w:gridCol w:w="2218"/>
      </w:tblGrid>
      <w:tr w:rsidR="00BA21AA" w:rsidRPr="00C53D85" w14:paraId="0CC1C49B" w14:textId="77777777" w:rsidTr="00C270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0" w:type="pct"/>
            <w:tcBorders>
              <w:bottom w:val="single" w:sz="4" w:space="0" w:color="auto"/>
            </w:tcBorders>
            <w:shd w:val="clear" w:color="auto" w:fill="C6D9F1" w:themeFill="text2" w:themeFillTint="33"/>
          </w:tcPr>
          <w:p w14:paraId="6637749A" w14:textId="235F86B4" w:rsidR="00BA21AA" w:rsidRPr="00C53D85" w:rsidRDefault="00BA21AA" w:rsidP="00BB134F">
            <w:pPr>
              <w:keepNext/>
              <w:ind w:right="-293"/>
              <w:jc w:val="center"/>
              <w:rPr>
                <w:sz w:val="20"/>
                <w:szCs w:val="20"/>
              </w:rPr>
            </w:pPr>
            <w:r>
              <w:rPr>
                <w:sz w:val="20"/>
                <w:szCs w:val="20"/>
              </w:rPr>
              <w:t>Type</w:t>
            </w:r>
          </w:p>
        </w:tc>
        <w:tc>
          <w:tcPr>
            <w:tcW w:w="1028" w:type="pct"/>
            <w:tcBorders>
              <w:bottom w:val="single" w:sz="4" w:space="0" w:color="auto"/>
            </w:tcBorders>
            <w:shd w:val="clear" w:color="auto" w:fill="C6D9F1" w:themeFill="text2" w:themeFillTint="33"/>
          </w:tcPr>
          <w:p w14:paraId="27787998" w14:textId="2B3488BD" w:rsidR="00BA21AA" w:rsidRPr="00C53D85" w:rsidRDefault="00BA21AA" w:rsidP="00BB134F">
            <w:pPr>
              <w:keepNext/>
              <w:spacing w:before="23" w:after="20"/>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Number of Instruments</w:t>
            </w:r>
          </w:p>
        </w:tc>
        <w:tc>
          <w:tcPr>
            <w:tcW w:w="1028" w:type="pct"/>
            <w:tcBorders>
              <w:bottom w:val="single" w:sz="4" w:space="0" w:color="auto"/>
            </w:tcBorders>
            <w:shd w:val="clear" w:color="auto" w:fill="C6D9F1" w:themeFill="text2" w:themeFillTint="33"/>
          </w:tcPr>
          <w:p w14:paraId="45D63EDF" w14:textId="4977F4D9" w:rsidR="00BA21AA" w:rsidRPr="00C53D85" w:rsidRDefault="00BA21AA" w:rsidP="00BB134F">
            <w:pPr>
              <w:keepNext/>
              <w:spacing w:before="23" w:after="20"/>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Aggregate Notional Amount</w:t>
            </w:r>
          </w:p>
        </w:tc>
        <w:tc>
          <w:tcPr>
            <w:tcW w:w="1027" w:type="pct"/>
            <w:tcBorders>
              <w:bottom w:val="single" w:sz="4" w:space="0" w:color="auto"/>
            </w:tcBorders>
            <w:shd w:val="clear" w:color="auto" w:fill="C6D9F1" w:themeFill="text2" w:themeFillTint="33"/>
          </w:tcPr>
          <w:p w14:paraId="6CDBBB77" w14:textId="1FC5ECFE" w:rsidR="00BA21AA" w:rsidRPr="00C53D85" w:rsidRDefault="00BA21AA" w:rsidP="00BB134F">
            <w:pPr>
              <w:keepNext/>
              <w:spacing w:before="23" w:after="20"/>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Weighted Average Strike Rate</w:t>
            </w:r>
          </w:p>
        </w:tc>
        <w:tc>
          <w:tcPr>
            <w:tcW w:w="1027" w:type="pct"/>
            <w:tcBorders>
              <w:bottom w:val="single" w:sz="4" w:space="0" w:color="auto"/>
            </w:tcBorders>
            <w:shd w:val="clear" w:color="auto" w:fill="C6D9F1" w:themeFill="text2" w:themeFillTint="33"/>
          </w:tcPr>
          <w:p w14:paraId="78812051" w14:textId="0EFD4839" w:rsidR="00BA21AA" w:rsidRPr="00C53D85" w:rsidRDefault="00BA21AA" w:rsidP="00BB134F">
            <w:pPr>
              <w:keepNext/>
              <w:spacing w:before="23" w:after="20"/>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Weighted Average Maturity (Years)</w:t>
            </w:r>
          </w:p>
        </w:tc>
      </w:tr>
      <w:tr w:rsidR="00F54607" w:rsidRPr="00C53D85" w14:paraId="6B5EE861" w14:textId="77777777" w:rsidTr="00D6074D">
        <w:trPr>
          <w:cnfStyle w:val="000000100000" w:firstRow="0" w:lastRow="0" w:firstColumn="0" w:lastColumn="0" w:oddVBand="0" w:evenVBand="0" w:oddHBand="1" w:evenHBand="0" w:firstRowFirstColumn="0" w:firstRowLastColumn="0" w:lastRowFirstColumn="0" w:lastRowLastColumn="0"/>
          <w:trHeight w:hRule="exact" w:val="496"/>
        </w:trPr>
        <w:tc>
          <w:tcPr>
            <w:cnfStyle w:val="001000000000" w:firstRow="0" w:lastRow="0" w:firstColumn="1" w:lastColumn="0" w:oddVBand="0" w:evenVBand="0" w:oddHBand="0" w:evenHBand="0" w:firstRowFirstColumn="0" w:firstRowLastColumn="0" w:lastRowFirstColumn="0" w:lastRowLastColumn="0"/>
            <w:tcW w:w="0" w:type="pct"/>
            <w:shd w:val="clear" w:color="auto" w:fill="FFFFFF" w:themeFill="background1"/>
          </w:tcPr>
          <w:p w14:paraId="00A0277C" w14:textId="68841BA6" w:rsidR="00BA21AA" w:rsidRPr="00C53D85" w:rsidRDefault="00BA21AA" w:rsidP="00BB134F">
            <w:pPr>
              <w:keepNext/>
              <w:tabs>
                <w:tab w:val="left" w:leader="dot" w:pos="8680"/>
              </w:tabs>
              <w:spacing w:before="33" w:after="30"/>
              <w:ind w:left="240" w:right="-1287" w:hanging="240"/>
              <w:rPr>
                <w:b w:val="0"/>
                <w:bCs w:val="0"/>
                <w:color w:val="000000"/>
                <w:sz w:val="20"/>
                <w:szCs w:val="20"/>
              </w:rPr>
            </w:pPr>
            <w:r>
              <w:rPr>
                <w:b w:val="0"/>
                <w:bCs w:val="0"/>
                <w:color w:val="000000"/>
                <w:sz w:val="20"/>
                <w:szCs w:val="20"/>
              </w:rPr>
              <w:t>Interest Rate Caps</w:t>
            </w:r>
          </w:p>
        </w:tc>
        <w:tc>
          <w:tcPr>
            <w:tcW w:w="0" w:type="pct"/>
            <w:shd w:val="clear" w:color="auto" w:fill="FFFFFF" w:themeFill="background1"/>
          </w:tcPr>
          <w:p w14:paraId="5849F89A" w14:textId="41A8E1DF" w:rsidR="00BA21AA" w:rsidRPr="00C53D85" w:rsidRDefault="00C270A5" w:rsidP="00C270A5">
            <w:pPr>
              <w:keepNext/>
              <w:tabs>
                <w:tab w:val="left" w:pos="1"/>
              </w:tabs>
              <w:spacing w:before="33" w:after="30"/>
              <w:ind w:right="-1287"/>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 xml:space="preserve">                   5</w:t>
            </w:r>
          </w:p>
        </w:tc>
        <w:tc>
          <w:tcPr>
            <w:tcW w:w="0" w:type="pct"/>
            <w:shd w:val="clear" w:color="auto" w:fill="FFFFFF" w:themeFill="background1"/>
          </w:tcPr>
          <w:p w14:paraId="4F607F71" w14:textId="2B6A3AA3" w:rsidR="00BA21AA" w:rsidRPr="00C53D85" w:rsidRDefault="00C270A5" w:rsidP="00C270A5">
            <w:pPr>
              <w:keepNext/>
              <w:tabs>
                <w:tab w:val="left" w:pos="1"/>
              </w:tabs>
              <w:spacing w:before="33" w:after="30"/>
              <w:ind w:right="-1287"/>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                           718,200</w:t>
            </w:r>
          </w:p>
        </w:tc>
        <w:tc>
          <w:tcPr>
            <w:tcW w:w="0" w:type="pct"/>
            <w:shd w:val="clear" w:color="auto" w:fill="FFFFFF" w:themeFill="background1"/>
          </w:tcPr>
          <w:p w14:paraId="1BB8F2DA" w14:textId="2457F524" w:rsidR="00BA21AA" w:rsidRPr="00C53D85" w:rsidRDefault="00C270A5" w:rsidP="00C270A5">
            <w:pPr>
              <w:keepNext/>
              <w:tabs>
                <w:tab w:val="left" w:pos="1"/>
              </w:tabs>
              <w:spacing w:before="33" w:after="30"/>
              <w:ind w:right="-1287"/>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 xml:space="preserve">                               </w:t>
            </w:r>
            <w:r w:rsidR="001A2CE1">
              <w:rPr>
                <w:bCs/>
                <w:sz w:val="20"/>
                <w:szCs w:val="20"/>
              </w:rPr>
              <w:t>3.74 %</w:t>
            </w:r>
          </w:p>
        </w:tc>
        <w:tc>
          <w:tcPr>
            <w:tcW w:w="0" w:type="pct"/>
            <w:shd w:val="clear" w:color="auto" w:fill="FFFFFF" w:themeFill="background1"/>
          </w:tcPr>
          <w:p w14:paraId="1B1763DD" w14:textId="33EC64FE" w:rsidR="00BA21AA" w:rsidRPr="00C53D85" w:rsidRDefault="00C270A5" w:rsidP="00C270A5">
            <w:pPr>
              <w:keepNext/>
              <w:tabs>
                <w:tab w:val="left" w:pos="1"/>
              </w:tabs>
              <w:spacing w:before="33" w:after="30"/>
              <w:ind w:right="-1287"/>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 xml:space="preserve">                         1.49 </w:t>
            </w:r>
            <w:r w:rsidR="00BA21AA" w:rsidRPr="00C53D85">
              <w:rPr>
                <w:bCs/>
                <w:sz w:val="20"/>
                <w:szCs w:val="20"/>
              </w:rPr>
              <w:t>years</w:t>
            </w:r>
          </w:p>
        </w:tc>
      </w:tr>
    </w:tbl>
    <w:p w14:paraId="33573066" w14:textId="77777777" w:rsidR="009B7D62" w:rsidRPr="00C53D85" w:rsidRDefault="009B7D62" w:rsidP="009B7D62">
      <w:pPr>
        <w:jc w:val="both"/>
        <w:rPr>
          <w:rFonts w:eastAsia="Arial"/>
          <w:sz w:val="20"/>
          <w:szCs w:val="20"/>
        </w:rPr>
      </w:pPr>
    </w:p>
    <w:p w14:paraId="32E891B2" w14:textId="14D5F032" w:rsidR="009B7D62" w:rsidRPr="00C53D85" w:rsidRDefault="009B7D62" w:rsidP="002D72C5">
      <w:pPr>
        <w:jc w:val="both"/>
        <w:outlineLvl w:val="2"/>
        <w:rPr>
          <w:rFonts w:eastAsia="Arial"/>
          <w:i/>
          <w:iCs/>
          <w:sz w:val="20"/>
          <w:szCs w:val="20"/>
          <w:u w:val="single"/>
        </w:rPr>
      </w:pPr>
      <w:r w:rsidRPr="00C53D85">
        <w:rPr>
          <w:rFonts w:eastAsia="Arial"/>
          <w:i/>
          <w:iCs/>
          <w:sz w:val="20"/>
          <w:szCs w:val="20"/>
          <w:u w:val="single"/>
        </w:rPr>
        <w:t>Other Financial Instruments</w:t>
      </w:r>
    </w:p>
    <w:p w14:paraId="1F2A2EEF" w14:textId="77777777" w:rsidR="009B7D62" w:rsidRPr="00C53D85" w:rsidRDefault="009B7D62" w:rsidP="009B7D62">
      <w:pPr>
        <w:jc w:val="both"/>
        <w:rPr>
          <w:rFonts w:eastAsia="Arial"/>
          <w:sz w:val="20"/>
          <w:szCs w:val="20"/>
        </w:rPr>
      </w:pPr>
    </w:p>
    <w:p w14:paraId="3057556D" w14:textId="1756FB35" w:rsidR="009B7D62" w:rsidRPr="00C53D85" w:rsidRDefault="00D73D77" w:rsidP="009B7D62">
      <w:pPr>
        <w:jc w:val="both"/>
        <w:rPr>
          <w:rFonts w:eastAsia="Arial"/>
          <w:sz w:val="20"/>
          <w:szCs w:val="20"/>
        </w:rPr>
      </w:pPr>
      <w:r>
        <w:rPr>
          <w:rFonts w:eastAsia="Arial"/>
          <w:sz w:val="20"/>
          <w:szCs w:val="20"/>
        </w:rPr>
        <w:t>The carrying values of cash, restricted cash, r</w:t>
      </w:r>
      <w:r w:rsidR="009B7D62" w:rsidRPr="00C53D85">
        <w:rPr>
          <w:rFonts w:eastAsia="Arial"/>
          <w:sz w:val="20"/>
          <w:szCs w:val="20"/>
        </w:rPr>
        <w:t>ents and other receivables</w:t>
      </w:r>
      <w:r>
        <w:rPr>
          <w:rFonts w:eastAsia="Arial"/>
          <w:sz w:val="20"/>
          <w:szCs w:val="20"/>
        </w:rPr>
        <w:t xml:space="preserve">, </w:t>
      </w:r>
      <w:r w:rsidR="009B7D62" w:rsidRPr="00C53D85">
        <w:rPr>
          <w:rFonts w:eastAsia="Arial"/>
          <w:sz w:val="20"/>
          <w:szCs w:val="20"/>
        </w:rPr>
        <w:t xml:space="preserve">prepaid expenses, accounts and construction payable and accrued expenses and other liabilities are carried at their face amounts, which reasonably approximate their fair values. </w:t>
      </w:r>
    </w:p>
    <w:p w14:paraId="26DCE276" w14:textId="77777777" w:rsidR="009B7D62" w:rsidRPr="00C53D85" w:rsidRDefault="009B7D62" w:rsidP="009B7D62">
      <w:pPr>
        <w:rPr>
          <w:rFonts w:eastAsia="Arial"/>
          <w:sz w:val="20"/>
          <w:szCs w:val="20"/>
        </w:rPr>
      </w:pPr>
    </w:p>
    <w:p w14:paraId="02E8A0E9" w14:textId="77777777" w:rsidR="009B7D62" w:rsidRPr="00C53D85" w:rsidRDefault="009B7D62" w:rsidP="002D72C5">
      <w:pPr>
        <w:jc w:val="both"/>
        <w:outlineLvl w:val="2"/>
        <w:rPr>
          <w:i/>
          <w:iCs/>
          <w:sz w:val="20"/>
          <w:szCs w:val="20"/>
          <w:u w:val="single"/>
        </w:rPr>
      </w:pPr>
      <w:r w:rsidRPr="00C53D85">
        <w:rPr>
          <w:i/>
          <w:iCs/>
          <w:sz w:val="20"/>
          <w:szCs w:val="20"/>
          <w:u w:val="single"/>
        </w:rPr>
        <w:t>Valuation of Assets and Liabilities Measured at Fair Value</w:t>
      </w:r>
    </w:p>
    <w:p w14:paraId="671B1932" w14:textId="77777777" w:rsidR="009B7D62" w:rsidRPr="00C53D85" w:rsidRDefault="009B7D62" w:rsidP="009B7D62">
      <w:pPr>
        <w:jc w:val="both"/>
        <w:rPr>
          <w:sz w:val="20"/>
          <w:szCs w:val="20"/>
        </w:rPr>
      </w:pPr>
    </w:p>
    <w:p w14:paraId="59F46E62" w14:textId="36C871D0" w:rsidR="002E216F" w:rsidRDefault="002E216F" w:rsidP="002E216F">
      <w:pPr>
        <w:keepNext/>
        <w:jc w:val="both"/>
        <w:rPr>
          <w:sz w:val="20"/>
          <w:szCs w:val="20"/>
        </w:rPr>
      </w:pPr>
      <w:r>
        <w:rPr>
          <w:sz w:val="20"/>
          <w:szCs w:val="20"/>
        </w:rPr>
        <w:t>The Company’s</w:t>
      </w:r>
      <w:r w:rsidRPr="003D38E7">
        <w:rPr>
          <w:sz w:val="20"/>
          <w:szCs w:val="20"/>
        </w:rPr>
        <w:t xml:space="preserve"> </w:t>
      </w:r>
      <w:r>
        <w:rPr>
          <w:sz w:val="20"/>
          <w:szCs w:val="20"/>
        </w:rPr>
        <w:t>money market funds are</w:t>
      </w:r>
      <w:r w:rsidRPr="003D38E7">
        <w:rPr>
          <w:sz w:val="20"/>
          <w:szCs w:val="20"/>
        </w:rPr>
        <w:t xml:space="preserve"> classified within Level 1 </w:t>
      </w:r>
      <w:r>
        <w:rPr>
          <w:sz w:val="20"/>
          <w:szCs w:val="20"/>
        </w:rPr>
        <w:t xml:space="preserve">of </w:t>
      </w:r>
      <w:r w:rsidRPr="003D38E7">
        <w:rPr>
          <w:sz w:val="20"/>
          <w:szCs w:val="20"/>
        </w:rPr>
        <w:t xml:space="preserve">the fair value hierarchy </w:t>
      </w:r>
      <w:r>
        <w:rPr>
          <w:sz w:val="20"/>
          <w:szCs w:val="20"/>
        </w:rPr>
        <w:t>and reflected at fair value based on quoted market prices.</w:t>
      </w:r>
    </w:p>
    <w:p w14:paraId="37122098" w14:textId="77777777" w:rsidR="002E216F" w:rsidRDefault="002E216F" w:rsidP="009B7D62">
      <w:pPr>
        <w:jc w:val="both"/>
        <w:rPr>
          <w:sz w:val="20"/>
          <w:szCs w:val="20"/>
        </w:rPr>
      </w:pPr>
    </w:p>
    <w:p w14:paraId="75FD99F6" w14:textId="0CB9EC08" w:rsidR="006B5C81" w:rsidRDefault="00715883" w:rsidP="009B7D62">
      <w:pPr>
        <w:jc w:val="both"/>
        <w:rPr>
          <w:sz w:val="20"/>
          <w:szCs w:val="20"/>
        </w:rPr>
      </w:pPr>
      <w:r>
        <w:rPr>
          <w:sz w:val="20"/>
          <w:szCs w:val="20"/>
        </w:rPr>
        <w:t xml:space="preserve">As noted above in Note 5 - </w:t>
      </w:r>
      <w:r w:rsidRPr="00DD645B">
        <w:rPr>
          <w:bCs/>
          <w:i/>
          <w:iCs/>
          <w:sz w:val="20"/>
          <w:szCs w:val="20"/>
        </w:rPr>
        <w:t>Investments in Unconsolidated Entities</w:t>
      </w:r>
      <w:r w:rsidR="009A56BD" w:rsidRPr="009A56BD">
        <w:rPr>
          <w:sz w:val="20"/>
          <w:szCs w:val="20"/>
        </w:rPr>
        <w:t xml:space="preserve">, </w:t>
      </w:r>
      <w:r>
        <w:rPr>
          <w:sz w:val="20"/>
          <w:szCs w:val="20"/>
        </w:rPr>
        <w:t xml:space="preserve">with respect to the Company’s investment in Canada Global LLC </w:t>
      </w:r>
      <w:r w:rsidR="009A56BD" w:rsidRPr="009A56BD">
        <w:rPr>
          <w:sz w:val="20"/>
          <w:szCs w:val="20"/>
        </w:rPr>
        <w:t>t</w:t>
      </w:r>
      <w:r w:rsidR="009B7D62" w:rsidRPr="009A56BD">
        <w:rPr>
          <w:sz w:val="20"/>
          <w:szCs w:val="20"/>
        </w:rPr>
        <w:t>he Company has elected the fair value option and therefore, reports</w:t>
      </w:r>
      <w:r w:rsidR="009B7D62" w:rsidRPr="00C53D85">
        <w:rPr>
          <w:sz w:val="20"/>
          <w:szCs w:val="20"/>
        </w:rPr>
        <w:t xml:space="preserve"> this investment at fair value. </w:t>
      </w:r>
      <w:r w:rsidR="00172B5F">
        <w:rPr>
          <w:sz w:val="20"/>
          <w:szCs w:val="20"/>
        </w:rPr>
        <w:t>However, as noted</w:t>
      </w:r>
      <w:r w:rsidR="006B5C81">
        <w:rPr>
          <w:sz w:val="20"/>
          <w:szCs w:val="20"/>
        </w:rPr>
        <w:t xml:space="preserve"> above, the Company’s investment in which the fair value option was elected was considered a Level </w:t>
      </w:r>
      <w:r w:rsidR="008C3008">
        <w:rPr>
          <w:sz w:val="20"/>
          <w:szCs w:val="20"/>
        </w:rPr>
        <w:t>1</w:t>
      </w:r>
      <w:r w:rsidR="006B5C81">
        <w:rPr>
          <w:sz w:val="20"/>
          <w:szCs w:val="20"/>
        </w:rPr>
        <w:t xml:space="preserve"> asset, as the investment was actively traded on a foreign index. The Company remeasured the investment at the end of each reporting period, recording any </w:t>
      </w:r>
      <w:r w:rsidR="009B7D62" w:rsidRPr="00C53D85">
        <w:rPr>
          <w:sz w:val="20"/>
          <w:szCs w:val="20"/>
        </w:rPr>
        <w:t xml:space="preserve">unrealized gains and losses as a component of </w:t>
      </w:r>
      <w:r w:rsidR="008A7260">
        <w:rPr>
          <w:sz w:val="20"/>
          <w:szCs w:val="20"/>
        </w:rPr>
        <w:t xml:space="preserve">unrealized </w:t>
      </w:r>
      <w:r w:rsidR="008A7260">
        <w:rPr>
          <w:bCs/>
          <w:sz w:val="20"/>
          <w:szCs w:val="20"/>
        </w:rPr>
        <w:t>g</w:t>
      </w:r>
      <w:r w:rsidR="007E3900">
        <w:rPr>
          <w:bCs/>
          <w:sz w:val="20"/>
          <w:szCs w:val="20"/>
        </w:rPr>
        <w:t>ain on investment held at fair value</w:t>
      </w:r>
      <w:r w:rsidR="007E3900" w:rsidDel="007E3900">
        <w:rPr>
          <w:sz w:val="20"/>
          <w:szCs w:val="20"/>
        </w:rPr>
        <w:t xml:space="preserve"> </w:t>
      </w:r>
      <w:r w:rsidR="009B7D62" w:rsidRPr="00C53D85">
        <w:rPr>
          <w:sz w:val="20"/>
          <w:szCs w:val="20"/>
        </w:rPr>
        <w:t>on the Company’s Consolidated</w:t>
      </w:r>
      <w:r w:rsidR="009B7D62" w:rsidRPr="00C53D85" w:rsidDel="009043C2">
        <w:rPr>
          <w:sz w:val="20"/>
          <w:szCs w:val="20"/>
        </w:rPr>
        <w:t xml:space="preserve"> </w:t>
      </w:r>
      <w:r w:rsidR="009043C2">
        <w:rPr>
          <w:sz w:val="20"/>
          <w:szCs w:val="20"/>
        </w:rPr>
        <w:t>Statement of Operations</w:t>
      </w:r>
      <w:r w:rsidR="009B7D62" w:rsidRPr="00C53D85">
        <w:rPr>
          <w:sz w:val="20"/>
          <w:szCs w:val="20"/>
        </w:rPr>
        <w:t xml:space="preserve">. </w:t>
      </w:r>
      <w:r w:rsidR="006B5C81">
        <w:rPr>
          <w:sz w:val="20"/>
          <w:szCs w:val="20"/>
        </w:rPr>
        <w:t>During the year ended December 31, 2024, the Company recorded a gain of approximately $</w:t>
      </w:r>
      <w:r w:rsidR="009F6B78">
        <w:rPr>
          <w:sz w:val="20"/>
          <w:szCs w:val="20"/>
        </w:rPr>
        <w:t>23</w:t>
      </w:r>
      <w:r w:rsidR="006B5C81">
        <w:rPr>
          <w:sz w:val="20"/>
          <w:szCs w:val="20"/>
        </w:rPr>
        <w:t>.</w:t>
      </w:r>
      <w:r w:rsidR="009F6B78">
        <w:rPr>
          <w:sz w:val="20"/>
          <w:szCs w:val="20"/>
        </w:rPr>
        <w:t>2</w:t>
      </w:r>
      <w:r w:rsidR="006B5C81">
        <w:rPr>
          <w:sz w:val="20"/>
          <w:szCs w:val="20"/>
        </w:rPr>
        <w:t xml:space="preserve"> million. </w:t>
      </w:r>
    </w:p>
    <w:p w14:paraId="03EC6A09" w14:textId="77777777" w:rsidR="00344120" w:rsidRDefault="00344120" w:rsidP="009B7D62">
      <w:pPr>
        <w:jc w:val="both"/>
        <w:rPr>
          <w:sz w:val="20"/>
          <w:szCs w:val="20"/>
        </w:rPr>
      </w:pPr>
    </w:p>
    <w:p w14:paraId="3F901C33" w14:textId="74C5778C" w:rsidR="00344120" w:rsidRPr="0005659C" w:rsidRDefault="00344120" w:rsidP="00344120">
      <w:pPr>
        <w:keepNext/>
        <w:keepLines/>
        <w:widowControl w:val="0"/>
        <w:spacing w:before="1" w:after="1"/>
        <w:jc w:val="both"/>
        <w:rPr>
          <w:sz w:val="20"/>
          <w:szCs w:val="20"/>
        </w:rPr>
      </w:pPr>
      <w:r w:rsidRPr="0031090E">
        <w:rPr>
          <w:sz w:val="20"/>
          <w:szCs w:val="20"/>
        </w:rPr>
        <w:t>In connection with the Carson acquisition, the Company agreed to</w:t>
      </w:r>
      <w:r>
        <w:rPr>
          <w:sz w:val="20"/>
          <w:szCs w:val="20"/>
        </w:rPr>
        <w:t xml:space="preserve"> a contingent consideration arrangement</w:t>
      </w:r>
      <w:r w:rsidRPr="0031090E">
        <w:rPr>
          <w:sz w:val="20"/>
          <w:szCs w:val="20"/>
        </w:rPr>
        <w:t xml:space="preserve"> with Carson’s founder, pursuant to whic</w:t>
      </w:r>
      <w:r>
        <w:rPr>
          <w:sz w:val="20"/>
          <w:szCs w:val="20"/>
        </w:rPr>
        <w:t xml:space="preserve">h the Company agreed to pay the sellers at least $15.0 million but no more than $25.0 million </w:t>
      </w:r>
      <w:r w:rsidRPr="00F26D30">
        <w:rPr>
          <w:sz w:val="20"/>
          <w:szCs w:val="20"/>
        </w:rPr>
        <w:t xml:space="preserve">to pay the </w:t>
      </w:r>
      <w:r>
        <w:rPr>
          <w:sz w:val="20"/>
          <w:szCs w:val="20"/>
        </w:rPr>
        <w:t xml:space="preserve">sellers </w:t>
      </w:r>
      <w:r w:rsidRPr="00F26D30">
        <w:rPr>
          <w:sz w:val="20"/>
          <w:szCs w:val="20"/>
        </w:rPr>
        <w:t>in a contingent earnout</w:t>
      </w:r>
      <w:r>
        <w:rPr>
          <w:sz w:val="20"/>
          <w:szCs w:val="20"/>
        </w:rPr>
        <w:t xml:space="preserve"> (the “Contingent Consideration”)</w:t>
      </w:r>
      <w:r w:rsidRPr="00F26D30">
        <w:rPr>
          <w:sz w:val="20"/>
          <w:szCs w:val="20"/>
        </w:rPr>
        <w:t xml:space="preserve">, based on the fair market value of </w:t>
      </w:r>
      <w:r>
        <w:rPr>
          <w:sz w:val="20"/>
          <w:szCs w:val="20"/>
        </w:rPr>
        <w:t xml:space="preserve">certain </w:t>
      </w:r>
      <w:r w:rsidRPr="00F26D30">
        <w:rPr>
          <w:sz w:val="20"/>
          <w:szCs w:val="20"/>
        </w:rPr>
        <w:t xml:space="preserve">equity interests as of </w:t>
      </w:r>
      <w:r w:rsidRPr="00F26D30" w:rsidDel="00E50205">
        <w:rPr>
          <w:sz w:val="20"/>
          <w:szCs w:val="20"/>
        </w:rPr>
        <w:t>the</w:t>
      </w:r>
      <w:r w:rsidDel="00E50205">
        <w:rPr>
          <w:sz w:val="20"/>
          <w:szCs w:val="20"/>
        </w:rPr>
        <w:t xml:space="preserve"> </w:t>
      </w:r>
      <w:r w:rsidRPr="00F26D30">
        <w:rPr>
          <w:sz w:val="20"/>
          <w:szCs w:val="20"/>
        </w:rPr>
        <w:t xml:space="preserve">fourth anniversary of the </w:t>
      </w:r>
      <w:r>
        <w:rPr>
          <w:sz w:val="20"/>
          <w:szCs w:val="20"/>
        </w:rPr>
        <w:t>acquisition date</w:t>
      </w:r>
      <w:r w:rsidRPr="00E50205">
        <w:rPr>
          <w:sz w:val="20"/>
          <w:szCs w:val="20"/>
        </w:rPr>
        <w:t xml:space="preserve">. </w:t>
      </w:r>
      <w:r w:rsidRPr="0005659C">
        <w:rPr>
          <w:sz w:val="20"/>
          <w:szCs w:val="20"/>
        </w:rPr>
        <w:t>However,</w:t>
      </w:r>
      <w:r w:rsidRPr="00E50205">
        <w:rPr>
          <w:sz w:val="20"/>
          <w:szCs w:val="20"/>
        </w:rPr>
        <w:t xml:space="preserve"> a portion of the Contingent Consideration payable to </w:t>
      </w:r>
      <w:r w:rsidRPr="0005659C">
        <w:rPr>
          <w:sz w:val="20"/>
          <w:szCs w:val="20"/>
        </w:rPr>
        <w:t xml:space="preserve">the Carson founder </w:t>
      </w:r>
      <w:r w:rsidRPr="00E50205">
        <w:rPr>
          <w:sz w:val="20"/>
          <w:szCs w:val="20"/>
        </w:rPr>
        <w:t>was subject to reduction if the individual’s employment was terminated. As a result</w:t>
      </w:r>
      <w:r w:rsidRPr="00E50205" w:rsidDel="009A216F">
        <w:rPr>
          <w:sz w:val="20"/>
          <w:szCs w:val="20"/>
        </w:rPr>
        <w:t xml:space="preserve">, </w:t>
      </w:r>
      <w:r w:rsidRPr="00E50205">
        <w:rPr>
          <w:sz w:val="20"/>
          <w:szCs w:val="20"/>
        </w:rPr>
        <w:t xml:space="preserve">any portion of the Contingent Consideration that was partially contingent upon continuing employment </w:t>
      </w:r>
      <w:r w:rsidRPr="0005659C">
        <w:rPr>
          <w:sz w:val="20"/>
          <w:szCs w:val="20"/>
        </w:rPr>
        <w:t xml:space="preserve">(the “Service-based Contingent Consideration”) </w:t>
      </w:r>
      <w:r w:rsidRPr="00E50205">
        <w:rPr>
          <w:sz w:val="20"/>
          <w:szCs w:val="20"/>
        </w:rPr>
        <w:t xml:space="preserve">was recognized as compensation expense in the post-acquisition financial statements over the two-year service period, with the remaining </w:t>
      </w:r>
      <w:r w:rsidRPr="0005659C">
        <w:rPr>
          <w:sz w:val="20"/>
          <w:szCs w:val="20"/>
        </w:rPr>
        <w:t xml:space="preserve">amount payable under the Contingent Consideration being </w:t>
      </w:r>
      <w:r w:rsidRPr="00E50205">
        <w:rPr>
          <w:sz w:val="20"/>
          <w:szCs w:val="20"/>
        </w:rPr>
        <w:t>recognized as consideration</w:t>
      </w:r>
      <w:r w:rsidRPr="0005659C">
        <w:rPr>
          <w:sz w:val="20"/>
          <w:szCs w:val="20"/>
        </w:rPr>
        <w:t xml:space="preserve"> transferred (the “Contingent Consideration Liability”)</w:t>
      </w:r>
      <w:r w:rsidRPr="00E50205">
        <w:rPr>
          <w:sz w:val="20"/>
          <w:szCs w:val="20"/>
        </w:rPr>
        <w:t xml:space="preserve">. </w:t>
      </w:r>
    </w:p>
    <w:p w14:paraId="39BA58C3" w14:textId="2BD84760" w:rsidR="005F3BB9" w:rsidRDefault="005F3BB9" w:rsidP="00BF0E8D">
      <w:pPr>
        <w:jc w:val="both"/>
        <w:rPr>
          <w:sz w:val="20"/>
          <w:szCs w:val="20"/>
        </w:rPr>
      </w:pPr>
    </w:p>
    <w:p w14:paraId="3EB3C098" w14:textId="1F8E3BA2" w:rsidR="005F3BB9" w:rsidRDefault="005F3BB9" w:rsidP="005F3BB9">
      <w:pPr>
        <w:keepNext/>
        <w:keepLines/>
        <w:widowControl w:val="0"/>
        <w:spacing w:before="1" w:after="1"/>
        <w:jc w:val="both"/>
        <w:rPr>
          <w:sz w:val="20"/>
          <w:szCs w:val="20"/>
        </w:rPr>
      </w:pPr>
      <w:r>
        <w:rPr>
          <w:rStyle w:val="text"/>
          <w:sz w:val="20"/>
          <w:szCs w:val="20"/>
        </w:rPr>
        <w:t>I</w:t>
      </w:r>
      <w:r w:rsidRPr="00E50205">
        <w:rPr>
          <w:rStyle w:val="text"/>
          <w:sz w:val="20"/>
          <w:szCs w:val="20"/>
        </w:rPr>
        <w:t xml:space="preserve">n order to determine the fair value </w:t>
      </w:r>
      <w:r w:rsidRPr="00E50205" w:rsidDel="009A216F">
        <w:rPr>
          <w:rStyle w:val="text"/>
          <w:sz w:val="20"/>
          <w:szCs w:val="20"/>
        </w:rPr>
        <w:t xml:space="preserve">of the </w:t>
      </w:r>
      <w:r w:rsidRPr="0005659C">
        <w:rPr>
          <w:rStyle w:val="text"/>
          <w:sz w:val="20"/>
          <w:szCs w:val="20"/>
        </w:rPr>
        <w:t>Contingent Consideration Liability</w:t>
      </w:r>
      <w:r w:rsidRPr="0005659C" w:rsidDel="009A216F">
        <w:rPr>
          <w:rStyle w:val="text"/>
          <w:sz w:val="20"/>
          <w:szCs w:val="20"/>
        </w:rPr>
        <w:t xml:space="preserve">, </w:t>
      </w:r>
      <w:r w:rsidRPr="00E50205">
        <w:rPr>
          <w:rStyle w:val="text"/>
          <w:sz w:val="20"/>
          <w:szCs w:val="20"/>
        </w:rPr>
        <w:t xml:space="preserve">the Company engaged with a third-party valuation firm to provide a fair value estimation </w:t>
      </w:r>
      <w:r w:rsidRPr="0005659C">
        <w:rPr>
          <w:rStyle w:val="text"/>
          <w:sz w:val="20"/>
          <w:szCs w:val="20"/>
        </w:rPr>
        <w:t xml:space="preserve">as of </w:t>
      </w:r>
      <w:r w:rsidRPr="00E50205">
        <w:rPr>
          <w:rStyle w:val="text"/>
          <w:sz w:val="20"/>
          <w:szCs w:val="20"/>
        </w:rPr>
        <w:t xml:space="preserve">August 8, 2022 </w:t>
      </w:r>
      <w:r>
        <w:rPr>
          <w:rStyle w:val="text"/>
          <w:sz w:val="20"/>
          <w:szCs w:val="20"/>
        </w:rPr>
        <w:t xml:space="preserve">and determined </w:t>
      </w:r>
      <w:r w:rsidRPr="0005659C">
        <w:rPr>
          <w:rStyle w:val="text"/>
          <w:sz w:val="20"/>
          <w:szCs w:val="20"/>
        </w:rPr>
        <w:t xml:space="preserve">the </w:t>
      </w:r>
      <w:r w:rsidRPr="00E50205">
        <w:rPr>
          <w:rStyle w:val="text"/>
          <w:sz w:val="20"/>
          <w:szCs w:val="20"/>
        </w:rPr>
        <w:t xml:space="preserve">fair value of the </w:t>
      </w:r>
      <w:r w:rsidRPr="0005659C">
        <w:rPr>
          <w:rStyle w:val="text"/>
          <w:sz w:val="20"/>
          <w:szCs w:val="20"/>
        </w:rPr>
        <w:t xml:space="preserve">Contingent Consideration Liability </w:t>
      </w:r>
      <w:r w:rsidRPr="00E50205">
        <w:rPr>
          <w:rStyle w:val="text"/>
          <w:sz w:val="20"/>
          <w:szCs w:val="20"/>
        </w:rPr>
        <w:t>was approximately $8.9 million</w:t>
      </w:r>
      <w:r w:rsidRPr="0005659C">
        <w:rPr>
          <w:rStyle w:val="text"/>
          <w:sz w:val="20"/>
          <w:szCs w:val="20"/>
        </w:rPr>
        <w:t xml:space="preserve">. </w:t>
      </w:r>
      <w:r w:rsidRPr="0005659C">
        <w:rPr>
          <w:sz w:val="20"/>
          <w:szCs w:val="20"/>
        </w:rPr>
        <w:t>The amount of the Contingent Consideration Liability was subsequently</w:t>
      </w:r>
      <w:r w:rsidRPr="00E50205">
        <w:rPr>
          <w:sz w:val="20"/>
          <w:szCs w:val="20"/>
        </w:rPr>
        <w:t xml:space="preserve"> remeasured to fair value as of the reporting period</w:t>
      </w:r>
      <w:r w:rsidRPr="0005659C">
        <w:rPr>
          <w:sz w:val="20"/>
          <w:szCs w:val="20"/>
        </w:rPr>
        <w:t>, w</w:t>
      </w:r>
      <w:r w:rsidRPr="0005659C">
        <w:rPr>
          <w:rStyle w:val="text"/>
          <w:sz w:val="20"/>
          <w:szCs w:val="20"/>
        </w:rPr>
        <w:t>hich was included with</w:t>
      </w:r>
      <w:r w:rsidRPr="0005659C">
        <w:rPr>
          <w:sz w:val="20"/>
          <w:szCs w:val="20"/>
        </w:rPr>
        <w:t xml:space="preserve">in </w:t>
      </w:r>
      <w:r w:rsidR="009F1F66">
        <w:rPr>
          <w:sz w:val="20"/>
          <w:szCs w:val="20"/>
        </w:rPr>
        <w:t>o</w:t>
      </w:r>
      <w:r w:rsidRPr="0005659C">
        <w:rPr>
          <w:sz w:val="20"/>
          <w:szCs w:val="20"/>
        </w:rPr>
        <w:t xml:space="preserve">ther </w:t>
      </w:r>
      <w:r>
        <w:rPr>
          <w:sz w:val="20"/>
          <w:szCs w:val="20"/>
        </w:rPr>
        <w:t xml:space="preserve">current </w:t>
      </w:r>
      <w:r w:rsidRPr="0005659C">
        <w:rPr>
          <w:sz w:val="20"/>
          <w:szCs w:val="20"/>
        </w:rPr>
        <w:t xml:space="preserve">liabilities on the Consolidated Balance Sheet. </w:t>
      </w:r>
    </w:p>
    <w:p w14:paraId="17FDF865" w14:textId="77777777" w:rsidR="008F4802" w:rsidRDefault="008F4802" w:rsidP="00BF0E8D">
      <w:pPr>
        <w:jc w:val="both"/>
        <w:rPr>
          <w:sz w:val="20"/>
          <w:szCs w:val="20"/>
        </w:rPr>
      </w:pPr>
    </w:p>
    <w:p w14:paraId="4E179AA6" w14:textId="123CBE4A" w:rsidR="007C359A" w:rsidRDefault="007B44D2" w:rsidP="00BF0E8D">
      <w:pPr>
        <w:jc w:val="both"/>
        <w:rPr>
          <w:sz w:val="20"/>
          <w:szCs w:val="20"/>
        </w:rPr>
      </w:pPr>
      <w:r>
        <w:rPr>
          <w:sz w:val="20"/>
          <w:szCs w:val="20"/>
        </w:rPr>
        <w:t>As of August 8, 2022, the Company determined that the fair value of the</w:t>
      </w:r>
      <w:r w:rsidR="00BF0E8D">
        <w:rPr>
          <w:sz w:val="20"/>
          <w:szCs w:val="20"/>
        </w:rPr>
        <w:t xml:space="preserve"> </w:t>
      </w:r>
      <w:r w:rsidR="008F4802">
        <w:rPr>
          <w:sz w:val="20"/>
          <w:szCs w:val="20"/>
        </w:rPr>
        <w:t>Contingent Consideration Liability</w:t>
      </w:r>
      <w:r>
        <w:rPr>
          <w:sz w:val="20"/>
          <w:szCs w:val="20"/>
        </w:rPr>
        <w:t xml:space="preserve"> was approximately $8.9 million</w:t>
      </w:r>
      <w:r w:rsidR="008F4802">
        <w:rPr>
          <w:sz w:val="20"/>
          <w:szCs w:val="20"/>
        </w:rPr>
        <w:t xml:space="preserve">, </w:t>
      </w:r>
      <w:r>
        <w:rPr>
          <w:sz w:val="20"/>
          <w:szCs w:val="20"/>
        </w:rPr>
        <w:t>which</w:t>
      </w:r>
      <w:r w:rsidR="008F4802">
        <w:rPr>
          <w:sz w:val="20"/>
          <w:szCs w:val="20"/>
        </w:rPr>
        <w:t xml:space="preserve"> was </w:t>
      </w:r>
      <w:r w:rsidR="00BF0E8D">
        <w:rPr>
          <w:sz w:val="20"/>
          <w:szCs w:val="20"/>
        </w:rPr>
        <w:t>included in consideration</w:t>
      </w:r>
      <w:r>
        <w:rPr>
          <w:sz w:val="20"/>
          <w:szCs w:val="20"/>
        </w:rPr>
        <w:t xml:space="preserve"> transferred as part of the transaction.</w:t>
      </w:r>
      <w:r w:rsidR="00BF0E8D">
        <w:rPr>
          <w:sz w:val="20"/>
          <w:szCs w:val="20"/>
        </w:rPr>
        <w:t xml:space="preserve"> </w:t>
      </w:r>
      <w:r w:rsidR="00261AB7">
        <w:rPr>
          <w:sz w:val="20"/>
          <w:szCs w:val="20"/>
        </w:rPr>
        <w:t xml:space="preserve">Subsequently, the Company remeasured the liability associated with the Contingent Consideration </w:t>
      </w:r>
      <w:r w:rsidR="008F4802">
        <w:rPr>
          <w:sz w:val="20"/>
          <w:szCs w:val="20"/>
        </w:rPr>
        <w:t xml:space="preserve">Liability </w:t>
      </w:r>
      <w:r w:rsidR="00261AB7">
        <w:rPr>
          <w:sz w:val="20"/>
          <w:szCs w:val="20"/>
        </w:rPr>
        <w:t>as of each reporting period</w:t>
      </w:r>
      <w:ins w:id="178" w:author="Kyle Condon" w:date="2026-02-25T12:59:00Z" w16du:dateUtc="2026-02-25T19:59:00Z">
        <w:r w:rsidR="00D93714">
          <w:rPr>
            <w:sz w:val="20"/>
            <w:szCs w:val="20"/>
          </w:rPr>
          <w:t xml:space="preserve">, with changes in the fair value recognized </w:t>
        </w:r>
      </w:ins>
      <w:ins w:id="179" w:author="Kyle Condon" w:date="2026-02-25T13:00:00Z" w16du:dateUtc="2026-02-25T20:00:00Z">
        <w:r w:rsidR="00D93714">
          <w:rPr>
            <w:sz w:val="20"/>
            <w:szCs w:val="20"/>
          </w:rPr>
          <w:t>i</w:t>
        </w:r>
      </w:ins>
      <w:ins w:id="180" w:author="Kyle Condon" w:date="2026-02-25T12:59:00Z" w16du:dateUtc="2026-02-25T19:59:00Z">
        <w:r w:rsidR="00D93714">
          <w:rPr>
            <w:sz w:val="20"/>
            <w:szCs w:val="20"/>
          </w:rPr>
          <w:t xml:space="preserve">n </w:t>
        </w:r>
      </w:ins>
      <w:ins w:id="181" w:author="Kyle Condon" w:date="2026-02-25T13:03:00Z" w16du:dateUtc="2026-02-25T20:03:00Z">
        <w:r w:rsidR="00842185">
          <w:rPr>
            <w:kern w:val="0"/>
            <w:sz w:val="20"/>
            <w:szCs w:val="20"/>
          </w:rPr>
          <w:t>o</w:t>
        </w:r>
      </w:ins>
      <w:ins w:id="182" w:author="Kyle Condon" w:date="2026-02-25T12:59:00Z" w16du:dateUtc="2026-02-25T19:59:00Z">
        <w:r w:rsidR="00D93714" w:rsidRPr="0078417A">
          <w:rPr>
            <w:kern w:val="0"/>
            <w:sz w:val="20"/>
            <w:szCs w:val="20"/>
          </w:rPr>
          <w:t>ther expense, net</w:t>
        </w:r>
      </w:ins>
      <w:ins w:id="183" w:author="Kyle Condon" w:date="2026-02-25T13:00:00Z" w16du:dateUtc="2026-02-25T20:00:00Z">
        <w:r w:rsidR="00D93714">
          <w:rPr>
            <w:kern w:val="0"/>
            <w:sz w:val="20"/>
            <w:szCs w:val="20"/>
          </w:rPr>
          <w:t xml:space="preserve"> within the Consolidated Statement of Operations</w:t>
        </w:r>
      </w:ins>
      <w:r w:rsidR="00261AB7">
        <w:rPr>
          <w:sz w:val="20"/>
          <w:szCs w:val="20"/>
        </w:rPr>
        <w:t xml:space="preserve">. </w:t>
      </w:r>
      <w:r w:rsidR="00BF0E8D">
        <w:rPr>
          <w:sz w:val="20"/>
          <w:szCs w:val="20"/>
        </w:rPr>
        <w:t>The</w:t>
      </w:r>
      <w:r w:rsidR="00617650" w:rsidDel="00BF0E8D">
        <w:rPr>
          <w:sz w:val="20"/>
          <w:szCs w:val="20"/>
        </w:rPr>
        <w:t xml:space="preserve"> </w:t>
      </w:r>
      <w:r w:rsidR="00261AB7">
        <w:rPr>
          <w:sz w:val="20"/>
          <w:szCs w:val="20"/>
        </w:rPr>
        <w:t xml:space="preserve">Contingent Consideration </w:t>
      </w:r>
      <w:r w:rsidR="008F4802">
        <w:rPr>
          <w:sz w:val="20"/>
          <w:szCs w:val="20"/>
        </w:rPr>
        <w:t xml:space="preserve">Liability </w:t>
      </w:r>
      <w:r w:rsidR="00BF0E8D">
        <w:rPr>
          <w:sz w:val="20"/>
          <w:szCs w:val="20"/>
        </w:rPr>
        <w:t>was</w:t>
      </w:r>
      <w:r w:rsidR="00571EE2" w:rsidRPr="00571EE2" w:rsidDel="00BF0E8D">
        <w:rPr>
          <w:sz w:val="20"/>
          <w:szCs w:val="20"/>
        </w:rPr>
        <w:t xml:space="preserve"> </w:t>
      </w:r>
      <w:r w:rsidR="00571EE2" w:rsidRPr="00571EE2">
        <w:rPr>
          <w:sz w:val="20"/>
          <w:szCs w:val="20"/>
        </w:rPr>
        <w:t>classified within Level 3 in the fair value hierarchy because the methodology used to develop the estimated fair value includes significant unobservable inputs reflecting management’s own assumptions.</w:t>
      </w:r>
      <w:ins w:id="184" w:author="Kyle Condon" w:date="2026-02-25T13:04:00Z" w16du:dateUtc="2026-02-25T20:04:00Z">
        <w:r w:rsidR="00C778F2">
          <w:rPr>
            <w:sz w:val="20"/>
            <w:szCs w:val="20"/>
          </w:rPr>
          <w:t xml:space="preserve"> The Company e</w:t>
        </w:r>
      </w:ins>
      <w:del w:id="185" w:author="Kyle Condon" w:date="2026-02-25T13:04:00Z" w16du:dateUtc="2026-02-25T20:04:00Z">
        <w:r w:rsidR="00571EE2" w:rsidRPr="00571EE2" w:rsidDel="00C778F2">
          <w:rPr>
            <w:sz w:val="20"/>
            <w:szCs w:val="20"/>
          </w:rPr>
          <w:delText xml:space="preserve"> </w:delText>
        </w:r>
      </w:del>
      <w:ins w:id="186" w:author="Kyle Condon" w:date="2026-02-25T13:04:00Z">
        <w:r w:rsidR="00C778F2" w:rsidRPr="00C778F2">
          <w:rPr>
            <w:sz w:val="20"/>
            <w:szCs w:val="20"/>
          </w:rPr>
          <w:t>stimate</w:t>
        </w:r>
      </w:ins>
      <w:ins w:id="187" w:author="Kyle Condon" w:date="2026-02-25T13:04:00Z" w16du:dateUtc="2026-02-25T20:04:00Z">
        <w:r w:rsidR="00C778F2">
          <w:rPr>
            <w:sz w:val="20"/>
            <w:szCs w:val="20"/>
          </w:rPr>
          <w:t>s</w:t>
        </w:r>
      </w:ins>
      <w:ins w:id="188" w:author="Kyle Condon" w:date="2026-02-25T13:04:00Z">
        <w:r w:rsidR="00C778F2" w:rsidRPr="00C778F2">
          <w:rPr>
            <w:sz w:val="20"/>
            <w:szCs w:val="20"/>
          </w:rPr>
          <w:t xml:space="preserve"> </w:t>
        </w:r>
      </w:ins>
      <w:ins w:id="189" w:author="Kyle Condon" w:date="2026-02-25T13:04:00Z" w16du:dateUtc="2026-02-25T20:04:00Z">
        <w:r w:rsidR="00C778F2">
          <w:rPr>
            <w:sz w:val="20"/>
            <w:szCs w:val="20"/>
          </w:rPr>
          <w:t xml:space="preserve">the </w:t>
        </w:r>
      </w:ins>
      <w:ins w:id="190" w:author="Kyle Condon" w:date="2026-02-25T13:04:00Z">
        <w:r w:rsidR="00C778F2" w:rsidRPr="00C778F2">
          <w:rPr>
            <w:sz w:val="20"/>
            <w:szCs w:val="20"/>
          </w:rPr>
          <w:t xml:space="preserve">fair value </w:t>
        </w:r>
      </w:ins>
      <w:ins w:id="191" w:author="Kyle Condon" w:date="2026-02-25T13:04:00Z" w16du:dateUtc="2026-02-25T20:04:00Z">
        <w:r w:rsidR="00C778F2">
          <w:rPr>
            <w:sz w:val="20"/>
            <w:szCs w:val="20"/>
          </w:rPr>
          <w:t xml:space="preserve">of the Contingent Consideration Liability </w:t>
        </w:r>
      </w:ins>
      <w:ins w:id="192" w:author="Kyle Condon" w:date="2026-02-25T13:04:00Z">
        <w:r w:rsidR="00C778F2" w:rsidRPr="00C778F2">
          <w:rPr>
            <w:sz w:val="20"/>
            <w:szCs w:val="20"/>
          </w:rPr>
          <w:t>based on the likelihood and timing of achieving the relevant milestones of each arrangement, applying a probability assessment to each of the potential outcomes, which at times includes the use of a Monte Carlo simulation and discounting the probability-weighted payout.</w:t>
        </w:r>
      </w:ins>
      <w:ins w:id="193" w:author="Kyle Condon" w:date="2026-02-25T13:05:00Z" w16du:dateUtc="2026-02-25T20:05:00Z">
        <w:r w:rsidR="00AE3585">
          <w:rPr>
            <w:sz w:val="20"/>
            <w:szCs w:val="20"/>
          </w:rPr>
          <w:t xml:space="preserve"> </w:t>
        </w:r>
      </w:ins>
      <w:ins w:id="194" w:author="Kyle Condon" w:date="2026-02-25T13:09:00Z" w16du:dateUtc="2026-02-25T20:09:00Z">
        <w:r w:rsidR="007F54BB">
          <w:rPr>
            <w:sz w:val="20"/>
            <w:szCs w:val="20"/>
          </w:rPr>
          <w:t>T</w:t>
        </w:r>
      </w:ins>
      <w:ins w:id="195" w:author="Kyle Condon" w:date="2026-02-25T13:09:00Z">
        <w:r w:rsidR="007F54BB" w:rsidRPr="007F54BB">
          <w:rPr>
            <w:sz w:val="20"/>
            <w:szCs w:val="20"/>
          </w:rPr>
          <w:t xml:space="preserve">hese models consider a range of assumptions including historical experience, prior period performance, current progress towards targets, probability-weighted scenarios, and management’s own assumptions. The discount rate used is determined based on the weighted average cost of capital for the Company. </w:t>
        </w:r>
      </w:ins>
      <w:ins w:id="196" w:author="Kyle Condon" w:date="2026-02-25T13:10:00Z" w16du:dateUtc="2026-02-25T20:10:00Z">
        <w:r w:rsidR="007F54BB">
          <w:rPr>
            <w:sz w:val="20"/>
            <w:szCs w:val="20"/>
          </w:rPr>
          <w:t xml:space="preserve">If and when </w:t>
        </w:r>
      </w:ins>
      <w:ins w:id="197" w:author="Kyle Condon" w:date="2026-02-25T13:09:00Z">
        <w:r w:rsidR="007F54BB" w:rsidRPr="007F54BB">
          <w:rPr>
            <w:sz w:val="20"/>
            <w:szCs w:val="20"/>
          </w:rPr>
          <w:t xml:space="preserve">the associated targets are achieved, the contingent consideration is reported at the settlement amount. </w:t>
        </w:r>
      </w:ins>
      <w:del w:id="198" w:author="Kyle Condon" w:date="2026-02-25T13:10:00Z" w16du:dateUtc="2026-02-25T20:10:00Z">
        <w:r w:rsidR="00571EE2" w:rsidRPr="00571EE2" w:rsidDel="007F54BB">
          <w:rPr>
            <w:sz w:val="20"/>
            <w:szCs w:val="20"/>
          </w:rPr>
          <w:delText xml:space="preserve">The fair value </w:delText>
        </w:r>
        <w:r w:rsidR="008F4802" w:rsidDel="007F54BB">
          <w:rPr>
            <w:sz w:val="20"/>
            <w:szCs w:val="20"/>
          </w:rPr>
          <w:delText>of the instrument was</w:delText>
        </w:r>
        <w:r w:rsidR="00571EE2" w:rsidRPr="00571EE2" w:rsidDel="007F54BB">
          <w:rPr>
            <w:sz w:val="20"/>
            <w:szCs w:val="20"/>
          </w:rPr>
          <w:delText xml:space="preserve"> based on the present value of probability-weighted expected return method related to the earn</w:delText>
        </w:r>
      </w:del>
      <w:del w:id="199" w:author="Kyle Condon" w:date="2026-02-25T11:39:00Z" w16du:dateUtc="2026-02-25T18:39:00Z">
        <w:r w:rsidR="00571EE2" w:rsidRPr="00571EE2" w:rsidDel="005A3432">
          <w:rPr>
            <w:sz w:val="20"/>
            <w:szCs w:val="20"/>
          </w:rPr>
          <w:delText>-</w:delText>
        </w:r>
      </w:del>
      <w:del w:id="200" w:author="Kyle Condon" w:date="2026-02-25T13:10:00Z" w16du:dateUtc="2026-02-25T20:10:00Z">
        <w:r w:rsidR="00571EE2" w:rsidRPr="00571EE2" w:rsidDel="007F54BB">
          <w:rPr>
            <w:sz w:val="20"/>
            <w:szCs w:val="20"/>
          </w:rPr>
          <w:delText>out performance criteria on each reporting date.</w:delText>
        </w:r>
      </w:del>
    </w:p>
    <w:p w14:paraId="41B02A9B" w14:textId="77777777" w:rsidR="007C359A" w:rsidRDefault="007C359A" w:rsidP="009B7D62">
      <w:pPr>
        <w:jc w:val="both"/>
        <w:rPr>
          <w:sz w:val="20"/>
          <w:szCs w:val="20"/>
        </w:rPr>
      </w:pPr>
    </w:p>
    <w:p w14:paraId="5B41C40F" w14:textId="30E0FD36" w:rsidR="009B7D62" w:rsidRDefault="009B7D62" w:rsidP="009B7D62">
      <w:pPr>
        <w:jc w:val="both"/>
        <w:rPr>
          <w:sz w:val="20"/>
          <w:szCs w:val="20"/>
        </w:rPr>
      </w:pPr>
      <w:r w:rsidRPr="00C53D85">
        <w:rPr>
          <w:sz w:val="20"/>
          <w:szCs w:val="20"/>
        </w:rPr>
        <w:lastRenderedPageBreak/>
        <w:t>The following table</w:t>
      </w:r>
      <w:r w:rsidR="00240120">
        <w:rPr>
          <w:sz w:val="20"/>
          <w:szCs w:val="20"/>
        </w:rPr>
        <w:t>s</w:t>
      </w:r>
      <w:r w:rsidR="006B24D4">
        <w:rPr>
          <w:sz w:val="20"/>
          <w:szCs w:val="20"/>
        </w:rPr>
        <w:t xml:space="preserve"> summarize the </w:t>
      </w:r>
      <w:r w:rsidR="00240120">
        <w:rPr>
          <w:sz w:val="20"/>
          <w:szCs w:val="20"/>
        </w:rPr>
        <w:t xml:space="preserve">classification between the three levels of the </w:t>
      </w:r>
      <w:r w:rsidRPr="00C53D85">
        <w:rPr>
          <w:sz w:val="20"/>
          <w:szCs w:val="20"/>
        </w:rPr>
        <w:t xml:space="preserve">fair value </w:t>
      </w:r>
      <w:r w:rsidR="00240120">
        <w:rPr>
          <w:sz w:val="20"/>
          <w:szCs w:val="20"/>
        </w:rPr>
        <w:t xml:space="preserve">hierarchy of the Company’s financial instruments measured/disclosed at fair value on </w:t>
      </w:r>
      <w:r w:rsidRPr="00C53D85">
        <w:rPr>
          <w:sz w:val="20"/>
          <w:szCs w:val="20"/>
        </w:rPr>
        <w:t xml:space="preserve">a recurring basis </w:t>
      </w:r>
      <w:r w:rsidR="00562738">
        <w:rPr>
          <w:sz w:val="20"/>
          <w:szCs w:val="20"/>
        </w:rPr>
        <w:t xml:space="preserve">as of December 31, 2024 </w:t>
      </w:r>
      <w:r w:rsidRPr="00C53D85">
        <w:rPr>
          <w:sz w:val="20"/>
          <w:szCs w:val="20"/>
        </w:rPr>
        <w:t>($ in thousands):</w:t>
      </w:r>
    </w:p>
    <w:p w14:paraId="5FE4E444" w14:textId="77777777" w:rsidR="00527A92" w:rsidRDefault="00527A92" w:rsidP="009B7D62">
      <w:pPr>
        <w:jc w:val="both"/>
        <w:rPr>
          <w:sz w:val="20"/>
          <w:szCs w:val="20"/>
        </w:rPr>
      </w:pPr>
    </w:p>
    <w:tbl>
      <w:tblPr>
        <w:tblStyle w:val="ListTable1Light-Accent1"/>
        <w:tblW w:w="11058" w:type="dxa"/>
        <w:tblLayout w:type="fixed"/>
        <w:tblLook w:val="04A0" w:firstRow="1" w:lastRow="0" w:firstColumn="1" w:lastColumn="0" w:noHBand="0" w:noVBand="1"/>
      </w:tblPr>
      <w:tblGrid>
        <w:gridCol w:w="1998"/>
        <w:gridCol w:w="1710"/>
        <w:gridCol w:w="1440"/>
        <w:gridCol w:w="270"/>
        <w:gridCol w:w="1297"/>
        <w:gridCol w:w="243"/>
        <w:gridCol w:w="1880"/>
        <w:gridCol w:w="270"/>
        <w:gridCol w:w="1950"/>
      </w:tblGrid>
      <w:tr w:rsidR="00491CC0" w:rsidRPr="00C53D85" w14:paraId="1BC319B9" w14:textId="7912AA9B" w:rsidTr="00491C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shd w:val="clear" w:color="auto" w:fill="C6D9F1" w:themeFill="text2" w:themeFillTint="33"/>
            <w:vAlign w:val="center"/>
          </w:tcPr>
          <w:p w14:paraId="74C065D5" w14:textId="77777777" w:rsidR="002F432A" w:rsidRPr="00C53D85" w:rsidRDefault="002F432A" w:rsidP="00562738">
            <w:pPr>
              <w:keepNext/>
              <w:tabs>
                <w:tab w:val="left" w:leader="dot" w:pos="2310"/>
              </w:tabs>
              <w:spacing w:before="23" w:after="20"/>
              <w:ind w:left="-53"/>
              <w:jc w:val="center"/>
              <w:rPr>
                <w:color w:val="000000"/>
                <w:sz w:val="20"/>
                <w:szCs w:val="20"/>
              </w:rPr>
            </w:pPr>
          </w:p>
        </w:tc>
        <w:tc>
          <w:tcPr>
            <w:tcW w:w="1710" w:type="dxa"/>
            <w:shd w:val="clear" w:color="auto" w:fill="C6D9F1" w:themeFill="text2" w:themeFillTint="33"/>
            <w:vAlign w:val="center"/>
          </w:tcPr>
          <w:p w14:paraId="326D5A8A" w14:textId="69B533E5" w:rsidR="002F432A" w:rsidRPr="0005659C" w:rsidRDefault="00BE7405" w:rsidP="0005659C">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b w:val="0"/>
                <w:color w:val="000000"/>
                <w:sz w:val="20"/>
                <w:szCs w:val="20"/>
              </w:rPr>
            </w:pPr>
            <w:r w:rsidRPr="00571DE5">
              <w:rPr>
                <w:color w:val="000000"/>
                <w:sz w:val="20"/>
                <w:szCs w:val="20"/>
              </w:rPr>
              <w:t>Financial Statement Classification</w:t>
            </w:r>
          </w:p>
        </w:tc>
        <w:tc>
          <w:tcPr>
            <w:tcW w:w="1440" w:type="dxa"/>
            <w:tcBorders>
              <w:bottom w:val="single" w:sz="4" w:space="0" w:color="auto"/>
            </w:tcBorders>
            <w:shd w:val="clear" w:color="auto" w:fill="C6D9F1" w:themeFill="text2" w:themeFillTint="33"/>
            <w:vAlign w:val="center"/>
          </w:tcPr>
          <w:p w14:paraId="2837334E" w14:textId="00B8354B" w:rsidR="002F432A" w:rsidRPr="00562738" w:rsidRDefault="002F432A" w:rsidP="00CA1FAD">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62738">
              <w:rPr>
                <w:b w:val="0"/>
                <w:bCs w:val="0"/>
                <w:color w:val="000000"/>
                <w:sz w:val="20"/>
                <w:szCs w:val="20"/>
              </w:rPr>
              <w:t>Level 1</w:t>
            </w:r>
          </w:p>
        </w:tc>
        <w:tc>
          <w:tcPr>
            <w:tcW w:w="270" w:type="dxa"/>
            <w:shd w:val="clear" w:color="auto" w:fill="C6D9F1" w:themeFill="text2" w:themeFillTint="33"/>
            <w:vAlign w:val="center"/>
          </w:tcPr>
          <w:p w14:paraId="68B802A3" w14:textId="77777777" w:rsidR="002F432A" w:rsidRPr="00C53D85" w:rsidRDefault="002F432A" w:rsidP="00CA1FAD">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1297" w:type="dxa"/>
            <w:tcBorders>
              <w:bottom w:val="single" w:sz="4" w:space="0" w:color="auto"/>
            </w:tcBorders>
            <w:shd w:val="clear" w:color="auto" w:fill="C6D9F1" w:themeFill="text2" w:themeFillTint="33"/>
            <w:vAlign w:val="center"/>
          </w:tcPr>
          <w:p w14:paraId="764A161B" w14:textId="6DDFEB8A" w:rsidR="002F432A" w:rsidRPr="00562738" w:rsidRDefault="002F432A" w:rsidP="00CA1FAD">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62738">
              <w:rPr>
                <w:b w:val="0"/>
                <w:bCs w:val="0"/>
                <w:color w:val="000000"/>
                <w:sz w:val="20"/>
                <w:szCs w:val="20"/>
              </w:rPr>
              <w:t>Level 2</w:t>
            </w:r>
          </w:p>
        </w:tc>
        <w:tc>
          <w:tcPr>
            <w:tcW w:w="243" w:type="dxa"/>
            <w:shd w:val="clear" w:color="auto" w:fill="C6D9F1" w:themeFill="text2" w:themeFillTint="33"/>
            <w:vAlign w:val="center"/>
          </w:tcPr>
          <w:p w14:paraId="133F036C" w14:textId="77777777" w:rsidR="002F432A" w:rsidRDefault="002F432A" w:rsidP="00CA1FAD">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1880" w:type="dxa"/>
            <w:tcBorders>
              <w:bottom w:val="single" w:sz="4" w:space="0" w:color="auto"/>
            </w:tcBorders>
            <w:shd w:val="clear" w:color="auto" w:fill="C6D9F1" w:themeFill="text2" w:themeFillTint="33"/>
            <w:vAlign w:val="center"/>
          </w:tcPr>
          <w:p w14:paraId="7372F237" w14:textId="4F7364B9" w:rsidR="002F432A" w:rsidRPr="00562738" w:rsidRDefault="002F432A" w:rsidP="00CA1FAD">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62738">
              <w:rPr>
                <w:b w:val="0"/>
                <w:bCs w:val="0"/>
                <w:color w:val="000000"/>
                <w:sz w:val="20"/>
                <w:szCs w:val="20"/>
              </w:rPr>
              <w:t>Level 3</w:t>
            </w:r>
          </w:p>
        </w:tc>
        <w:tc>
          <w:tcPr>
            <w:tcW w:w="270" w:type="dxa"/>
            <w:shd w:val="clear" w:color="auto" w:fill="C6D9F1" w:themeFill="text2" w:themeFillTint="33"/>
            <w:vAlign w:val="center"/>
          </w:tcPr>
          <w:p w14:paraId="4CDF4948" w14:textId="77777777" w:rsidR="002F432A" w:rsidRDefault="002F432A" w:rsidP="00CA1FAD">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1950" w:type="dxa"/>
            <w:tcBorders>
              <w:bottom w:val="single" w:sz="4" w:space="0" w:color="auto"/>
            </w:tcBorders>
            <w:shd w:val="clear" w:color="auto" w:fill="C6D9F1" w:themeFill="text2" w:themeFillTint="33"/>
            <w:vAlign w:val="center"/>
          </w:tcPr>
          <w:p w14:paraId="5C27E6A1" w14:textId="057B12C8" w:rsidR="002F432A" w:rsidRPr="00562738" w:rsidRDefault="002F432A" w:rsidP="00CA1FAD">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62738">
              <w:rPr>
                <w:b w:val="0"/>
                <w:bCs w:val="0"/>
                <w:color w:val="000000"/>
                <w:sz w:val="20"/>
                <w:szCs w:val="20"/>
              </w:rPr>
              <w:t>Total Fair Value</w:t>
            </w:r>
          </w:p>
        </w:tc>
      </w:tr>
      <w:tr w:rsidR="00FD69C8" w:rsidRPr="00C53D85" w14:paraId="33DE882E" w14:textId="77777777" w:rsidTr="003D3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shd w:val="clear" w:color="auto" w:fill="FFFFFF" w:themeFill="background1"/>
          </w:tcPr>
          <w:p w14:paraId="519BAD41" w14:textId="608D8802" w:rsidR="00F65D1C" w:rsidRDefault="00F65D1C" w:rsidP="00562738">
            <w:pPr>
              <w:keepNext/>
              <w:tabs>
                <w:tab w:val="left" w:leader="dot" w:pos="2310"/>
              </w:tabs>
              <w:spacing w:before="43" w:after="20"/>
              <w:rPr>
                <w:sz w:val="20"/>
                <w:szCs w:val="20"/>
              </w:rPr>
            </w:pPr>
            <w:r>
              <w:rPr>
                <w:sz w:val="20"/>
                <w:szCs w:val="20"/>
              </w:rPr>
              <w:t>Assets:</w:t>
            </w:r>
          </w:p>
        </w:tc>
        <w:tc>
          <w:tcPr>
            <w:tcW w:w="1710" w:type="dxa"/>
            <w:shd w:val="clear" w:color="auto" w:fill="FFFFFF" w:themeFill="background1"/>
          </w:tcPr>
          <w:p w14:paraId="5C527E3D" w14:textId="77777777" w:rsidR="00F65D1C" w:rsidRDefault="00F65D1C" w:rsidP="00F65D1C">
            <w:pPr>
              <w:keepNext/>
              <w:tabs>
                <w:tab w:val="left" w:pos="579"/>
                <w:tab w:val="left" w:pos="1222"/>
              </w:tabs>
              <w:spacing w:before="43" w:after="20"/>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1440" w:type="dxa"/>
            <w:shd w:val="clear" w:color="auto" w:fill="FFFFFF" w:themeFill="background1"/>
          </w:tcPr>
          <w:p w14:paraId="63C1CC04" w14:textId="77777777" w:rsidR="00F65D1C" w:rsidRDefault="00F65D1C" w:rsidP="00562738">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270" w:type="dxa"/>
            <w:shd w:val="clear" w:color="auto" w:fill="FFFFFF" w:themeFill="background1"/>
          </w:tcPr>
          <w:p w14:paraId="1CBC97D6" w14:textId="77777777" w:rsidR="00F65D1C" w:rsidRPr="00C53D85" w:rsidRDefault="00F65D1C" w:rsidP="00562738">
            <w:pPr>
              <w:keepNext/>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1297" w:type="dxa"/>
            <w:shd w:val="clear" w:color="auto" w:fill="FFFFFF" w:themeFill="background1"/>
          </w:tcPr>
          <w:p w14:paraId="0A19B32E" w14:textId="77777777" w:rsidR="00F65D1C" w:rsidRDefault="00F65D1C" w:rsidP="00BD6B28">
            <w:pPr>
              <w:keepNext/>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243" w:type="dxa"/>
            <w:shd w:val="clear" w:color="auto" w:fill="FFFFFF" w:themeFill="background1"/>
          </w:tcPr>
          <w:p w14:paraId="16FB954D" w14:textId="77777777" w:rsidR="00F65D1C" w:rsidRPr="00C53D85" w:rsidRDefault="00F65D1C" w:rsidP="00562738">
            <w:pPr>
              <w:keepNext/>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1880" w:type="dxa"/>
            <w:shd w:val="clear" w:color="auto" w:fill="FFFFFF" w:themeFill="background1"/>
          </w:tcPr>
          <w:p w14:paraId="4C9B572E" w14:textId="77777777" w:rsidR="00F65D1C" w:rsidRDefault="00F65D1C" w:rsidP="00BD6B28">
            <w:pPr>
              <w:keepNext/>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270" w:type="dxa"/>
            <w:shd w:val="clear" w:color="auto" w:fill="FFFFFF" w:themeFill="background1"/>
          </w:tcPr>
          <w:p w14:paraId="7E6C5FFE" w14:textId="77777777" w:rsidR="00F65D1C" w:rsidRDefault="00F65D1C" w:rsidP="00562738">
            <w:pPr>
              <w:keepNext/>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1950" w:type="dxa"/>
            <w:shd w:val="clear" w:color="auto" w:fill="FFFFFF" w:themeFill="background1"/>
          </w:tcPr>
          <w:p w14:paraId="1EAB7CC6" w14:textId="77777777" w:rsidR="00F65D1C" w:rsidRDefault="00F65D1C" w:rsidP="00562738">
            <w:pPr>
              <w:keepNext/>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p>
        </w:tc>
      </w:tr>
      <w:tr w:rsidR="00FD69C8" w:rsidRPr="00C53D85" w14:paraId="448F4DD2" w14:textId="77777777" w:rsidTr="003D38E7">
        <w:trPr>
          <w:trHeight w:val="215"/>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7AF6BD0D" w14:textId="231EE21F" w:rsidR="003D38E7" w:rsidRPr="00880C74" w:rsidRDefault="003D38E7" w:rsidP="0005659C">
            <w:pPr>
              <w:tabs>
                <w:tab w:val="left" w:pos="2240"/>
                <w:tab w:val="left" w:leader="dot" w:pos="2310"/>
              </w:tabs>
              <w:spacing w:before="23" w:after="20"/>
              <w:ind w:left="270"/>
              <w:rPr>
                <w:b w:val="0"/>
                <w:bCs w:val="0"/>
                <w:sz w:val="20"/>
                <w:szCs w:val="20"/>
              </w:rPr>
            </w:pPr>
            <w:r w:rsidRPr="00880C74">
              <w:rPr>
                <w:b w:val="0"/>
                <w:bCs w:val="0"/>
                <w:sz w:val="20"/>
                <w:szCs w:val="20"/>
              </w:rPr>
              <w:t xml:space="preserve">Investments in money market </w:t>
            </w:r>
            <w:r w:rsidR="00092D2A">
              <w:rPr>
                <w:b w:val="0"/>
                <w:bCs w:val="0"/>
                <w:sz w:val="20"/>
                <w:szCs w:val="20"/>
              </w:rPr>
              <w:t>f</w:t>
            </w:r>
            <w:r w:rsidRPr="00880C74">
              <w:rPr>
                <w:b w:val="0"/>
                <w:bCs w:val="0"/>
                <w:sz w:val="20"/>
                <w:szCs w:val="20"/>
              </w:rPr>
              <w:t>u</w:t>
            </w:r>
            <w:r w:rsidR="00092D2A">
              <w:rPr>
                <w:b w:val="0"/>
                <w:bCs w:val="0"/>
                <w:sz w:val="20"/>
                <w:szCs w:val="20"/>
              </w:rPr>
              <w:t>nds</w:t>
            </w:r>
          </w:p>
        </w:tc>
        <w:tc>
          <w:tcPr>
            <w:tcW w:w="0" w:type="dxa"/>
            <w:shd w:val="clear" w:color="auto" w:fill="FFFFFF" w:themeFill="background1"/>
          </w:tcPr>
          <w:p w14:paraId="66BF860B" w14:textId="1A0F7CC0" w:rsidR="003D38E7" w:rsidRPr="0005659C" w:rsidRDefault="003D38E7" w:rsidP="00F65D1C">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Cash and cash equivalents</w:t>
            </w:r>
          </w:p>
        </w:tc>
        <w:tc>
          <w:tcPr>
            <w:tcW w:w="0" w:type="dxa"/>
            <w:shd w:val="clear" w:color="auto" w:fill="FFFFFF" w:themeFill="background1"/>
          </w:tcPr>
          <w:p w14:paraId="5C864A9B" w14:textId="6C0CAD77" w:rsidR="003D38E7" w:rsidRPr="00C53D85" w:rsidRDefault="00F1474B"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 xml:space="preserve">$           </w:t>
            </w:r>
            <w:r w:rsidR="004831CA">
              <w:rPr>
                <w:bCs/>
                <w:color w:val="000000"/>
                <w:sz w:val="20"/>
                <w:szCs w:val="20"/>
              </w:rPr>
              <w:t>34,</w:t>
            </w:r>
            <w:r w:rsidR="00A95B13">
              <w:rPr>
                <w:bCs/>
                <w:color w:val="000000"/>
                <w:sz w:val="20"/>
                <w:szCs w:val="20"/>
              </w:rPr>
              <w:t>816</w:t>
            </w:r>
            <w:r w:rsidR="004831CA">
              <w:rPr>
                <w:bCs/>
                <w:color w:val="000000"/>
                <w:sz w:val="20"/>
                <w:szCs w:val="20"/>
              </w:rPr>
              <w:t xml:space="preserve"> </w:t>
            </w:r>
          </w:p>
        </w:tc>
        <w:tc>
          <w:tcPr>
            <w:tcW w:w="0" w:type="dxa"/>
            <w:shd w:val="clear" w:color="auto" w:fill="FFFFFF" w:themeFill="background1"/>
          </w:tcPr>
          <w:p w14:paraId="26E90AC1" w14:textId="77777777" w:rsidR="003D38E7" w:rsidRPr="00C53D85" w:rsidRDefault="003D38E7"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0" w:type="dxa"/>
            <w:shd w:val="clear" w:color="auto" w:fill="FFFFFF" w:themeFill="background1"/>
          </w:tcPr>
          <w:p w14:paraId="554E5DE9" w14:textId="3012536D" w:rsidR="003D38E7" w:rsidRDefault="00F1474B"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 xml:space="preserve">$               </w:t>
            </w:r>
            <w:r w:rsidR="003D38E7" w:rsidRPr="00C53D85">
              <w:rPr>
                <w:bCs/>
                <w:color w:val="000000"/>
                <w:sz w:val="20"/>
                <w:szCs w:val="20"/>
              </w:rPr>
              <w:t>—</w:t>
            </w:r>
          </w:p>
        </w:tc>
        <w:tc>
          <w:tcPr>
            <w:tcW w:w="243" w:type="dxa"/>
            <w:shd w:val="clear" w:color="auto" w:fill="FFFFFF" w:themeFill="background1"/>
          </w:tcPr>
          <w:p w14:paraId="3A759EA5" w14:textId="77777777" w:rsidR="003D38E7" w:rsidRPr="00C53D85" w:rsidRDefault="003D38E7"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1880" w:type="dxa"/>
            <w:shd w:val="clear" w:color="auto" w:fill="FFFFFF" w:themeFill="background1"/>
          </w:tcPr>
          <w:p w14:paraId="4D53E21A" w14:textId="0BE6AD91" w:rsidR="003D38E7" w:rsidRPr="00C53D85" w:rsidRDefault="00F1474B"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 xml:space="preserve">$                           </w:t>
            </w:r>
            <w:r w:rsidR="003D38E7" w:rsidRPr="00C53D85">
              <w:rPr>
                <w:bCs/>
                <w:color w:val="000000"/>
                <w:sz w:val="20"/>
                <w:szCs w:val="20"/>
              </w:rPr>
              <w:t>—</w:t>
            </w:r>
          </w:p>
        </w:tc>
        <w:tc>
          <w:tcPr>
            <w:tcW w:w="0" w:type="dxa"/>
            <w:shd w:val="clear" w:color="auto" w:fill="FFFFFF" w:themeFill="background1"/>
          </w:tcPr>
          <w:p w14:paraId="2615E832" w14:textId="77777777" w:rsidR="003D38E7" w:rsidRDefault="003D38E7"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1950" w:type="dxa"/>
            <w:shd w:val="clear" w:color="auto" w:fill="FFFFFF" w:themeFill="background1"/>
          </w:tcPr>
          <w:p w14:paraId="31799D75" w14:textId="3D679CD3" w:rsidR="003D38E7" w:rsidRDefault="00F1474B"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 xml:space="preserve">$                     </w:t>
            </w:r>
            <w:r w:rsidR="004831CA">
              <w:rPr>
                <w:bCs/>
                <w:color w:val="000000"/>
                <w:sz w:val="20"/>
                <w:szCs w:val="20"/>
              </w:rPr>
              <w:t>34,</w:t>
            </w:r>
            <w:r w:rsidR="00A95B13">
              <w:rPr>
                <w:bCs/>
                <w:color w:val="000000"/>
                <w:sz w:val="20"/>
                <w:szCs w:val="20"/>
              </w:rPr>
              <w:t>816</w:t>
            </w:r>
          </w:p>
        </w:tc>
      </w:tr>
      <w:tr w:rsidR="00FD69C8" w:rsidRPr="00C53D85" w14:paraId="3311CB03" w14:textId="77777777" w:rsidTr="003D38E7">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02A3E456" w14:textId="73BD951C" w:rsidR="00A60C81" w:rsidRDefault="00A60C81" w:rsidP="0005659C">
            <w:pPr>
              <w:tabs>
                <w:tab w:val="left" w:pos="2240"/>
                <w:tab w:val="left" w:leader="dot" w:pos="2310"/>
              </w:tabs>
              <w:spacing w:before="23" w:after="20"/>
              <w:ind w:left="270"/>
              <w:rPr>
                <w:color w:val="000000"/>
                <w:sz w:val="20"/>
                <w:szCs w:val="20"/>
              </w:rPr>
            </w:pPr>
            <w:r>
              <w:rPr>
                <w:b w:val="0"/>
                <w:bCs w:val="0"/>
                <w:sz w:val="20"/>
                <w:szCs w:val="20"/>
              </w:rPr>
              <w:t>Investment in unconsolidated entities</w:t>
            </w:r>
          </w:p>
        </w:tc>
        <w:tc>
          <w:tcPr>
            <w:tcW w:w="0" w:type="dxa"/>
            <w:shd w:val="clear" w:color="auto" w:fill="FFFFFF" w:themeFill="background1"/>
          </w:tcPr>
          <w:p w14:paraId="647B6386" w14:textId="3962DD17" w:rsidR="00A60C81" w:rsidRPr="0005659C" w:rsidRDefault="00A60C81" w:rsidP="00F65D1C">
            <w:pPr>
              <w:tabs>
                <w:tab w:val="left" w:pos="444"/>
                <w:tab w:val="left" w:pos="1222"/>
              </w:tabs>
              <w:spacing w:before="23" w:after="20"/>
              <w:cnfStyle w:val="000000100000" w:firstRow="0" w:lastRow="0" w:firstColumn="0" w:lastColumn="0" w:oddVBand="0" w:evenVBand="0" w:oddHBand="1" w:evenHBand="0" w:firstRowFirstColumn="0" w:firstRowLastColumn="0" w:lastRowFirstColumn="0" w:lastRowLastColumn="0"/>
              <w:rPr>
                <w:color w:val="000000"/>
                <w:sz w:val="20"/>
                <w:szCs w:val="20"/>
              </w:rPr>
            </w:pPr>
            <w:r w:rsidRPr="0005659C">
              <w:rPr>
                <w:color w:val="000000"/>
                <w:sz w:val="20"/>
                <w:szCs w:val="20"/>
              </w:rPr>
              <w:t>Investment held at fair value</w:t>
            </w:r>
          </w:p>
        </w:tc>
        <w:tc>
          <w:tcPr>
            <w:tcW w:w="0" w:type="dxa"/>
            <w:shd w:val="clear" w:color="auto" w:fill="FFFFFF" w:themeFill="background1"/>
          </w:tcPr>
          <w:p w14:paraId="6CA5F2EE" w14:textId="4AF82863" w:rsidR="00A60C81" w:rsidRPr="00C53D85" w:rsidRDefault="00A003A7" w:rsidP="00A60C81">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49,840</w:t>
            </w:r>
          </w:p>
        </w:tc>
        <w:tc>
          <w:tcPr>
            <w:tcW w:w="0" w:type="dxa"/>
            <w:shd w:val="clear" w:color="auto" w:fill="FFFFFF" w:themeFill="background1"/>
          </w:tcPr>
          <w:p w14:paraId="356590D8" w14:textId="77777777" w:rsidR="00A60C81" w:rsidRPr="00C53D85" w:rsidRDefault="00A60C81" w:rsidP="00A60C81">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0" w:type="dxa"/>
            <w:shd w:val="clear" w:color="auto" w:fill="FFFFFF" w:themeFill="background1"/>
          </w:tcPr>
          <w:p w14:paraId="14727607" w14:textId="2D3240B9" w:rsidR="00A60C81" w:rsidRDefault="00A003A7" w:rsidP="00A60C81">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C53D85">
              <w:rPr>
                <w:bCs/>
                <w:color w:val="000000"/>
                <w:sz w:val="20"/>
                <w:szCs w:val="20"/>
              </w:rPr>
              <w:t>—</w:t>
            </w:r>
          </w:p>
        </w:tc>
        <w:tc>
          <w:tcPr>
            <w:tcW w:w="243" w:type="dxa"/>
            <w:shd w:val="clear" w:color="auto" w:fill="FFFFFF" w:themeFill="background1"/>
          </w:tcPr>
          <w:p w14:paraId="0626AFEE" w14:textId="77777777" w:rsidR="00A60C81" w:rsidRPr="00C53D85" w:rsidRDefault="00A60C81" w:rsidP="00A60C81">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1880" w:type="dxa"/>
            <w:shd w:val="clear" w:color="auto" w:fill="FFFFFF" w:themeFill="background1"/>
          </w:tcPr>
          <w:p w14:paraId="1537F895" w14:textId="56D2C561" w:rsidR="00A60C81" w:rsidRPr="00C53D85" w:rsidRDefault="00A60C81" w:rsidP="00A60C81">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C53D85">
              <w:rPr>
                <w:bCs/>
                <w:color w:val="000000"/>
                <w:sz w:val="20"/>
                <w:szCs w:val="20"/>
              </w:rPr>
              <w:t>—</w:t>
            </w:r>
          </w:p>
        </w:tc>
        <w:tc>
          <w:tcPr>
            <w:tcW w:w="0" w:type="dxa"/>
            <w:shd w:val="clear" w:color="auto" w:fill="FFFFFF" w:themeFill="background1"/>
          </w:tcPr>
          <w:p w14:paraId="1F482BAC" w14:textId="77777777" w:rsidR="00A60C81" w:rsidRDefault="00A60C81" w:rsidP="00A60C81">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1950" w:type="dxa"/>
            <w:shd w:val="clear" w:color="auto" w:fill="FFFFFF" w:themeFill="background1"/>
          </w:tcPr>
          <w:p w14:paraId="2EC01A29" w14:textId="04028637" w:rsidR="00A60C81" w:rsidRDefault="00A60C81" w:rsidP="00A60C81">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49,840</w:t>
            </w:r>
          </w:p>
        </w:tc>
      </w:tr>
      <w:tr w:rsidR="00BA27EE" w:rsidRPr="00C53D85" w14:paraId="60644584" w14:textId="77777777" w:rsidTr="00335BAA">
        <w:trPr>
          <w:trHeight w:val="215"/>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B987C68" w14:textId="2258C6BD" w:rsidR="00A60C81" w:rsidRPr="00C53D85" w:rsidRDefault="00CA1FAD" w:rsidP="0005659C">
            <w:pPr>
              <w:tabs>
                <w:tab w:val="left" w:pos="2240"/>
                <w:tab w:val="left" w:leader="dot" w:pos="2310"/>
              </w:tabs>
              <w:spacing w:before="23" w:after="20"/>
              <w:ind w:left="270"/>
              <w:rPr>
                <w:b w:val="0"/>
                <w:bCs w:val="0"/>
                <w:color w:val="000000"/>
                <w:sz w:val="20"/>
                <w:szCs w:val="20"/>
              </w:rPr>
            </w:pPr>
            <w:r>
              <w:rPr>
                <w:b w:val="0"/>
                <w:bCs w:val="0"/>
                <w:color w:val="000000"/>
                <w:sz w:val="20"/>
                <w:szCs w:val="20"/>
              </w:rPr>
              <w:t>Interest rate caps</w:t>
            </w:r>
          </w:p>
        </w:tc>
        <w:tc>
          <w:tcPr>
            <w:tcW w:w="0" w:type="dxa"/>
            <w:shd w:val="clear" w:color="auto" w:fill="FFFFFF" w:themeFill="background1"/>
          </w:tcPr>
          <w:p w14:paraId="6AF40593" w14:textId="768037B1" w:rsidR="00A60C81" w:rsidRPr="0005659C" w:rsidRDefault="00DD22DB" w:rsidP="0005659C">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color w:val="000000"/>
                <w:sz w:val="20"/>
                <w:szCs w:val="20"/>
              </w:rPr>
            </w:pPr>
            <w:r>
              <w:rPr>
                <w:bCs/>
                <w:color w:val="000000"/>
                <w:sz w:val="20"/>
                <w:szCs w:val="20"/>
              </w:rPr>
              <w:t>Other assets</w:t>
            </w:r>
          </w:p>
        </w:tc>
        <w:tc>
          <w:tcPr>
            <w:tcW w:w="0" w:type="dxa"/>
            <w:tcBorders>
              <w:bottom w:val="single" w:sz="4" w:space="0" w:color="auto"/>
            </w:tcBorders>
            <w:shd w:val="clear" w:color="auto" w:fill="FFFFFF" w:themeFill="background1"/>
          </w:tcPr>
          <w:p w14:paraId="2E86D143" w14:textId="77777777" w:rsidR="00A60C81" w:rsidRPr="00C53D85" w:rsidRDefault="00A60C81"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C53D85">
              <w:rPr>
                <w:bCs/>
                <w:color w:val="000000"/>
                <w:sz w:val="20"/>
                <w:szCs w:val="20"/>
              </w:rPr>
              <w:t>—</w:t>
            </w:r>
          </w:p>
        </w:tc>
        <w:tc>
          <w:tcPr>
            <w:tcW w:w="0" w:type="dxa"/>
            <w:shd w:val="clear" w:color="auto" w:fill="FFFFFF" w:themeFill="background1"/>
          </w:tcPr>
          <w:p w14:paraId="0516D0BC" w14:textId="77777777" w:rsidR="00A60C81" w:rsidRPr="00C53D85" w:rsidRDefault="00A60C81"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0" w:type="dxa"/>
            <w:tcBorders>
              <w:bottom w:val="single" w:sz="4" w:space="0" w:color="auto"/>
            </w:tcBorders>
            <w:shd w:val="clear" w:color="auto" w:fill="FFFFFF" w:themeFill="background1"/>
          </w:tcPr>
          <w:p w14:paraId="57526428" w14:textId="6523C0CF" w:rsidR="00A60C81" w:rsidRPr="00C53D85" w:rsidRDefault="00A60C81"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3,255</w:t>
            </w:r>
          </w:p>
        </w:tc>
        <w:tc>
          <w:tcPr>
            <w:tcW w:w="0" w:type="dxa"/>
            <w:shd w:val="clear" w:color="auto" w:fill="FFFFFF" w:themeFill="background1"/>
          </w:tcPr>
          <w:p w14:paraId="0ED944A6" w14:textId="77777777" w:rsidR="00A60C81" w:rsidRPr="00C53D85" w:rsidRDefault="00A60C81"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0" w:type="dxa"/>
            <w:tcBorders>
              <w:bottom w:val="single" w:sz="4" w:space="0" w:color="auto"/>
            </w:tcBorders>
            <w:shd w:val="clear" w:color="auto" w:fill="FFFFFF" w:themeFill="background1"/>
          </w:tcPr>
          <w:p w14:paraId="402B6048" w14:textId="465BE69A" w:rsidR="00A60C81" w:rsidRPr="00C53D85" w:rsidRDefault="00A60C81"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C53D85">
              <w:rPr>
                <w:bCs/>
                <w:color w:val="000000"/>
                <w:sz w:val="20"/>
                <w:szCs w:val="20"/>
              </w:rPr>
              <w:t>—</w:t>
            </w:r>
          </w:p>
        </w:tc>
        <w:tc>
          <w:tcPr>
            <w:tcW w:w="0" w:type="dxa"/>
            <w:shd w:val="clear" w:color="auto" w:fill="FFFFFF" w:themeFill="background1"/>
          </w:tcPr>
          <w:p w14:paraId="7E94E9E3" w14:textId="77777777" w:rsidR="00A60C81" w:rsidRDefault="00A60C81"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0" w:type="dxa"/>
            <w:tcBorders>
              <w:bottom w:val="single" w:sz="4" w:space="0" w:color="auto"/>
            </w:tcBorders>
            <w:shd w:val="clear" w:color="auto" w:fill="FFFFFF" w:themeFill="background1"/>
          </w:tcPr>
          <w:p w14:paraId="23320DF1" w14:textId="7A603FEB" w:rsidR="00A60C81" w:rsidRDefault="00A60C81" w:rsidP="00A60C8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3,255</w:t>
            </w:r>
          </w:p>
        </w:tc>
      </w:tr>
      <w:tr w:rsidR="00BA27EE" w:rsidRPr="00C53D85" w14:paraId="3C7910B8" w14:textId="77777777" w:rsidTr="00335BAA">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65B970F2" w14:textId="436A9218" w:rsidR="0046289E" w:rsidRPr="00F65D1C" w:rsidRDefault="0046289E" w:rsidP="0046289E">
            <w:pPr>
              <w:tabs>
                <w:tab w:val="left" w:pos="2240"/>
                <w:tab w:val="left" w:leader="dot" w:pos="2310"/>
              </w:tabs>
              <w:spacing w:before="23" w:after="20"/>
              <w:rPr>
                <w:b w:val="0"/>
                <w:bCs w:val="0"/>
                <w:color w:val="000000"/>
                <w:sz w:val="20"/>
                <w:szCs w:val="20"/>
              </w:rPr>
            </w:pPr>
            <w:r>
              <w:rPr>
                <w:b w:val="0"/>
                <w:bCs w:val="0"/>
                <w:color w:val="000000"/>
                <w:sz w:val="20"/>
                <w:szCs w:val="20"/>
              </w:rPr>
              <w:t>Total Assets</w:t>
            </w:r>
          </w:p>
        </w:tc>
        <w:tc>
          <w:tcPr>
            <w:tcW w:w="0" w:type="dxa"/>
            <w:shd w:val="clear" w:color="auto" w:fill="FFFFFF" w:themeFill="background1"/>
          </w:tcPr>
          <w:p w14:paraId="162EECED" w14:textId="77777777" w:rsidR="0046289E" w:rsidRPr="00D72D96" w:rsidRDefault="0046289E" w:rsidP="0046289E">
            <w:pPr>
              <w:tabs>
                <w:tab w:val="left" w:pos="444"/>
                <w:tab w:val="left" w:pos="1222"/>
              </w:tabs>
              <w:spacing w:before="23" w:after="2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0" w:type="dxa"/>
            <w:tcBorders>
              <w:top w:val="single" w:sz="4" w:space="0" w:color="auto"/>
              <w:bottom w:val="double" w:sz="4" w:space="0" w:color="auto"/>
            </w:tcBorders>
            <w:shd w:val="clear" w:color="auto" w:fill="FFFFFF" w:themeFill="background1"/>
          </w:tcPr>
          <w:p w14:paraId="214400FD" w14:textId="7BE9BC1D" w:rsidR="0046289E"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 xml:space="preserve">$           </w:t>
            </w:r>
            <w:r w:rsidR="004831CA">
              <w:rPr>
                <w:bCs/>
                <w:color w:val="000000"/>
                <w:sz w:val="20"/>
                <w:szCs w:val="20"/>
              </w:rPr>
              <w:t>84,</w:t>
            </w:r>
            <w:r w:rsidR="00A95B13">
              <w:rPr>
                <w:bCs/>
                <w:color w:val="000000"/>
                <w:sz w:val="20"/>
                <w:szCs w:val="20"/>
              </w:rPr>
              <w:t>656</w:t>
            </w:r>
            <w:r w:rsidR="00A95B13" w:rsidDel="001B3A3B">
              <w:rPr>
                <w:bCs/>
                <w:color w:val="000000"/>
                <w:sz w:val="20"/>
                <w:szCs w:val="20"/>
              </w:rPr>
              <w:t xml:space="preserve"> </w:t>
            </w:r>
            <w:r>
              <w:rPr>
                <w:bCs/>
                <w:color w:val="000000"/>
                <w:sz w:val="20"/>
                <w:szCs w:val="20"/>
              </w:rPr>
              <w:t xml:space="preserve">                 </w:t>
            </w:r>
          </w:p>
        </w:tc>
        <w:tc>
          <w:tcPr>
            <w:tcW w:w="0" w:type="dxa"/>
            <w:shd w:val="clear" w:color="auto" w:fill="FFFFFF" w:themeFill="background1"/>
          </w:tcPr>
          <w:p w14:paraId="48E6A8ED" w14:textId="77777777" w:rsidR="0046289E" w:rsidRPr="00D72D96"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0" w:type="dxa"/>
            <w:tcBorders>
              <w:top w:val="single" w:sz="4" w:space="0" w:color="auto"/>
              <w:bottom w:val="double" w:sz="4" w:space="0" w:color="auto"/>
            </w:tcBorders>
            <w:shd w:val="clear" w:color="auto" w:fill="FFFFFF" w:themeFill="background1"/>
          </w:tcPr>
          <w:p w14:paraId="53EB5CB8" w14:textId="50E2AC9B" w:rsidR="0046289E"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 xml:space="preserve">$        </w:t>
            </w:r>
            <w:r w:rsidR="00A003A7">
              <w:rPr>
                <w:color w:val="000000"/>
                <w:sz w:val="20"/>
                <w:szCs w:val="20"/>
              </w:rPr>
              <w:t>3,255</w:t>
            </w:r>
          </w:p>
        </w:tc>
        <w:tc>
          <w:tcPr>
            <w:tcW w:w="0" w:type="dxa"/>
            <w:shd w:val="clear" w:color="auto" w:fill="FFFFFF" w:themeFill="background1"/>
          </w:tcPr>
          <w:p w14:paraId="0750E9C5" w14:textId="77777777" w:rsidR="0046289E" w:rsidRPr="00D72D96"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0" w:type="dxa"/>
            <w:tcBorders>
              <w:top w:val="single" w:sz="4" w:space="0" w:color="auto"/>
              <w:bottom w:val="double" w:sz="4" w:space="0" w:color="auto"/>
            </w:tcBorders>
            <w:shd w:val="clear" w:color="auto" w:fill="FFFFFF" w:themeFill="background1"/>
          </w:tcPr>
          <w:p w14:paraId="4624E5C2" w14:textId="43722422" w:rsidR="0046289E"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 xml:space="preserve">$      </w:t>
            </w:r>
            <w:r w:rsidR="005260D3">
              <w:rPr>
                <w:color w:val="000000"/>
                <w:sz w:val="20"/>
                <w:szCs w:val="20"/>
              </w:rPr>
              <w:t xml:space="preserve">       </w:t>
            </w:r>
            <w:r>
              <w:rPr>
                <w:color w:val="000000"/>
                <w:sz w:val="20"/>
                <w:szCs w:val="20"/>
              </w:rPr>
              <w:t xml:space="preserve">              </w:t>
            </w:r>
            <w:r w:rsidR="005260D3" w:rsidRPr="00C53D85">
              <w:rPr>
                <w:bCs/>
                <w:color w:val="000000"/>
                <w:sz w:val="20"/>
                <w:szCs w:val="20"/>
              </w:rPr>
              <w:t>—</w:t>
            </w:r>
          </w:p>
        </w:tc>
        <w:tc>
          <w:tcPr>
            <w:tcW w:w="0" w:type="dxa"/>
            <w:shd w:val="clear" w:color="auto" w:fill="FFFFFF" w:themeFill="background1"/>
          </w:tcPr>
          <w:p w14:paraId="108F305A" w14:textId="77777777" w:rsidR="0046289E"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0" w:type="dxa"/>
            <w:tcBorders>
              <w:top w:val="single" w:sz="4" w:space="0" w:color="auto"/>
              <w:bottom w:val="double" w:sz="4" w:space="0" w:color="auto"/>
            </w:tcBorders>
            <w:shd w:val="clear" w:color="auto" w:fill="FFFFFF" w:themeFill="background1"/>
          </w:tcPr>
          <w:p w14:paraId="603E9D3F" w14:textId="23048AC1" w:rsidR="0046289E"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 xml:space="preserve">$                 </w:t>
            </w:r>
            <w:r w:rsidR="005260D3">
              <w:rPr>
                <w:color w:val="000000"/>
                <w:sz w:val="20"/>
                <w:szCs w:val="20"/>
              </w:rPr>
              <w:t xml:space="preserve">  </w:t>
            </w:r>
            <w:r>
              <w:rPr>
                <w:color w:val="000000"/>
                <w:sz w:val="20"/>
                <w:szCs w:val="20"/>
              </w:rPr>
              <w:t xml:space="preserve">  </w:t>
            </w:r>
            <w:r w:rsidR="004831CA">
              <w:rPr>
                <w:color w:val="000000"/>
                <w:sz w:val="20"/>
                <w:szCs w:val="20"/>
              </w:rPr>
              <w:t>87,</w:t>
            </w:r>
            <w:r w:rsidR="00A95B13">
              <w:rPr>
                <w:color w:val="000000"/>
                <w:sz w:val="20"/>
                <w:szCs w:val="20"/>
              </w:rPr>
              <w:t>911</w:t>
            </w:r>
            <w:r w:rsidR="00A95B13" w:rsidDel="004831CA">
              <w:rPr>
                <w:color w:val="000000"/>
                <w:sz w:val="20"/>
                <w:szCs w:val="20"/>
              </w:rPr>
              <w:t xml:space="preserve"> </w:t>
            </w:r>
          </w:p>
        </w:tc>
      </w:tr>
      <w:tr w:rsidR="00BA27EE" w:rsidRPr="00C53D85" w14:paraId="264C64D8" w14:textId="77777777" w:rsidTr="00335BAA">
        <w:trPr>
          <w:trHeight w:val="215"/>
        </w:trPr>
        <w:tc>
          <w:tcPr>
            <w:cnfStyle w:val="001000000000" w:firstRow="0" w:lastRow="0" w:firstColumn="1" w:lastColumn="0" w:oddVBand="0" w:evenVBand="0" w:oddHBand="0" w:evenHBand="0" w:firstRowFirstColumn="0" w:firstRowLastColumn="0" w:lastRowFirstColumn="0" w:lastRowLastColumn="0"/>
            <w:tcW w:w="0" w:type="dxa"/>
            <w:shd w:val="clear" w:color="auto" w:fill="FFFFFF" w:themeFill="background1"/>
          </w:tcPr>
          <w:p w14:paraId="165EB5ED" w14:textId="77777777" w:rsidR="0046289E" w:rsidRPr="00F65D1C" w:rsidRDefault="0046289E" w:rsidP="0046289E">
            <w:pPr>
              <w:tabs>
                <w:tab w:val="left" w:pos="2240"/>
                <w:tab w:val="left" w:leader="dot" w:pos="2310"/>
              </w:tabs>
              <w:spacing w:before="23" w:after="20"/>
              <w:rPr>
                <w:b w:val="0"/>
                <w:bCs w:val="0"/>
                <w:color w:val="000000"/>
                <w:sz w:val="20"/>
                <w:szCs w:val="20"/>
              </w:rPr>
            </w:pPr>
          </w:p>
        </w:tc>
        <w:tc>
          <w:tcPr>
            <w:tcW w:w="0" w:type="dxa"/>
            <w:shd w:val="clear" w:color="auto" w:fill="FFFFFF" w:themeFill="background1"/>
          </w:tcPr>
          <w:p w14:paraId="4A7606F6" w14:textId="77777777" w:rsidR="0046289E" w:rsidRPr="00D72D96" w:rsidRDefault="0046289E" w:rsidP="0046289E">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0" w:type="dxa"/>
            <w:tcBorders>
              <w:top w:val="double" w:sz="4" w:space="0" w:color="auto"/>
            </w:tcBorders>
            <w:shd w:val="clear" w:color="auto" w:fill="FFFFFF" w:themeFill="background1"/>
          </w:tcPr>
          <w:p w14:paraId="2CF5D83F" w14:textId="77777777" w:rsidR="0046289E"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0" w:type="dxa"/>
            <w:shd w:val="clear" w:color="auto" w:fill="FFFFFF" w:themeFill="background1"/>
          </w:tcPr>
          <w:p w14:paraId="6E75AA4C" w14:textId="77777777" w:rsidR="0046289E" w:rsidRPr="00D72D96"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0" w:type="dxa"/>
            <w:tcBorders>
              <w:top w:val="double" w:sz="4" w:space="0" w:color="auto"/>
            </w:tcBorders>
            <w:shd w:val="clear" w:color="auto" w:fill="FFFFFF" w:themeFill="background1"/>
          </w:tcPr>
          <w:p w14:paraId="33131567" w14:textId="77777777" w:rsidR="0046289E"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0" w:type="dxa"/>
            <w:shd w:val="clear" w:color="auto" w:fill="FFFFFF" w:themeFill="background1"/>
          </w:tcPr>
          <w:p w14:paraId="7E28EA8E" w14:textId="77777777" w:rsidR="0046289E" w:rsidRPr="00D72D96"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0" w:type="dxa"/>
            <w:tcBorders>
              <w:top w:val="double" w:sz="4" w:space="0" w:color="auto"/>
            </w:tcBorders>
            <w:shd w:val="clear" w:color="auto" w:fill="FFFFFF" w:themeFill="background1"/>
          </w:tcPr>
          <w:p w14:paraId="02BB3723" w14:textId="77777777" w:rsidR="0046289E"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0" w:type="dxa"/>
            <w:shd w:val="clear" w:color="auto" w:fill="FFFFFF" w:themeFill="background1"/>
          </w:tcPr>
          <w:p w14:paraId="633EDC68" w14:textId="77777777" w:rsidR="0046289E"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0" w:type="dxa"/>
            <w:tcBorders>
              <w:top w:val="double" w:sz="4" w:space="0" w:color="auto"/>
            </w:tcBorders>
            <w:shd w:val="clear" w:color="auto" w:fill="FFFFFF" w:themeFill="background1"/>
          </w:tcPr>
          <w:p w14:paraId="7D9A5F71" w14:textId="77777777" w:rsidR="0046289E"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FD69C8" w:rsidRPr="00C53D85" w14:paraId="1DD54AED" w14:textId="77777777" w:rsidTr="003D38E7">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998" w:type="dxa"/>
            <w:shd w:val="clear" w:color="auto" w:fill="FFFFFF" w:themeFill="background1"/>
          </w:tcPr>
          <w:p w14:paraId="45724CB9" w14:textId="72BFB62F" w:rsidR="0046289E" w:rsidRPr="0005659C" w:rsidRDefault="0046289E" w:rsidP="0046289E">
            <w:pPr>
              <w:tabs>
                <w:tab w:val="left" w:pos="2240"/>
                <w:tab w:val="left" w:leader="dot" w:pos="2310"/>
              </w:tabs>
              <w:spacing w:before="23" w:after="20"/>
              <w:rPr>
                <w:b w:val="0"/>
                <w:color w:val="000000"/>
                <w:sz w:val="20"/>
                <w:szCs w:val="20"/>
              </w:rPr>
            </w:pPr>
            <w:r w:rsidRPr="00F65D1C">
              <w:rPr>
                <w:color w:val="000000"/>
                <w:sz w:val="20"/>
                <w:szCs w:val="20"/>
              </w:rPr>
              <w:t>Liabilities:</w:t>
            </w:r>
          </w:p>
        </w:tc>
        <w:tc>
          <w:tcPr>
            <w:tcW w:w="1710" w:type="dxa"/>
            <w:shd w:val="clear" w:color="auto" w:fill="FFFFFF" w:themeFill="background1"/>
          </w:tcPr>
          <w:p w14:paraId="4CF63D95" w14:textId="77777777" w:rsidR="0046289E" w:rsidRPr="00D72D96" w:rsidRDefault="0046289E" w:rsidP="0005659C">
            <w:pPr>
              <w:tabs>
                <w:tab w:val="left" w:pos="444"/>
                <w:tab w:val="left" w:pos="1222"/>
              </w:tabs>
              <w:spacing w:before="23" w:after="2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440" w:type="dxa"/>
            <w:shd w:val="clear" w:color="auto" w:fill="FFFFFF" w:themeFill="background1"/>
          </w:tcPr>
          <w:p w14:paraId="1DA557F2" w14:textId="77777777" w:rsidR="0046289E"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270" w:type="dxa"/>
            <w:shd w:val="clear" w:color="auto" w:fill="FFFFFF" w:themeFill="background1"/>
          </w:tcPr>
          <w:p w14:paraId="6B2B9815" w14:textId="77777777" w:rsidR="0046289E" w:rsidRPr="00D72D96"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297" w:type="dxa"/>
            <w:shd w:val="clear" w:color="auto" w:fill="FFFFFF" w:themeFill="background1"/>
          </w:tcPr>
          <w:p w14:paraId="02764E2D" w14:textId="77777777" w:rsidR="0046289E"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43" w:type="dxa"/>
            <w:shd w:val="clear" w:color="auto" w:fill="FFFFFF" w:themeFill="background1"/>
          </w:tcPr>
          <w:p w14:paraId="0FA1C13C" w14:textId="77777777" w:rsidR="0046289E" w:rsidRPr="00D72D96"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880" w:type="dxa"/>
            <w:shd w:val="clear" w:color="auto" w:fill="FFFFFF" w:themeFill="background1"/>
          </w:tcPr>
          <w:p w14:paraId="4B7EC6B5" w14:textId="77777777" w:rsidR="0046289E"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270" w:type="dxa"/>
            <w:shd w:val="clear" w:color="auto" w:fill="FFFFFF" w:themeFill="background1"/>
          </w:tcPr>
          <w:p w14:paraId="5999E92A" w14:textId="77777777" w:rsidR="0046289E"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50" w:type="dxa"/>
            <w:shd w:val="clear" w:color="auto" w:fill="FFFFFF" w:themeFill="background1"/>
          </w:tcPr>
          <w:p w14:paraId="0092E12E" w14:textId="77777777" w:rsidR="0046289E"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FD69C8" w:rsidRPr="00C53D85" w14:paraId="0F50498B" w14:textId="77777777" w:rsidTr="003D38E7">
        <w:trPr>
          <w:trHeight w:val="215"/>
        </w:trPr>
        <w:tc>
          <w:tcPr>
            <w:cnfStyle w:val="001000000000" w:firstRow="0" w:lastRow="0" w:firstColumn="1" w:lastColumn="0" w:oddVBand="0" w:evenVBand="0" w:oddHBand="0" w:evenHBand="0" w:firstRowFirstColumn="0" w:firstRowLastColumn="0" w:lastRowFirstColumn="0" w:lastRowLastColumn="0"/>
            <w:tcW w:w="1998" w:type="dxa"/>
            <w:shd w:val="clear" w:color="auto" w:fill="FFFFFF" w:themeFill="background1"/>
          </w:tcPr>
          <w:p w14:paraId="1111D362" w14:textId="729714F0" w:rsidR="0046289E" w:rsidRDefault="0046289E" w:rsidP="0005659C">
            <w:pPr>
              <w:tabs>
                <w:tab w:val="left" w:pos="2240"/>
                <w:tab w:val="left" w:leader="dot" w:pos="2310"/>
              </w:tabs>
              <w:spacing w:before="23" w:after="20"/>
              <w:ind w:left="270"/>
              <w:rPr>
                <w:color w:val="000000"/>
                <w:sz w:val="20"/>
                <w:szCs w:val="20"/>
              </w:rPr>
            </w:pPr>
            <w:r>
              <w:rPr>
                <w:b w:val="0"/>
                <w:bCs w:val="0"/>
                <w:sz w:val="20"/>
                <w:szCs w:val="20"/>
              </w:rPr>
              <w:t xml:space="preserve">Contingent Consideration Liability </w:t>
            </w:r>
          </w:p>
        </w:tc>
        <w:tc>
          <w:tcPr>
            <w:tcW w:w="1710" w:type="dxa"/>
            <w:shd w:val="clear" w:color="auto" w:fill="FFFFFF" w:themeFill="background1"/>
          </w:tcPr>
          <w:p w14:paraId="73E700C9" w14:textId="2275F9F7" w:rsidR="0046289E" w:rsidRPr="00D72D96" w:rsidRDefault="0046289E" w:rsidP="0005659C">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color w:val="000000"/>
                <w:sz w:val="20"/>
                <w:szCs w:val="20"/>
              </w:rPr>
            </w:pPr>
            <w:r>
              <w:rPr>
                <w:bCs/>
                <w:color w:val="000000"/>
                <w:sz w:val="20"/>
                <w:szCs w:val="20"/>
              </w:rPr>
              <w:t xml:space="preserve">Other </w:t>
            </w:r>
            <w:r w:rsidR="00072B54">
              <w:rPr>
                <w:bCs/>
                <w:color w:val="000000"/>
                <w:sz w:val="20"/>
                <w:szCs w:val="20"/>
              </w:rPr>
              <w:t xml:space="preserve">current </w:t>
            </w:r>
            <w:r>
              <w:rPr>
                <w:bCs/>
                <w:color w:val="000000"/>
                <w:sz w:val="20"/>
                <w:szCs w:val="20"/>
              </w:rPr>
              <w:t>liabilities</w:t>
            </w:r>
          </w:p>
        </w:tc>
        <w:tc>
          <w:tcPr>
            <w:tcW w:w="1440" w:type="dxa"/>
            <w:shd w:val="clear" w:color="auto" w:fill="FFFFFF" w:themeFill="background1"/>
          </w:tcPr>
          <w:p w14:paraId="001602FA" w14:textId="2E6B3177" w:rsidR="0046289E"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 xml:space="preserve">$                  </w:t>
            </w:r>
            <w:r w:rsidRPr="00C53D85">
              <w:rPr>
                <w:bCs/>
                <w:color w:val="000000"/>
                <w:sz w:val="20"/>
                <w:szCs w:val="20"/>
              </w:rPr>
              <w:t>—</w:t>
            </w:r>
          </w:p>
        </w:tc>
        <w:tc>
          <w:tcPr>
            <w:tcW w:w="270" w:type="dxa"/>
            <w:shd w:val="clear" w:color="auto" w:fill="FFFFFF" w:themeFill="background1"/>
          </w:tcPr>
          <w:p w14:paraId="677CF048" w14:textId="77777777" w:rsidR="0046289E" w:rsidRPr="00D72D96"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297" w:type="dxa"/>
            <w:shd w:val="clear" w:color="auto" w:fill="FFFFFF" w:themeFill="background1"/>
          </w:tcPr>
          <w:p w14:paraId="3F1AF497" w14:textId="615578B2" w:rsidR="0046289E"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Pr>
                <w:bCs/>
                <w:color w:val="000000"/>
                <w:sz w:val="20"/>
                <w:szCs w:val="20"/>
              </w:rPr>
              <w:t xml:space="preserve">$               </w:t>
            </w:r>
            <w:r w:rsidRPr="00C53D85">
              <w:rPr>
                <w:bCs/>
                <w:color w:val="000000"/>
                <w:sz w:val="20"/>
                <w:szCs w:val="20"/>
              </w:rPr>
              <w:t>—</w:t>
            </w:r>
          </w:p>
        </w:tc>
        <w:tc>
          <w:tcPr>
            <w:tcW w:w="243" w:type="dxa"/>
            <w:shd w:val="clear" w:color="auto" w:fill="FFFFFF" w:themeFill="background1"/>
          </w:tcPr>
          <w:p w14:paraId="082624B1" w14:textId="77777777" w:rsidR="0046289E" w:rsidRPr="00D72D96"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880" w:type="dxa"/>
            <w:shd w:val="clear" w:color="auto" w:fill="FFFFFF" w:themeFill="background1"/>
          </w:tcPr>
          <w:p w14:paraId="3A5A59FE" w14:textId="6D4B9773" w:rsidR="0046289E"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Pr>
                <w:bCs/>
                <w:color w:val="000000"/>
                <w:sz w:val="20"/>
                <w:szCs w:val="20"/>
              </w:rPr>
              <w:t xml:space="preserve">$                </w:t>
            </w:r>
            <w:r w:rsidR="00952ECD">
              <w:rPr>
                <w:bCs/>
                <w:color w:val="000000"/>
                <w:sz w:val="20"/>
                <w:szCs w:val="20"/>
              </w:rPr>
              <w:t xml:space="preserve">   </w:t>
            </w:r>
            <w:r>
              <w:rPr>
                <w:bCs/>
                <w:color w:val="000000"/>
                <w:sz w:val="20"/>
                <w:szCs w:val="20"/>
              </w:rPr>
              <w:t xml:space="preserve">   9,820</w:t>
            </w:r>
          </w:p>
        </w:tc>
        <w:tc>
          <w:tcPr>
            <w:tcW w:w="270" w:type="dxa"/>
            <w:shd w:val="clear" w:color="auto" w:fill="FFFFFF" w:themeFill="background1"/>
          </w:tcPr>
          <w:p w14:paraId="373B27E3" w14:textId="77777777" w:rsidR="0046289E"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950" w:type="dxa"/>
            <w:shd w:val="clear" w:color="auto" w:fill="FFFFFF" w:themeFill="background1"/>
          </w:tcPr>
          <w:p w14:paraId="7375F54C" w14:textId="3BFCB206" w:rsidR="0046289E" w:rsidRDefault="0046289E" w:rsidP="0046289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Pr>
                <w:bCs/>
                <w:color w:val="000000"/>
                <w:sz w:val="20"/>
                <w:szCs w:val="20"/>
              </w:rPr>
              <w:t xml:space="preserve">$              </w:t>
            </w:r>
            <w:r w:rsidR="003B0A14">
              <w:rPr>
                <w:bCs/>
                <w:color w:val="000000"/>
                <w:sz w:val="20"/>
                <w:szCs w:val="20"/>
              </w:rPr>
              <w:t xml:space="preserve">  </w:t>
            </w:r>
            <w:r>
              <w:rPr>
                <w:bCs/>
                <w:color w:val="000000"/>
                <w:sz w:val="20"/>
                <w:szCs w:val="20"/>
              </w:rPr>
              <w:t xml:space="preserve">       9,820</w:t>
            </w:r>
          </w:p>
        </w:tc>
      </w:tr>
      <w:tr w:rsidR="00D6074D" w:rsidRPr="00C53D85" w14:paraId="09AF9351" w14:textId="32697DD6" w:rsidTr="003D38E7">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998" w:type="dxa"/>
            <w:shd w:val="clear" w:color="auto" w:fill="FFFFFF" w:themeFill="background1"/>
          </w:tcPr>
          <w:p w14:paraId="40E66D7D" w14:textId="28920771" w:rsidR="0046289E" w:rsidRPr="00D72D96" w:rsidRDefault="0046289E" w:rsidP="0046289E">
            <w:pPr>
              <w:tabs>
                <w:tab w:val="left" w:pos="2240"/>
                <w:tab w:val="left" w:leader="dot" w:pos="2310"/>
              </w:tabs>
              <w:spacing w:before="23" w:after="20"/>
              <w:rPr>
                <w:b w:val="0"/>
                <w:bCs w:val="0"/>
                <w:color w:val="000000"/>
                <w:sz w:val="20"/>
                <w:szCs w:val="20"/>
              </w:rPr>
            </w:pPr>
            <w:r>
              <w:rPr>
                <w:b w:val="0"/>
                <w:bCs w:val="0"/>
                <w:color w:val="000000"/>
                <w:sz w:val="20"/>
                <w:szCs w:val="20"/>
              </w:rPr>
              <w:t>Total Liabilities</w:t>
            </w:r>
          </w:p>
        </w:tc>
        <w:tc>
          <w:tcPr>
            <w:tcW w:w="1710" w:type="dxa"/>
            <w:shd w:val="clear" w:color="auto" w:fill="FFFFFF" w:themeFill="background1"/>
          </w:tcPr>
          <w:p w14:paraId="08F02302" w14:textId="77777777" w:rsidR="0046289E" w:rsidRPr="00D72D96"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440" w:type="dxa"/>
            <w:tcBorders>
              <w:top w:val="single" w:sz="4" w:space="0" w:color="auto"/>
              <w:bottom w:val="double" w:sz="4" w:space="0" w:color="auto"/>
            </w:tcBorders>
            <w:shd w:val="clear" w:color="auto" w:fill="FFFFFF" w:themeFill="background1"/>
          </w:tcPr>
          <w:p w14:paraId="7F7BB5A0" w14:textId="40052BB8" w:rsidR="0046289E" w:rsidRPr="00D72D96"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bCs/>
                <w:color w:val="000000"/>
                <w:sz w:val="20"/>
                <w:szCs w:val="20"/>
              </w:rPr>
              <w:t xml:space="preserve">$                  </w:t>
            </w:r>
            <w:r w:rsidRPr="00C53D85">
              <w:rPr>
                <w:bCs/>
                <w:color w:val="000000"/>
                <w:sz w:val="20"/>
                <w:szCs w:val="20"/>
              </w:rPr>
              <w:t>—</w:t>
            </w:r>
            <w:r>
              <w:rPr>
                <w:bCs/>
                <w:color w:val="000000"/>
                <w:sz w:val="20"/>
                <w:szCs w:val="20"/>
              </w:rPr>
              <w:t xml:space="preserve">                 </w:t>
            </w:r>
          </w:p>
        </w:tc>
        <w:tc>
          <w:tcPr>
            <w:tcW w:w="270" w:type="dxa"/>
            <w:shd w:val="clear" w:color="auto" w:fill="FFFFFF" w:themeFill="background1"/>
          </w:tcPr>
          <w:p w14:paraId="47F3BA47" w14:textId="77777777" w:rsidR="0046289E" w:rsidRPr="00D72D96"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297" w:type="dxa"/>
            <w:tcBorders>
              <w:top w:val="single" w:sz="4" w:space="0" w:color="auto"/>
              <w:bottom w:val="double" w:sz="4" w:space="0" w:color="auto"/>
            </w:tcBorders>
            <w:shd w:val="clear" w:color="auto" w:fill="FFFFFF" w:themeFill="background1"/>
          </w:tcPr>
          <w:p w14:paraId="6C3E1912" w14:textId="1125C72F" w:rsidR="0046289E" w:rsidRPr="00D72D96"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 xml:space="preserve">$     </w:t>
            </w:r>
            <w:r w:rsidR="003B0A14">
              <w:rPr>
                <w:color w:val="000000"/>
                <w:sz w:val="20"/>
                <w:szCs w:val="20"/>
              </w:rPr>
              <w:t xml:space="preserve">      </w:t>
            </w:r>
            <w:r>
              <w:rPr>
                <w:color w:val="000000"/>
                <w:sz w:val="20"/>
                <w:szCs w:val="20"/>
              </w:rPr>
              <w:t xml:space="preserve">   </w:t>
            </w:r>
            <w:r w:rsidR="003B0A14">
              <w:rPr>
                <w:bCs/>
                <w:color w:val="000000"/>
                <w:sz w:val="20"/>
                <w:szCs w:val="20"/>
              </w:rPr>
              <w:t xml:space="preserve"> </w:t>
            </w:r>
            <w:r w:rsidR="003B0A14" w:rsidRPr="00C53D85">
              <w:rPr>
                <w:bCs/>
                <w:color w:val="000000"/>
                <w:sz w:val="20"/>
                <w:szCs w:val="20"/>
              </w:rPr>
              <w:t>—</w:t>
            </w:r>
            <w:r w:rsidR="003B0A14" w:rsidDel="00F53B8E">
              <w:rPr>
                <w:color w:val="000000"/>
                <w:sz w:val="20"/>
                <w:szCs w:val="20"/>
              </w:rPr>
              <w:t xml:space="preserve"> </w:t>
            </w:r>
          </w:p>
        </w:tc>
        <w:tc>
          <w:tcPr>
            <w:tcW w:w="243" w:type="dxa"/>
            <w:shd w:val="clear" w:color="auto" w:fill="FFFFFF" w:themeFill="background1"/>
          </w:tcPr>
          <w:p w14:paraId="2554BB3B" w14:textId="77777777" w:rsidR="0046289E" w:rsidRPr="00D72D96"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880" w:type="dxa"/>
            <w:tcBorders>
              <w:top w:val="single" w:sz="4" w:space="0" w:color="auto"/>
              <w:bottom w:val="double" w:sz="4" w:space="0" w:color="auto"/>
            </w:tcBorders>
            <w:shd w:val="clear" w:color="auto" w:fill="FFFFFF" w:themeFill="background1"/>
          </w:tcPr>
          <w:p w14:paraId="3E9F8B4B" w14:textId="7B3DC6EB" w:rsidR="0046289E" w:rsidRPr="00D72D96"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 xml:space="preserve">$      </w:t>
            </w:r>
            <w:r w:rsidR="00DE0C16">
              <w:rPr>
                <w:color w:val="000000"/>
                <w:sz w:val="20"/>
                <w:szCs w:val="20"/>
              </w:rPr>
              <w:t xml:space="preserve">  </w:t>
            </w:r>
            <w:r>
              <w:rPr>
                <w:color w:val="000000"/>
                <w:sz w:val="20"/>
                <w:szCs w:val="20"/>
              </w:rPr>
              <w:t xml:space="preserve">              </w:t>
            </w:r>
            <w:r w:rsidR="00952ECD">
              <w:rPr>
                <w:color w:val="000000"/>
                <w:sz w:val="20"/>
                <w:szCs w:val="20"/>
              </w:rPr>
              <w:t>9,820</w:t>
            </w:r>
          </w:p>
        </w:tc>
        <w:tc>
          <w:tcPr>
            <w:tcW w:w="270" w:type="dxa"/>
            <w:shd w:val="clear" w:color="auto" w:fill="FFFFFF" w:themeFill="background1"/>
          </w:tcPr>
          <w:p w14:paraId="775F9500" w14:textId="77777777" w:rsidR="0046289E"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950" w:type="dxa"/>
            <w:tcBorders>
              <w:top w:val="single" w:sz="4" w:space="0" w:color="auto"/>
              <w:bottom w:val="double" w:sz="4" w:space="0" w:color="auto"/>
            </w:tcBorders>
            <w:shd w:val="clear" w:color="auto" w:fill="FFFFFF" w:themeFill="background1"/>
          </w:tcPr>
          <w:p w14:paraId="140D5795" w14:textId="45006855" w:rsidR="0046289E" w:rsidRDefault="0046289E" w:rsidP="0046289E">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 xml:space="preserve">$            </w:t>
            </w:r>
            <w:r w:rsidR="003B0A14">
              <w:rPr>
                <w:color w:val="000000"/>
                <w:sz w:val="20"/>
                <w:szCs w:val="20"/>
              </w:rPr>
              <w:t xml:space="preserve">    </w:t>
            </w:r>
            <w:r>
              <w:rPr>
                <w:color w:val="000000"/>
                <w:sz w:val="20"/>
                <w:szCs w:val="20"/>
              </w:rPr>
              <w:t xml:space="preserve">       </w:t>
            </w:r>
            <w:r w:rsidR="003B0A14">
              <w:rPr>
                <w:color w:val="000000"/>
                <w:sz w:val="20"/>
                <w:szCs w:val="20"/>
              </w:rPr>
              <w:t>9,820</w:t>
            </w:r>
            <w:r w:rsidR="003B0A14" w:rsidDel="00F51EBB">
              <w:rPr>
                <w:color w:val="000000"/>
                <w:sz w:val="20"/>
                <w:szCs w:val="20"/>
              </w:rPr>
              <w:t xml:space="preserve"> </w:t>
            </w:r>
          </w:p>
        </w:tc>
      </w:tr>
    </w:tbl>
    <w:p w14:paraId="13F12E9C" w14:textId="77777777" w:rsidR="005260D3" w:rsidRDefault="005260D3" w:rsidP="005260D3">
      <w:pPr>
        <w:jc w:val="both"/>
        <w:rPr>
          <w:sz w:val="20"/>
          <w:szCs w:val="20"/>
        </w:rPr>
      </w:pPr>
    </w:p>
    <w:p w14:paraId="0EF0EEED" w14:textId="26725F2A" w:rsidR="00217D87" w:rsidRDefault="00876CBE" w:rsidP="00876CBE">
      <w:pPr>
        <w:jc w:val="both"/>
        <w:rPr>
          <w:sz w:val="20"/>
          <w:szCs w:val="20"/>
        </w:rPr>
      </w:pPr>
      <w:r w:rsidRPr="00876CBE">
        <w:rPr>
          <w:sz w:val="20"/>
          <w:szCs w:val="20"/>
        </w:rPr>
        <w:t>There were no changes in valuation</w:t>
      </w:r>
      <w:r>
        <w:rPr>
          <w:sz w:val="20"/>
          <w:szCs w:val="20"/>
        </w:rPr>
        <w:t xml:space="preserve"> </w:t>
      </w:r>
      <w:r w:rsidRPr="00876CBE">
        <w:rPr>
          <w:sz w:val="20"/>
          <w:szCs w:val="20"/>
        </w:rPr>
        <w:t>techniques, nor were there any transfers among the fair value hierarchy levels during the year ended December 31, 202</w:t>
      </w:r>
      <w:r>
        <w:rPr>
          <w:sz w:val="20"/>
          <w:szCs w:val="20"/>
        </w:rPr>
        <w:t>4</w:t>
      </w:r>
      <w:r w:rsidRPr="00876CBE">
        <w:rPr>
          <w:sz w:val="20"/>
          <w:szCs w:val="20"/>
        </w:rPr>
        <w:t xml:space="preserve">. </w:t>
      </w:r>
    </w:p>
    <w:p w14:paraId="7F4B91B4" w14:textId="77777777" w:rsidR="00073EE1" w:rsidRDefault="00073EE1" w:rsidP="00876CBE">
      <w:pPr>
        <w:jc w:val="both"/>
        <w:rPr>
          <w:sz w:val="20"/>
          <w:szCs w:val="20"/>
        </w:rPr>
      </w:pPr>
    </w:p>
    <w:p w14:paraId="2C8332ED" w14:textId="27053C8F" w:rsidR="005260D3" w:rsidRDefault="005260D3" w:rsidP="005260D3">
      <w:pPr>
        <w:jc w:val="both"/>
        <w:rPr>
          <w:sz w:val="20"/>
          <w:szCs w:val="20"/>
        </w:rPr>
      </w:pPr>
      <w:r w:rsidRPr="00617650">
        <w:rPr>
          <w:sz w:val="20"/>
          <w:szCs w:val="20"/>
        </w:rPr>
        <w:t xml:space="preserve">The table below presents a reconciliation of </w:t>
      </w:r>
      <w:r>
        <w:rPr>
          <w:sz w:val="20"/>
          <w:szCs w:val="20"/>
        </w:rPr>
        <w:t xml:space="preserve">the Company’s liabilities </w:t>
      </w:r>
      <w:r w:rsidRPr="00617650">
        <w:rPr>
          <w:sz w:val="20"/>
          <w:szCs w:val="20"/>
        </w:rPr>
        <w:t xml:space="preserve">measured at fair value using significant unobservable inputs (Level </w:t>
      </w:r>
      <w:commentRangeStart w:id="201"/>
      <w:commentRangeStart w:id="202"/>
      <w:r w:rsidRPr="00617650">
        <w:rPr>
          <w:sz w:val="20"/>
          <w:szCs w:val="20"/>
        </w:rPr>
        <w:t>3</w:t>
      </w:r>
      <w:commentRangeEnd w:id="201"/>
      <w:r w:rsidR="00326B0F" w:rsidRPr="00617650">
        <w:rPr>
          <w:rStyle w:val="CommentReference"/>
          <w:sz w:val="20"/>
          <w:szCs w:val="20"/>
        </w:rPr>
        <w:commentReference w:id="201"/>
      </w:r>
      <w:commentRangeEnd w:id="202"/>
      <w:r w:rsidRPr="00617650">
        <w:rPr>
          <w:rStyle w:val="CommentReference"/>
          <w:sz w:val="20"/>
          <w:szCs w:val="20"/>
        </w:rPr>
        <w:commentReference w:id="202"/>
      </w:r>
      <w:r w:rsidRPr="00617650">
        <w:rPr>
          <w:sz w:val="20"/>
          <w:szCs w:val="20"/>
        </w:rPr>
        <w:t xml:space="preserve">) (in </w:t>
      </w:r>
      <w:r>
        <w:rPr>
          <w:sz w:val="20"/>
          <w:szCs w:val="20"/>
        </w:rPr>
        <w:t>thousands</w:t>
      </w:r>
      <w:r w:rsidRPr="00617650">
        <w:rPr>
          <w:sz w:val="20"/>
          <w:szCs w:val="20"/>
        </w:rPr>
        <w:t>):</w:t>
      </w:r>
    </w:p>
    <w:p w14:paraId="40456F83" w14:textId="77777777" w:rsidR="005260D3" w:rsidRDefault="005260D3" w:rsidP="005260D3">
      <w:pPr>
        <w:jc w:val="both"/>
        <w:rPr>
          <w:sz w:val="20"/>
          <w:szCs w:val="20"/>
        </w:rPr>
      </w:pPr>
    </w:p>
    <w:tbl>
      <w:tblPr>
        <w:tblStyle w:val="ListTable1Light-Accent1"/>
        <w:tblW w:w="5000" w:type="pct"/>
        <w:tblLook w:val="04A0" w:firstRow="1" w:lastRow="0" w:firstColumn="1" w:lastColumn="0" w:noHBand="0" w:noVBand="1"/>
      </w:tblPr>
      <w:tblGrid>
        <w:gridCol w:w="7199"/>
        <w:gridCol w:w="540"/>
        <w:gridCol w:w="3061"/>
      </w:tblGrid>
      <w:tr w:rsidR="004831CA" w:rsidRPr="00C53D85" w14:paraId="7A544EC8" w14:textId="77777777" w:rsidTr="00D60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3" w:type="pct"/>
            <w:shd w:val="clear" w:color="auto" w:fill="C6D9F1" w:themeFill="text2" w:themeFillTint="33"/>
            <w:vAlign w:val="center"/>
          </w:tcPr>
          <w:p w14:paraId="42D3C985" w14:textId="77777777" w:rsidR="00072B54" w:rsidRPr="00C53D85" w:rsidRDefault="00072B54" w:rsidP="00BB134F">
            <w:pPr>
              <w:keepNext/>
              <w:tabs>
                <w:tab w:val="left" w:leader="dot" w:pos="2310"/>
              </w:tabs>
              <w:spacing w:before="23" w:after="20"/>
              <w:ind w:left="-53"/>
              <w:jc w:val="center"/>
              <w:rPr>
                <w:color w:val="000000"/>
                <w:sz w:val="20"/>
                <w:szCs w:val="20"/>
              </w:rPr>
            </w:pPr>
          </w:p>
        </w:tc>
        <w:tc>
          <w:tcPr>
            <w:tcW w:w="250" w:type="pct"/>
            <w:tcBorders>
              <w:bottom w:val="single" w:sz="4" w:space="0" w:color="auto"/>
            </w:tcBorders>
            <w:shd w:val="clear" w:color="auto" w:fill="C6D9F1" w:themeFill="text2" w:themeFillTint="33"/>
          </w:tcPr>
          <w:p w14:paraId="51E6DC11" w14:textId="77777777" w:rsidR="00072B54" w:rsidRPr="00C53D85" w:rsidRDefault="00072B54" w:rsidP="00BB134F">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1417" w:type="pct"/>
            <w:tcBorders>
              <w:bottom w:val="single" w:sz="4" w:space="0" w:color="auto"/>
            </w:tcBorders>
            <w:shd w:val="clear" w:color="auto" w:fill="C6D9F1" w:themeFill="text2" w:themeFillTint="33"/>
            <w:vAlign w:val="center"/>
          </w:tcPr>
          <w:p w14:paraId="20954F78" w14:textId="3BAF65D6" w:rsidR="00072B54" w:rsidRPr="00C53D85" w:rsidRDefault="00072B54" w:rsidP="00BB134F">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Amount</w:t>
            </w:r>
          </w:p>
        </w:tc>
      </w:tr>
      <w:tr w:rsidR="004831CA" w:rsidRPr="00C53D85" w14:paraId="70556FD5" w14:textId="77777777" w:rsidTr="00D60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3" w:type="pct"/>
            <w:shd w:val="clear" w:color="auto" w:fill="FFFFFF" w:themeFill="background1"/>
          </w:tcPr>
          <w:p w14:paraId="0F5F456C" w14:textId="07DE1C09" w:rsidR="00072B54" w:rsidRPr="00C53D85" w:rsidRDefault="00072B54" w:rsidP="00BB134F">
            <w:pPr>
              <w:keepNext/>
              <w:tabs>
                <w:tab w:val="left" w:leader="dot" w:pos="2310"/>
              </w:tabs>
              <w:spacing w:before="43" w:after="20"/>
              <w:rPr>
                <w:b w:val="0"/>
                <w:bCs w:val="0"/>
                <w:sz w:val="20"/>
                <w:szCs w:val="20"/>
              </w:rPr>
            </w:pPr>
            <w:r>
              <w:rPr>
                <w:b w:val="0"/>
                <w:bCs w:val="0"/>
                <w:sz w:val="20"/>
                <w:szCs w:val="20"/>
              </w:rPr>
              <w:t xml:space="preserve">Balance as of </w:t>
            </w:r>
            <w:del w:id="203" w:author="Kyle Condon" w:date="2026-02-25T12:50:00Z" w16du:dateUtc="2026-02-25T19:50:00Z">
              <w:r w:rsidDel="007C1582">
                <w:rPr>
                  <w:b w:val="0"/>
                  <w:bCs w:val="0"/>
                  <w:sz w:val="20"/>
                  <w:szCs w:val="20"/>
                </w:rPr>
                <w:delText>December 31, 2023</w:delText>
              </w:r>
            </w:del>
            <w:ins w:id="204" w:author="Kyle Condon" w:date="2026-02-25T12:50:00Z" w16du:dateUtc="2026-02-25T19:50:00Z">
              <w:r w:rsidR="007C1582">
                <w:rPr>
                  <w:b w:val="0"/>
                  <w:bCs w:val="0"/>
                  <w:sz w:val="20"/>
                  <w:szCs w:val="20"/>
                </w:rPr>
                <w:t>January 1, 2024</w:t>
              </w:r>
            </w:ins>
          </w:p>
        </w:tc>
        <w:tc>
          <w:tcPr>
            <w:tcW w:w="250" w:type="pct"/>
            <w:tcBorders>
              <w:top w:val="single" w:sz="4" w:space="0" w:color="auto"/>
            </w:tcBorders>
            <w:shd w:val="clear" w:color="auto" w:fill="FFFFFF" w:themeFill="background1"/>
          </w:tcPr>
          <w:p w14:paraId="54F6EFF6" w14:textId="53A0A0BC" w:rsidR="00072B54" w:rsidRPr="00C53D85" w:rsidRDefault="00B30723" w:rsidP="006C2384">
            <w:pPr>
              <w:keepNext/>
              <w:tabs>
                <w:tab w:val="left" w:pos="579"/>
                <w:tab w:val="left" w:pos="1222"/>
              </w:tabs>
              <w:spacing w:before="43" w:after="20"/>
              <w:jc w:val="center"/>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w:t>
            </w:r>
          </w:p>
        </w:tc>
        <w:tc>
          <w:tcPr>
            <w:tcW w:w="1417" w:type="pct"/>
            <w:shd w:val="clear" w:color="auto" w:fill="FFFFFF" w:themeFill="background1"/>
          </w:tcPr>
          <w:p w14:paraId="2060A542" w14:textId="79620094" w:rsidR="00072B54" w:rsidRPr="00C53D85" w:rsidRDefault="00072B54" w:rsidP="00BB134F">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 xml:space="preserve"> </w:t>
            </w:r>
            <w:r w:rsidR="00DE0C16">
              <w:rPr>
                <w:bCs/>
                <w:color w:val="000000"/>
                <w:sz w:val="20"/>
                <w:szCs w:val="20"/>
              </w:rPr>
              <w:t xml:space="preserve">                 </w:t>
            </w:r>
            <w:r>
              <w:rPr>
                <w:bCs/>
                <w:color w:val="000000"/>
                <w:sz w:val="20"/>
                <w:szCs w:val="20"/>
              </w:rPr>
              <w:t xml:space="preserve">                 9,220</w:t>
            </w:r>
          </w:p>
        </w:tc>
      </w:tr>
      <w:tr w:rsidR="004831CA" w:rsidRPr="00C53D85" w14:paraId="454BA02E" w14:textId="77777777" w:rsidTr="00D6074D">
        <w:trPr>
          <w:trHeight w:val="215"/>
        </w:trPr>
        <w:tc>
          <w:tcPr>
            <w:cnfStyle w:val="001000000000" w:firstRow="0" w:lastRow="0" w:firstColumn="1" w:lastColumn="0" w:oddVBand="0" w:evenVBand="0" w:oddHBand="0" w:evenHBand="0" w:firstRowFirstColumn="0" w:firstRowLastColumn="0" w:lastRowFirstColumn="0" w:lastRowLastColumn="0"/>
            <w:tcW w:w="3333" w:type="pct"/>
            <w:shd w:val="clear" w:color="auto" w:fill="FFFFFF" w:themeFill="background1"/>
          </w:tcPr>
          <w:p w14:paraId="18B02B2D" w14:textId="77777777" w:rsidR="00072B54" w:rsidRPr="00C53D85" w:rsidRDefault="00072B54" w:rsidP="00BB134F">
            <w:pPr>
              <w:tabs>
                <w:tab w:val="left" w:pos="2240"/>
                <w:tab w:val="left" w:leader="dot" w:pos="2310"/>
              </w:tabs>
              <w:spacing w:before="23" w:after="20"/>
              <w:rPr>
                <w:b w:val="0"/>
                <w:bCs w:val="0"/>
                <w:color w:val="000000"/>
                <w:sz w:val="20"/>
                <w:szCs w:val="20"/>
              </w:rPr>
            </w:pPr>
            <w:r>
              <w:rPr>
                <w:b w:val="0"/>
                <w:bCs w:val="0"/>
                <w:color w:val="000000"/>
                <w:sz w:val="20"/>
                <w:szCs w:val="20"/>
              </w:rPr>
              <w:t>Loss on measurement of Contingent Consideration Liability</w:t>
            </w:r>
          </w:p>
        </w:tc>
        <w:tc>
          <w:tcPr>
            <w:tcW w:w="250" w:type="pct"/>
            <w:tcBorders>
              <w:bottom w:val="single" w:sz="4" w:space="0" w:color="auto"/>
            </w:tcBorders>
            <w:shd w:val="clear" w:color="auto" w:fill="FFFFFF" w:themeFill="background1"/>
          </w:tcPr>
          <w:p w14:paraId="39752D4C" w14:textId="77777777" w:rsidR="00072B54" w:rsidRPr="00C53D85" w:rsidRDefault="00072B54" w:rsidP="00D6074D">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1417" w:type="pct"/>
            <w:tcBorders>
              <w:bottom w:val="single" w:sz="4" w:space="0" w:color="auto"/>
            </w:tcBorders>
            <w:shd w:val="clear" w:color="auto" w:fill="FFFFFF" w:themeFill="background1"/>
          </w:tcPr>
          <w:p w14:paraId="5F578F2E" w14:textId="77777777" w:rsidR="00072B54" w:rsidRPr="00C53D85" w:rsidRDefault="00072B54" w:rsidP="00BB134F">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600</w:t>
            </w:r>
          </w:p>
        </w:tc>
      </w:tr>
      <w:tr w:rsidR="00D6074D" w:rsidRPr="00C53D85" w14:paraId="657B4BE0" w14:textId="77777777" w:rsidTr="00D6074D">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333" w:type="pct"/>
            <w:shd w:val="clear" w:color="auto" w:fill="FFFFFF" w:themeFill="background1"/>
          </w:tcPr>
          <w:p w14:paraId="014CCCCC" w14:textId="77777777" w:rsidR="00072B54" w:rsidRPr="00D72D96" w:rsidRDefault="00072B54" w:rsidP="00BB134F">
            <w:pPr>
              <w:tabs>
                <w:tab w:val="left" w:pos="2240"/>
                <w:tab w:val="left" w:leader="dot" w:pos="2310"/>
              </w:tabs>
              <w:spacing w:before="23" w:after="20"/>
              <w:rPr>
                <w:b w:val="0"/>
                <w:bCs w:val="0"/>
                <w:color w:val="000000"/>
                <w:sz w:val="20"/>
                <w:szCs w:val="20"/>
              </w:rPr>
            </w:pPr>
            <w:r w:rsidRPr="00D72D96">
              <w:rPr>
                <w:b w:val="0"/>
                <w:bCs w:val="0"/>
                <w:color w:val="000000"/>
                <w:sz w:val="20"/>
                <w:szCs w:val="20"/>
              </w:rPr>
              <w:t>Balance as of December 31, 2024</w:t>
            </w:r>
          </w:p>
        </w:tc>
        <w:tc>
          <w:tcPr>
            <w:tcW w:w="250" w:type="pct"/>
            <w:tcBorders>
              <w:top w:val="single" w:sz="4" w:space="0" w:color="auto"/>
              <w:bottom w:val="double" w:sz="4" w:space="0" w:color="auto"/>
            </w:tcBorders>
            <w:shd w:val="clear" w:color="auto" w:fill="FFFFFF" w:themeFill="background1"/>
          </w:tcPr>
          <w:p w14:paraId="7A59578B" w14:textId="281D673F" w:rsidR="00072B54" w:rsidRPr="00D72D96" w:rsidRDefault="00B30723" w:rsidP="004831CA">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w:t>
            </w:r>
          </w:p>
        </w:tc>
        <w:tc>
          <w:tcPr>
            <w:tcW w:w="1417" w:type="pct"/>
            <w:tcBorders>
              <w:top w:val="single" w:sz="4" w:space="0" w:color="auto"/>
              <w:bottom w:val="double" w:sz="4" w:space="0" w:color="auto"/>
            </w:tcBorders>
            <w:shd w:val="clear" w:color="auto" w:fill="FFFFFF" w:themeFill="background1"/>
          </w:tcPr>
          <w:p w14:paraId="50805A7F" w14:textId="67AA6617" w:rsidR="00072B54" w:rsidRPr="00D72D96" w:rsidRDefault="00072B54" w:rsidP="00BB134F">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bCs/>
                <w:color w:val="000000"/>
                <w:sz w:val="20"/>
                <w:szCs w:val="20"/>
              </w:rPr>
              <w:t xml:space="preserve">    </w:t>
            </w:r>
            <w:r w:rsidR="00DE0C16">
              <w:rPr>
                <w:bCs/>
                <w:color w:val="000000"/>
                <w:sz w:val="20"/>
                <w:szCs w:val="20"/>
              </w:rPr>
              <w:t xml:space="preserve">                 </w:t>
            </w:r>
            <w:r>
              <w:rPr>
                <w:bCs/>
                <w:color w:val="000000"/>
                <w:sz w:val="20"/>
                <w:szCs w:val="20"/>
              </w:rPr>
              <w:t xml:space="preserve">                9,820</w:t>
            </w:r>
          </w:p>
        </w:tc>
      </w:tr>
    </w:tbl>
    <w:p w14:paraId="461AAEA2" w14:textId="77777777" w:rsidR="005260D3" w:rsidRDefault="005260D3" w:rsidP="005260D3">
      <w:pPr>
        <w:jc w:val="both"/>
        <w:rPr>
          <w:sz w:val="20"/>
          <w:szCs w:val="20"/>
        </w:rPr>
      </w:pPr>
    </w:p>
    <w:p w14:paraId="5B92DB3A" w14:textId="0F1B5BD9" w:rsidR="004C4E05" w:rsidRDefault="00E2562C" w:rsidP="007202FD">
      <w:pPr>
        <w:outlineLvl w:val="1"/>
        <w:rPr>
          <w:b/>
          <w:sz w:val="20"/>
          <w:szCs w:val="20"/>
        </w:rPr>
      </w:pPr>
      <w:r>
        <w:rPr>
          <w:b/>
          <w:sz w:val="20"/>
          <w:szCs w:val="20"/>
        </w:rPr>
        <w:t>9</w:t>
      </w:r>
      <w:r w:rsidR="004075EA" w:rsidRPr="00C53D85">
        <w:rPr>
          <w:b/>
          <w:sz w:val="20"/>
          <w:szCs w:val="20"/>
        </w:rPr>
        <w:t>. Property and Equipment</w:t>
      </w:r>
      <w:r w:rsidR="00085257">
        <w:rPr>
          <w:b/>
          <w:sz w:val="20"/>
          <w:szCs w:val="20"/>
        </w:rPr>
        <w:t>, net</w:t>
      </w:r>
    </w:p>
    <w:p w14:paraId="4603FF91" w14:textId="77777777" w:rsidR="007202FD" w:rsidRPr="00C53D85" w:rsidRDefault="007202FD" w:rsidP="007202FD">
      <w:pPr>
        <w:rPr>
          <w:sz w:val="20"/>
          <w:szCs w:val="20"/>
        </w:rPr>
      </w:pPr>
    </w:p>
    <w:p w14:paraId="5B92DB3B" w14:textId="3B15D172" w:rsidR="004C4E05" w:rsidRPr="00C53D85" w:rsidRDefault="0058670E" w:rsidP="00395859">
      <w:pPr>
        <w:keepNext/>
        <w:jc w:val="both"/>
        <w:rPr>
          <w:sz w:val="20"/>
          <w:szCs w:val="20"/>
        </w:rPr>
      </w:pPr>
      <w:r w:rsidRPr="00C53D85">
        <w:rPr>
          <w:sz w:val="20"/>
          <w:szCs w:val="20"/>
        </w:rPr>
        <w:t>Property and equipment</w:t>
      </w:r>
      <w:r w:rsidR="00E43EC4" w:rsidRPr="00C53D85">
        <w:rPr>
          <w:sz w:val="20"/>
          <w:szCs w:val="20"/>
        </w:rPr>
        <w:t xml:space="preserve">, net </w:t>
      </w:r>
      <w:r w:rsidRPr="00C53D85">
        <w:rPr>
          <w:sz w:val="20"/>
          <w:szCs w:val="20"/>
        </w:rPr>
        <w:t xml:space="preserve">consists of the following (in thousands): </w:t>
      </w:r>
    </w:p>
    <w:p w14:paraId="5B92DB3C" w14:textId="77777777" w:rsidR="004C4E05" w:rsidRPr="00C53D85" w:rsidRDefault="0058670E" w:rsidP="00395859">
      <w:pPr>
        <w:keepNext/>
        <w:rPr>
          <w:sz w:val="20"/>
          <w:szCs w:val="20"/>
        </w:rPr>
      </w:pPr>
      <w:r w:rsidRPr="00C53D85">
        <w:rPr>
          <w:sz w:val="20"/>
          <w:szCs w:val="20"/>
        </w:rPr>
        <w:t> </w:t>
      </w:r>
    </w:p>
    <w:tbl>
      <w:tblPr>
        <w:tblStyle w:val="ListTable1Light-Accent1"/>
        <w:tblW w:w="5000" w:type="pct"/>
        <w:tblLook w:val="04A0" w:firstRow="1" w:lastRow="0" w:firstColumn="1" w:lastColumn="0" w:noHBand="0" w:noVBand="1"/>
      </w:tblPr>
      <w:tblGrid>
        <w:gridCol w:w="7199"/>
        <w:gridCol w:w="540"/>
        <w:gridCol w:w="91"/>
        <w:gridCol w:w="2970"/>
      </w:tblGrid>
      <w:tr w:rsidR="00131FDB" w:rsidRPr="00C53D85" w14:paraId="1AA196FE" w14:textId="77777777" w:rsidTr="00D60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3" w:type="pct"/>
            <w:tcBorders>
              <w:bottom w:val="single" w:sz="4" w:space="0" w:color="auto"/>
            </w:tcBorders>
            <w:shd w:val="clear" w:color="auto" w:fill="C6D9F1" w:themeFill="text2" w:themeFillTint="33"/>
            <w:vAlign w:val="center"/>
          </w:tcPr>
          <w:p w14:paraId="7146A80E" w14:textId="38A0E107" w:rsidR="00131FDB" w:rsidRPr="00C53D85" w:rsidRDefault="00131FDB" w:rsidP="00BB134F">
            <w:pPr>
              <w:keepNext/>
              <w:tabs>
                <w:tab w:val="left" w:leader="dot" w:pos="2310"/>
              </w:tabs>
              <w:spacing w:before="23" w:after="20"/>
              <w:ind w:left="-53"/>
              <w:jc w:val="center"/>
              <w:rPr>
                <w:color w:val="000000"/>
                <w:sz w:val="20"/>
                <w:szCs w:val="20"/>
              </w:rPr>
            </w:pPr>
          </w:p>
        </w:tc>
        <w:tc>
          <w:tcPr>
            <w:tcW w:w="292" w:type="pct"/>
            <w:gridSpan w:val="2"/>
            <w:tcBorders>
              <w:bottom w:val="single" w:sz="4" w:space="0" w:color="auto"/>
            </w:tcBorders>
            <w:shd w:val="clear" w:color="auto" w:fill="C6D9F1" w:themeFill="text2" w:themeFillTint="33"/>
          </w:tcPr>
          <w:p w14:paraId="0FE69848" w14:textId="77777777" w:rsidR="00131FDB" w:rsidRPr="00C53D85" w:rsidRDefault="00131FDB" w:rsidP="00BB134F">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1375" w:type="pct"/>
            <w:tcBorders>
              <w:bottom w:val="single" w:sz="4" w:space="0" w:color="auto"/>
            </w:tcBorders>
            <w:shd w:val="clear" w:color="auto" w:fill="C6D9F1" w:themeFill="text2" w:themeFillTint="33"/>
            <w:vAlign w:val="center"/>
          </w:tcPr>
          <w:p w14:paraId="1C6CC12C" w14:textId="18B8A555" w:rsidR="00131FDB" w:rsidRPr="00C53D85" w:rsidRDefault="00E71478" w:rsidP="00BB134F">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December 31, 2024</w:t>
            </w:r>
          </w:p>
        </w:tc>
      </w:tr>
      <w:tr w:rsidR="00AC512D" w:rsidRPr="00C53D85" w14:paraId="1BA1AACF" w14:textId="77777777" w:rsidTr="00D60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3" w:type="pct"/>
            <w:shd w:val="clear" w:color="auto" w:fill="FFFFFF" w:themeFill="background1"/>
          </w:tcPr>
          <w:p w14:paraId="395A64F6" w14:textId="4FD23A92" w:rsidR="00AC512D" w:rsidRPr="00C53D85" w:rsidRDefault="00AC512D" w:rsidP="00AC512D">
            <w:pPr>
              <w:keepNext/>
              <w:tabs>
                <w:tab w:val="left" w:leader="dot" w:pos="2310"/>
              </w:tabs>
              <w:spacing w:before="43" w:after="20"/>
              <w:rPr>
                <w:sz w:val="20"/>
                <w:szCs w:val="20"/>
              </w:rPr>
            </w:pPr>
            <w:r w:rsidRPr="00C53D85">
              <w:rPr>
                <w:b w:val="0"/>
                <w:bCs w:val="0"/>
                <w:sz w:val="20"/>
                <w:szCs w:val="20"/>
              </w:rPr>
              <w:t>Building and leasehold improvements</w:t>
            </w:r>
          </w:p>
        </w:tc>
        <w:tc>
          <w:tcPr>
            <w:tcW w:w="250" w:type="pct"/>
            <w:shd w:val="clear" w:color="auto" w:fill="FFFFFF" w:themeFill="background1"/>
          </w:tcPr>
          <w:p w14:paraId="5BDFFB16" w14:textId="64009C03" w:rsidR="00AC512D" w:rsidRPr="00C53D85" w:rsidRDefault="00AC512D" w:rsidP="00AC512D">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C53D85">
              <w:rPr>
                <w:bCs/>
                <w:color w:val="000000"/>
                <w:sz w:val="20"/>
                <w:szCs w:val="20"/>
              </w:rPr>
              <w:t>$</w:t>
            </w:r>
          </w:p>
        </w:tc>
        <w:tc>
          <w:tcPr>
            <w:tcW w:w="1417" w:type="pct"/>
            <w:gridSpan w:val="2"/>
            <w:shd w:val="clear" w:color="auto" w:fill="FFFFFF" w:themeFill="background1"/>
          </w:tcPr>
          <w:p w14:paraId="3AB061B8" w14:textId="1D64130E" w:rsidR="00AC512D" w:rsidRPr="00C53D85" w:rsidRDefault="004957FE" w:rsidP="005F0835">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666,532</w:t>
            </w:r>
          </w:p>
        </w:tc>
      </w:tr>
      <w:tr w:rsidR="00AC512D" w:rsidRPr="00C53D85" w14:paraId="5C435B0B" w14:textId="77777777" w:rsidTr="00D6074D">
        <w:tc>
          <w:tcPr>
            <w:cnfStyle w:val="001000000000" w:firstRow="0" w:lastRow="0" w:firstColumn="1" w:lastColumn="0" w:oddVBand="0" w:evenVBand="0" w:oddHBand="0" w:evenHBand="0" w:firstRowFirstColumn="0" w:firstRowLastColumn="0" w:lastRowFirstColumn="0" w:lastRowLastColumn="0"/>
            <w:tcW w:w="3333" w:type="pct"/>
            <w:shd w:val="clear" w:color="auto" w:fill="FFFFFF" w:themeFill="background1"/>
          </w:tcPr>
          <w:p w14:paraId="01DA411D" w14:textId="2D484483" w:rsidR="00AC512D" w:rsidRPr="00C53D85" w:rsidRDefault="00AC512D" w:rsidP="00AC512D">
            <w:pPr>
              <w:keepNext/>
              <w:tabs>
                <w:tab w:val="left" w:leader="dot" w:pos="2310"/>
              </w:tabs>
              <w:spacing w:before="43" w:after="20"/>
              <w:rPr>
                <w:sz w:val="20"/>
                <w:szCs w:val="20"/>
              </w:rPr>
            </w:pPr>
            <w:r w:rsidRPr="00C53D85">
              <w:rPr>
                <w:b w:val="0"/>
                <w:bCs w:val="0"/>
                <w:color w:val="000000"/>
                <w:sz w:val="20"/>
                <w:szCs w:val="20"/>
              </w:rPr>
              <w:t>Construction-in-process</w:t>
            </w:r>
          </w:p>
        </w:tc>
        <w:tc>
          <w:tcPr>
            <w:tcW w:w="250" w:type="pct"/>
            <w:shd w:val="clear" w:color="auto" w:fill="FFFFFF" w:themeFill="background1"/>
          </w:tcPr>
          <w:p w14:paraId="2D00A5B7" w14:textId="77777777" w:rsidR="00AC512D" w:rsidRPr="00C53D85" w:rsidRDefault="00AC512D" w:rsidP="00AC512D">
            <w:pPr>
              <w:keepNext/>
              <w:tabs>
                <w:tab w:val="left" w:pos="579"/>
                <w:tab w:val="left" w:pos="1222"/>
              </w:tabs>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1417" w:type="pct"/>
            <w:gridSpan w:val="2"/>
            <w:shd w:val="clear" w:color="auto" w:fill="FFFFFF" w:themeFill="background1"/>
          </w:tcPr>
          <w:p w14:paraId="0CE22F75" w14:textId="3B23F2AE" w:rsidR="00AC512D" w:rsidRPr="00C53D85" w:rsidRDefault="00AC512D" w:rsidP="005F0835">
            <w:pPr>
              <w:keepNext/>
              <w:tabs>
                <w:tab w:val="left" w:pos="579"/>
                <w:tab w:val="left" w:pos="1222"/>
              </w:tabs>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C53D85">
              <w:rPr>
                <w:bCs/>
                <w:color w:val="000000"/>
                <w:sz w:val="20"/>
                <w:szCs w:val="20"/>
              </w:rPr>
              <w:t>13</w:t>
            </w:r>
            <w:r>
              <w:rPr>
                <w:bCs/>
                <w:color w:val="000000"/>
                <w:sz w:val="20"/>
                <w:szCs w:val="20"/>
              </w:rPr>
              <w:t>5,</w:t>
            </w:r>
            <w:r w:rsidR="00170EB3">
              <w:rPr>
                <w:bCs/>
                <w:color w:val="000000"/>
                <w:sz w:val="20"/>
                <w:szCs w:val="20"/>
              </w:rPr>
              <w:t>745</w:t>
            </w:r>
          </w:p>
        </w:tc>
      </w:tr>
      <w:tr w:rsidR="00AC512D" w:rsidRPr="00C53D85" w14:paraId="2B5ECCDC" w14:textId="77777777" w:rsidTr="00D60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3" w:type="pct"/>
            <w:shd w:val="clear" w:color="auto" w:fill="FFFFFF" w:themeFill="background1"/>
          </w:tcPr>
          <w:p w14:paraId="442A54EE" w14:textId="2F511373" w:rsidR="00AC512D" w:rsidRPr="00C53D85" w:rsidRDefault="00AC512D" w:rsidP="00AC512D">
            <w:pPr>
              <w:keepNext/>
              <w:tabs>
                <w:tab w:val="left" w:leader="dot" w:pos="2310"/>
              </w:tabs>
              <w:spacing w:before="43" w:after="20"/>
              <w:rPr>
                <w:b w:val="0"/>
                <w:bCs w:val="0"/>
                <w:sz w:val="20"/>
                <w:szCs w:val="20"/>
              </w:rPr>
            </w:pPr>
            <w:r w:rsidRPr="00C53D85">
              <w:rPr>
                <w:b w:val="0"/>
                <w:bCs w:val="0"/>
                <w:sz w:val="20"/>
                <w:szCs w:val="20"/>
              </w:rPr>
              <w:t>Land</w:t>
            </w:r>
          </w:p>
        </w:tc>
        <w:tc>
          <w:tcPr>
            <w:tcW w:w="250" w:type="pct"/>
            <w:shd w:val="clear" w:color="auto" w:fill="FFFFFF" w:themeFill="background1"/>
          </w:tcPr>
          <w:p w14:paraId="2BEEB843" w14:textId="0C9EBDD4" w:rsidR="00AC512D" w:rsidRPr="00C53D85" w:rsidRDefault="00AC512D" w:rsidP="00AC512D">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1417" w:type="pct"/>
            <w:gridSpan w:val="2"/>
            <w:shd w:val="clear" w:color="auto" w:fill="FFFFFF" w:themeFill="background1"/>
          </w:tcPr>
          <w:p w14:paraId="001F9AEA" w14:textId="233BCC97" w:rsidR="00AC512D" w:rsidRPr="00C53D85" w:rsidRDefault="004957FE" w:rsidP="005F0835">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95,504</w:t>
            </w:r>
          </w:p>
        </w:tc>
      </w:tr>
      <w:tr w:rsidR="00AC512D" w:rsidRPr="00C53D85" w14:paraId="129008F6" w14:textId="77777777" w:rsidTr="00D6074D">
        <w:trPr>
          <w:trHeight w:val="215"/>
        </w:trPr>
        <w:tc>
          <w:tcPr>
            <w:cnfStyle w:val="001000000000" w:firstRow="0" w:lastRow="0" w:firstColumn="1" w:lastColumn="0" w:oddVBand="0" w:evenVBand="0" w:oddHBand="0" w:evenHBand="0" w:firstRowFirstColumn="0" w:firstRowLastColumn="0" w:lastRowFirstColumn="0" w:lastRowLastColumn="0"/>
            <w:tcW w:w="3333" w:type="pct"/>
            <w:shd w:val="clear" w:color="auto" w:fill="FFFFFF" w:themeFill="background1"/>
          </w:tcPr>
          <w:p w14:paraId="16E587D8" w14:textId="50F93B7E" w:rsidR="00AC512D" w:rsidRPr="00C53D85" w:rsidRDefault="00AC512D" w:rsidP="00AC512D">
            <w:pPr>
              <w:tabs>
                <w:tab w:val="left" w:pos="2240"/>
                <w:tab w:val="left" w:leader="dot" w:pos="2310"/>
              </w:tabs>
              <w:spacing w:before="23" w:after="20"/>
              <w:rPr>
                <w:b w:val="0"/>
                <w:bCs w:val="0"/>
                <w:color w:val="000000"/>
                <w:sz w:val="20"/>
                <w:szCs w:val="20"/>
              </w:rPr>
            </w:pPr>
            <w:r w:rsidRPr="00C53D85">
              <w:rPr>
                <w:b w:val="0"/>
                <w:bCs w:val="0"/>
                <w:color w:val="000000"/>
                <w:sz w:val="20"/>
                <w:szCs w:val="20"/>
              </w:rPr>
              <w:t>Furniture and equipment</w:t>
            </w:r>
          </w:p>
        </w:tc>
        <w:tc>
          <w:tcPr>
            <w:tcW w:w="250" w:type="pct"/>
            <w:shd w:val="clear" w:color="auto" w:fill="FFFFFF" w:themeFill="background1"/>
          </w:tcPr>
          <w:p w14:paraId="7ABDFC6C" w14:textId="77777777" w:rsidR="00AC512D" w:rsidRPr="00C53D85" w:rsidRDefault="00AC512D" w:rsidP="00AC512D">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
                <w:color w:val="000000"/>
                <w:sz w:val="20"/>
                <w:szCs w:val="20"/>
              </w:rPr>
            </w:pPr>
          </w:p>
        </w:tc>
        <w:tc>
          <w:tcPr>
            <w:tcW w:w="1417" w:type="pct"/>
            <w:gridSpan w:val="2"/>
            <w:shd w:val="clear" w:color="auto" w:fill="FFFFFF" w:themeFill="background1"/>
          </w:tcPr>
          <w:p w14:paraId="6589C759" w14:textId="482481CA" w:rsidR="00AC512D" w:rsidRPr="00C53D85" w:rsidRDefault="004957FE" w:rsidP="005F0835">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27,580</w:t>
            </w:r>
          </w:p>
        </w:tc>
      </w:tr>
      <w:tr w:rsidR="00AC512D" w:rsidRPr="00C53D85" w14:paraId="3F65AFB0" w14:textId="77777777" w:rsidTr="00D6074D">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333" w:type="pct"/>
            <w:shd w:val="clear" w:color="auto" w:fill="FFFFFF" w:themeFill="background1"/>
          </w:tcPr>
          <w:p w14:paraId="3DB962FC" w14:textId="07255720" w:rsidR="00AC512D" w:rsidRPr="00BF2D0B" w:rsidRDefault="00AC512D" w:rsidP="00AC512D">
            <w:pPr>
              <w:tabs>
                <w:tab w:val="left" w:pos="2240"/>
                <w:tab w:val="left" w:leader="dot" w:pos="2310"/>
              </w:tabs>
              <w:spacing w:before="23" w:after="20"/>
              <w:rPr>
                <w:b w:val="0"/>
                <w:bCs w:val="0"/>
                <w:color w:val="000000"/>
                <w:sz w:val="20"/>
                <w:szCs w:val="20"/>
              </w:rPr>
            </w:pPr>
            <w:r w:rsidRPr="00BF2D0B">
              <w:rPr>
                <w:b w:val="0"/>
                <w:bCs w:val="0"/>
                <w:color w:val="000000"/>
                <w:sz w:val="20"/>
                <w:szCs w:val="20"/>
              </w:rPr>
              <w:t>Property and equipment, gross</w:t>
            </w:r>
          </w:p>
        </w:tc>
        <w:tc>
          <w:tcPr>
            <w:tcW w:w="250" w:type="pct"/>
            <w:tcBorders>
              <w:top w:val="single" w:sz="4" w:space="0" w:color="auto"/>
            </w:tcBorders>
            <w:shd w:val="clear" w:color="auto" w:fill="FFFFFF" w:themeFill="background1"/>
          </w:tcPr>
          <w:p w14:paraId="0C17445A" w14:textId="2951DA8E" w:rsidR="00AC512D" w:rsidRPr="00BF2D0B" w:rsidRDefault="00AC512D" w:rsidP="00AC512D">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417" w:type="pct"/>
            <w:gridSpan w:val="2"/>
            <w:tcBorders>
              <w:top w:val="single" w:sz="4" w:space="0" w:color="auto"/>
            </w:tcBorders>
            <w:shd w:val="clear" w:color="auto" w:fill="FFFFFF" w:themeFill="background1"/>
          </w:tcPr>
          <w:p w14:paraId="73A5EC43" w14:textId="3B94006B" w:rsidR="00AC512D" w:rsidRPr="00BF2D0B" w:rsidRDefault="004957FE" w:rsidP="005F0835">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925,361</w:t>
            </w:r>
          </w:p>
        </w:tc>
      </w:tr>
      <w:tr w:rsidR="00AC512D" w:rsidRPr="00C53D85" w14:paraId="5D544CBE" w14:textId="77777777" w:rsidTr="00D6074D">
        <w:trPr>
          <w:trHeight w:val="215"/>
        </w:trPr>
        <w:tc>
          <w:tcPr>
            <w:cnfStyle w:val="001000000000" w:firstRow="0" w:lastRow="0" w:firstColumn="1" w:lastColumn="0" w:oddVBand="0" w:evenVBand="0" w:oddHBand="0" w:evenHBand="0" w:firstRowFirstColumn="0" w:firstRowLastColumn="0" w:lastRowFirstColumn="0" w:lastRowLastColumn="0"/>
            <w:tcW w:w="3333" w:type="pct"/>
            <w:shd w:val="clear" w:color="auto" w:fill="FFFFFF" w:themeFill="background1"/>
          </w:tcPr>
          <w:p w14:paraId="34ADA633" w14:textId="6881546C" w:rsidR="00AC512D" w:rsidRPr="00BF2D0B" w:rsidRDefault="00AC512D" w:rsidP="00AC512D">
            <w:pPr>
              <w:tabs>
                <w:tab w:val="left" w:pos="2240"/>
                <w:tab w:val="left" w:leader="dot" w:pos="2310"/>
              </w:tabs>
              <w:spacing w:before="23" w:after="20"/>
              <w:rPr>
                <w:b w:val="0"/>
                <w:bCs w:val="0"/>
                <w:color w:val="000000"/>
                <w:sz w:val="20"/>
                <w:szCs w:val="20"/>
              </w:rPr>
            </w:pPr>
            <w:r w:rsidRPr="00BF2D0B">
              <w:rPr>
                <w:b w:val="0"/>
                <w:bCs w:val="0"/>
                <w:color w:val="000000"/>
                <w:sz w:val="20"/>
                <w:szCs w:val="20"/>
              </w:rPr>
              <w:t>Less: Accumulated depreciation</w:t>
            </w:r>
          </w:p>
        </w:tc>
        <w:tc>
          <w:tcPr>
            <w:tcW w:w="250" w:type="pct"/>
            <w:tcBorders>
              <w:bottom w:val="single" w:sz="4" w:space="0" w:color="auto"/>
            </w:tcBorders>
            <w:shd w:val="clear" w:color="auto" w:fill="FFFFFF" w:themeFill="background1"/>
          </w:tcPr>
          <w:p w14:paraId="04CDCF11" w14:textId="77777777" w:rsidR="00AC512D" w:rsidRPr="00BF2D0B" w:rsidRDefault="00AC512D" w:rsidP="00AC512D">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417" w:type="pct"/>
            <w:gridSpan w:val="2"/>
            <w:tcBorders>
              <w:bottom w:val="single" w:sz="4" w:space="0" w:color="auto"/>
            </w:tcBorders>
            <w:shd w:val="clear" w:color="auto" w:fill="FFFFFF" w:themeFill="background1"/>
          </w:tcPr>
          <w:p w14:paraId="668D7F2A" w14:textId="64CA3C11" w:rsidR="00AC512D" w:rsidRPr="00BF2D0B" w:rsidRDefault="004957FE" w:rsidP="005F0835">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(66,530)</w:t>
            </w:r>
          </w:p>
        </w:tc>
      </w:tr>
      <w:tr w:rsidR="005F0835" w:rsidRPr="00C53D85" w14:paraId="7A16CCC5" w14:textId="77777777" w:rsidTr="005F0835">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333" w:type="pct"/>
            <w:shd w:val="clear" w:color="auto" w:fill="FFFFFF" w:themeFill="background1"/>
          </w:tcPr>
          <w:p w14:paraId="4AA8BF7E" w14:textId="47C37CAD" w:rsidR="00AC512D" w:rsidRPr="00BF2D0B" w:rsidRDefault="00AC512D" w:rsidP="00AC512D">
            <w:pPr>
              <w:tabs>
                <w:tab w:val="left" w:pos="2240"/>
                <w:tab w:val="left" w:leader="dot" w:pos="2310"/>
              </w:tabs>
              <w:spacing w:before="23" w:after="20"/>
              <w:rPr>
                <w:b w:val="0"/>
                <w:bCs w:val="0"/>
                <w:color w:val="000000"/>
                <w:sz w:val="20"/>
                <w:szCs w:val="20"/>
              </w:rPr>
            </w:pPr>
            <w:r w:rsidRPr="00BF2D0B">
              <w:rPr>
                <w:b w:val="0"/>
                <w:bCs w:val="0"/>
                <w:color w:val="000000"/>
                <w:sz w:val="20"/>
                <w:szCs w:val="20"/>
              </w:rPr>
              <w:t>Property and equipment, net</w:t>
            </w:r>
          </w:p>
        </w:tc>
        <w:tc>
          <w:tcPr>
            <w:tcW w:w="250" w:type="pct"/>
            <w:tcBorders>
              <w:top w:val="single" w:sz="4" w:space="0" w:color="auto"/>
              <w:bottom w:val="double" w:sz="4" w:space="0" w:color="auto"/>
            </w:tcBorders>
            <w:shd w:val="clear" w:color="auto" w:fill="FFFFFF" w:themeFill="background1"/>
          </w:tcPr>
          <w:p w14:paraId="443AEB60" w14:textId="77777777" w:rsidR="00AC512D" w:rsidRPr="00BF2D0B" w:rsidRDefault="00AC512D" w:rsidP="00AC512D">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F2D0B">
              <w:rPr>
                <w:color w:val="000000"/>
                <w:sz w:val="20"/>
                <w:szCs w:val="20"/>
              </w:rPr>
              <w:t>$</w:t>
            </w:r>
          </w:p>
        </w:tc>
        <w:tc>
          <w:tcPr>
            <w:tcW w:w="1417" w:type="pct"/>
            <w:gridSpan w:val="2"/>
            <w:tcBorders>
              <w:top w:val="single" w:sz="4" w:space="0" w:color="auto"/>
              <w:bottom w:val="double" w:sz="4" w:space="0" w:color="auto"/>
            </w:tcBorders>
            <w:shd w:val="clear" w:color="auto" w:fill="FFFFFF" w:themeFill="background1"/>
          </w:tcPr>
          <w:p w14:paraId="2364A11C" w14:textId="1C5C0277" w:rsidR="00AC512D" w:rsidRPr="00BF2D0B" w:rsidRDefault="004957FE" w:rsidP="005F0835">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858,831</w:t>
            </w:r>
          </w:p>
        </w:tc>
      </w:tr>
    </w:tbl>
    <w:p w14:paraId="34BF3052" w14:textId="77777777" w:rsidR="00F260DA" w:rsidRDefault="00F260DA" w:rsidP="00395859">
      <w:pPr>
        <w:jc w:val="both"/>
        <w:rPr>
          <w:sz w:val="20"/>
          <w:szCs w:val="20"/>
        </w:rPr>
      </w:pPr>
    </w:p>
    <w:p w14:paraId="0FE28DA6" w14:textId="1BB07906" w:rsidR="00EA1DC4" w:rsidRDefault="00EA1DC4" w:rsidP="00395859">
      <w:pPr>
        <w:jc w:val="both"/>
        <w:rPr>
          <w:sz w:val="20"/>
          <w:szCs w:val="20"/>
        </w:rPr>
      </w:pPr>
      <w:r w:rsidRPr="00C53D85">
        <w:rPr>
          <w:sz w:val="20"/>
          <w:szCs w:val="20"/>
        </w:rPr>
        <w:t xml:space="preserve">During the year ended December 31, 2024, depreciation and amortization expense associated with Property and </w:t>
      </w:r>
      <w:r w:rsidR="00F260DA">
        <w:rPr>
          <w:sz w:val="20"/>
          <w:szCs w:val="20"/>
        </w:rPr>
        <w:t>eq</w:t>
      </w:r>
      <w:r w:rsidRPr="00C53D85">
        <w:rPr>
          <w:sz w:val="20"/>
          <w:szCs w:val="20"/>
        </w:rPr>
        <w:t>uipment, net was approximately $</w:t>
      </w:r>
      <w:r w:rsidR="00EB14B8" w:rsidRPr="00C53D85">
        <w:rPr>
          <w:sz w:val="20"/>
          <w:szCs w:val="20"/>
        </w:rPr>
        <w:t>2</w:t>
      </w:r>
      <w:r w:rsidR="00AC3BDB">
        <w:rPr>
          <w:sz w:val="20"/>
          <w:szCs w:val="20"/>
        </w:rPr>
        <w:t>6.0</w:t>
      </w:r>
      <w:r w:rsidR="00EB14B8" w:rsidRPr="00C53D85">
        <w:rPr>
          <w:sz w:val="20"/>
          <w:szCs w:val="20"/>
        </w:rPr>
        <w:t xml:space="preserve"> million. </w:t>
      </w:r>
    </w:p>
    <w:p w14:paraId="183FC686" w14:textId="7B6CF53A" w:rsidR="00806EE3" w:rsidRDefault="00806EE3" w:rsidP="00395859">
      <w:pPr>
        <w:jc w:val="both"/>
        <w:rPr>
          <w:sz w:val="20"/>
          <w:szCs w:val="20"/>
        </w:rPr>
      </w:pPr>
      <w:r>
        <w:rPr>
          <w:sz w:val="20"/>
          <w:szCs w:val="20"/>
        </w:rPr>
        <w:br w:type="page"/>
      </w:r>
    </w:p>
    <w:p w14:paraId="712FE435" w14:textId="7296675D" w:rsidR="0035224F" w:rsidRDefault="0035224F" w:rsidP="00395859">
      <w:pPr>
        <w:jc w:val="both"/>
        <w:rPr>
          <w:sz w:val="20"/>
          <w:szCs w:val="20"/>
        </w:rPr>
      </w:pPr>
      <w:r>
        <w:rPr>
          <w:sz w:val="20"/>
          <w:szCs w:val="20"/>
        </w:rPr>
        <w:lastRenderedPageBreak/>
        <w:t>As a supplemental disclosure, the Company summarized the property and equipment, net by location as follows</w:t>
      </w:r>
      <w:r w:rsidR="00F90711">
        <w:rPr>
          <w:sz w:val="20"/>
          <w:szCs w:val="20"/>
        </w:rPr>
        <w:t xml:space="preserve"> (in thousands)</w:t>
      </w:r>
      <w:r>
        <w:rPr>
          <w:sz w:val="20"/>
          <w:szCs w:val="20"/>
        </w:rPr>
        <w:t>:</w:t>
      </w:r>
    </w:p>
    <w:p w14:paraId="5E0F4F36" w14:textId="77777777" w:rsidR="0035224F" w:rsidRDefault="0035224F" w:rsidP="00395859">
      <w:pPr>
        <w:jc w:val="both"/>
        <w:rPr>
          <w:sz w:val="20"/>
          <w:szCs w:val="20"/>
        </w:rPr>
      </w:pPr>
    </w:p>
    <w:tbl>
      <w:tblPr>
        <w:tblStyle w:val="ListTable1Light-Accent1"/>
        <w:tblW w:w="5039" w:type="pct"/>
        <w:tblLook w:val="04A0" w:firstRow="1" w:lastRow="0" w:firstColumn="1" w:lastColumn="0" w:noHBand="0" w:noVBand="1"/>
      </w:tblPr>
      <w:tblGrid>
        <w:gridCol w:w="7199"/>
        <w:gridCol w:w="540"/>
        <w:gridCol w:w="91"/>
        <w:gridCol w:w="2969"/>
        <w:gridCol w:w="85"/>
      </w:tblGrid>
      <w:tr w:rsidR="00347DC0" w:rsidRPr="00C53D85" w14:paraId="49CE65D5" w14:textId="77777777" w:rsidTr="00D60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pct"/>
            <w:tcBorders>
              <w:bottom w:val="single" w:sz="4" w:space="0" w:color="auto"/>
            </w:tcBorders>
            <w:shd w:val="clear" w:color="auto" w:fill="C6D9F1" w:themeFill="text2" w:themeFillTint="33"/>
            <w:vAlign w:val="center"/>
          </w:tcPr>
          <w:p w14:paraId="69249C2E" w14:textId="77777777" w:rsidR="00347DC0" w:rsidRPr="00C53D85" w:rsidRDefault="00347DC0" w:rsidP="00BB134F">
            <w:pPr>
              <w:keepNext/>
              <w:tabs>
                <w:tab w:val="left" w:leader="dot" w:pos="2310"/>
              </w:tabs>
              <w:spacing w:before="23" w:after="20"/>
              <w:ind w:left="-53"/>
              <w:jc w:val="center"/>
              <w:rPr>
                <w:color w:val="000000"/>
                <w:sz w:val="20"/>
                <w:szCs w:val="20"/>
              </w:rPr>
            </w:pPr>
          </w:p>
        </w:tc>
        <w:tc>
          <w:tcPr>
            <w:tcW w:w="290" w:type="pct"/>
            <w:gridSpan w:val="2"/>
            <w:tcBorders>
              <w:bottom w:val="single" w:sz="4" w:space="0" w:color="auto"/>
            </w:tcBorders>
            <w:shd w:val="clear" w:color="auto" w:fill="C6D9F1" w:themeFill="text2" w:themeFillTint="33"/>
          </w:tcPr>
          <w:p w14:paraId="3C88708B" w14:textId="77777777" w:rsidR="00347DC0" w:rsidRPr="00C53D85" w:rsidRDefault="00347DC0" w:rsidP="00BB134F">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1403" w:type="pct"/>
            <w:gridSpan w:val="2"/>
            <w:tcBorders>
              <w:bottom w:val="single" w:sz="4" w:space="0" w:color="auto"/>
            </w:tcBorders>
            <w:shd w:val="clear" w:color="auto" w:fill="C6D9F1" w:themeFill="text2" w:themeFillTint="33"/>
            <w:vAlign w:val="center"/>
          </w:tcPr>
          <w:p w14:paraId="59526A8C" w14:textId="77777777" w:rsidR="00347DC0" w:rsidRPr="00C53D85" w:rsidRDefault="00347DC0" w:rsidP="00BB134F">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December 31, 2024</w:t>
            </w:r>
          </w:p>
        </w:tc>
      </w:tr>
      <w:tr w:rsidR="00347DC0" w:rsidRPr="00C53D85" w14:paraId="19750C60" w14:textId="77777777" w:rsidTr="00D6074D">
        <w:trPr>
          <w:gridAfter w:val="1"/>
          <w:cnfStyle w:val="000000100000" w:firstRow="0" w:lastRow="0" w:firstColumn="0" w:lastColumn="0" w:oddVBand="0" w:evenVBand="0" w:oddHBand="1" w:evenHBand="0" w:firstRowFirstColumn="0" w:firstRowLastColumn="0" w:lastRowFirstColumn="0" w:lastRowLastColumn="0"/>
          <w:wAfter w:w="39" w:type="pct"/>
        </w:trPr>
        <w:tc>
          <w:tcPr>
            <w:cnfStyle w:val="001000000000" w:firstRow="0" w:lastRow="0" w:firstColumn="1" w:lastColumn="0" w:oddVBand="0" w:evenVBand="0" w:oddHBand="0" w:evenHBand="0" w:firstRowFirstColumn="0" w:firstRowLastColumn="0" w:lastRowFirstColumn="0" w:lastRowLastColumn="0"/>
            <w:tcW w:w="3307" w:type="pct"/>
            <w:shd w:val="clear" w:color="auto" w:fill="FFFFFF" w:themeFill="background1"/>
          </w:tcPr>
          <w:p w14:paraId="0E258894" w14:textId="44021A75" w:rsidR="00347DC0" w:rsidRPr="00C53D85" w:rsidRDefault="00FF0A2D" w:rsidP="00BB134F">
            <w:pPr>
              <w:keepNext/>
              <w:tabs>
                <w:tab w:val="left" w:leader="dot" w:pos="2310"/>
              </w:tabs>
              <w:spacing w:before="43" w:after="20"/>
              <w:rPr>
                <w:b w:val="0"/>
                <w:bCs w:val="0"/>
                <w:sz w:val="20"/>
                <w:szCs w:val="20"/>
              </w:rPr>
            </w:pPr>
            <w:r>
              <w:rPr>
                <w:b w:val="0"/>
                <w:bCs w:val="0"/>
                <w:sz w:val="20"/>
                <w:szCs w:val="20"/>
              </w:rPr>
              <w:t>Flow Fort Lauderdale</w:t>
            </w:r>
          </w:p>
        </w:tc>
        <w:tc>
          <w:tcPr>
            <w:tcW w:w="248" w:type="pct"/>
            <w:shd w:val="clear" w:color="auto" w:fill="FFFFFF" w:themeFill="background1"/>
          </w:tcPr>
          <w:p w14:paraId="50F55454" w14:textId="77777777" w:rsidR="00347DC0" w:rsidRPr="00C53D85" w:rsidRDefault="00347DC0" w:rsidP="00BB134F">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C53D85">
              <w:rPr>
                <w:bCs/>
                <w:color w:val="000000"/>
                <w:sz w:val="20"/>
                <w:szCs w:val="20"/>
              </w:rPr>
              <w:t>$</w:t>
            </w:r>
          </w:p>
        </w:tc>
        <w:tc>
          <w:tcPr>
            <w:tcW w:w="1406" w:type="pct"/>
            <w:gridSpan w:val="2"/>
            <w:shd w:val="clear" w:color="auto" w:fill="FFFFFF" w:themeFill="background1"/>
          </w:tcPr>
          <w:p w14:paraId="6EB10E0D" w14:textId="32CA43D1" w:rsidR="00347DC0" w:rsidRPr="00C53D85" w:rsidRDefault="00A46F5C" w:rsidP="00BB134F">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271,795</w:t>
            </w:r>
          </w:p>
        </w:tc>
      </w:tr>
      <w:tr w:rsidR="00347DC0" w:rsidRPr="00C53D85" w14:paraId="7FCAF65C" w14:textId="77777777" w:rsidTr="00D6074D">
        <w:trPr>
          <w:gridAfter w:val="1"/>
          <w:wAfter w:w="39" w:type="pct"/>
        </w:trPr>
        <w:tc>
          <w:tcPr>
            <w:cnfStyle w:val="001000000000" w:firstRow="0" w:lastRow="0" w:firstColumn="1" w:lastColumn="0" w:oddVBand="0" w:evenVBand="0" w:oddHBand="0" w:evenHBand="0" w:firstRowFirstColumn="0" w:firstRowLastColumn="0" w:lastRowFirstColumn="0" w:lastRowLastColumn="0"/>
            <w:tcW w:w="3307" w:type="pct"/>
            <w:shd w:val="clear" w:color="auto" w:fill="FFFFFF" w:themeFill="background1"/>
          </w:tcPr>
          <w:p w14:paraId="3A6877E5" w14:textId="093F3B97" w:rsidR="00347DC0" w:rsidRPr="00C53D85" w:rsidRDefault="00FF0A2D" w:rsidP="00BB134F">
            <w:pPr>
              <w:keepNext/>
              <w:tabs>
                <w:tab w:val="left" w:leader="dot" w:pos="2310"/>
              </w:tabs>
              <w:spacing w:before="43" w:after="20"/>
              <w:rPr>
                <w:b w:val="0"/>
                <w:bCs w:val="0"/>
                <w:sz w:val="20"/>
                <w:szCs w:val="20"/>
              </w:rPr>
            </w:pPr>
            <w:r>
              <w:rPr>
                <w:b w:val="0"/>
                <w:bCs w:val="0"/>
                <w:sz w:val="20"/>
                <w:szCs w:val="20"/>
              </w:rPr>
              <w:t>Flow Miami</w:t>
            </w:r>
          </w:p>
        </w:tc>
        <w:tc>
          <w:tcPr>
            <w:tcW w:w="248" w:type="pct"/>
            <w:shd w:val="clear" w:color="auto" w:fill="FFFFFF" w:themeFill="background1"/>
          </w:tcPr>
          <w:p w14:paraId="54CC6ECC" w14:textId="77777777" w:rsidR="00347DC0" w:rsidRPr="00C53D85" w:rsidRDefault="00347DC0" w:rsidP="00BB134F">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1406" w:type="pct"/>
            <w:gridSpan w:val="2"/>
            <w:shd w:val="clear" w:color="auto" w:fill="FFFFFF" w:themeFill="background1"/>
          </w:tcPr>
          <w:p w14:paraId="41C36372" w14:textId="7D2D7569" w:rsidR="00347DC0" w:rsidRPr="00C53D85" w:rsidRDefault="00A46F5C" w:rsidP="00BB134F">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242,16</w:t>
            </w:r>
            <w:r w:rsidR="00031127">
              <w:rPr>
                <w:bCs/>
                <w:color w:val="000000"/>
                <w:sz w:val="20"/>
                <w:szCs w:val="20"/>
              </w:rPr>
              <w:t>3</w:t>
            </w:r>
          </w:p>
        </w:tc>
      </w:tr>
      <w:tr w:rsidR="00347DC0" w:rsidRPr="00C53D85" w14:paraId="1799BAFE" w14:textId="77777777" w:rsidTr="00D6074D">
        <w:trPr>
          <w:gridAfter w:val="1"/>
          <w:cnfStyle w:val="000000100000" w:firstRow="0" w:lastRow="0" w:firstColumn="0" w:lastColumn="0" w:oddVBand="0" w:evenVBand="0" w:oddHBand="1" w:evenHBand="0" w:firstRowFirstColumn="0" w:firstRowLastColumn="0" w:lastRowFirstColumn="0" w:lastRowLastColumn="0"/>
          <w:wAfter w:w="39" w:type="pct"/>
          <w:trHeight w:val="215"/>
        </w:trPr>
        <w:tc>
          <w:tcPr>
            <w:cnfStyle w:val="001000000000" w:firstRow="0" w:lastRow="0" w:firstColumn="1" w:lastColumn="0" w:oddVBand="0" w:evenVBand="0" w:oddHBand="0" w:evenHBand="0" w:firstRowFirstColumn="0" w:firstRowLastColumn="0" w:lastRowFirstColumn="0" w:lastRowLastColumn="0"/>
            <w:tcW w:w="3307" w:type="pct"/>
            <w:shd w:val="clear" w:color="auto" w:fill="FFFFFF" w:themeFill="background1"/>
          </w:tcPr>
          <w:p w14:paraId="285A217B" w14:textId="5D759461" w:rsidR="00347DC0" w:rsidRPr="00C53D85" w:rsidRDefault="00347DC0" w:rsidP="00BB134F">
            <w:pPr>
              <w:tabs>
                <w:tab w:val="left" w:pos="2240"/>
                <w:tab w:val="left" w:leader="dot" w:pos="2310"/>
              </w:tabs>
              <w:spacing w:before="23" w:after="20"/>
              <w:rPr>
                <w:b w:val="0"/>
                <w:bCs w:val="0"/>
                <w:color w:val="000000"/>
                <w:sz w:val="20"/>
                <w:szCs w:val="20"/>
              </w:rPr>
            </w:pPr>
            <w:r>
              <w:rPr>
                <w:b w:val="0"/>
                <w:bCs w:val="0"/>
                <w:color w:val="000000"/>
                <w:sz w:val="20"/>
                <w:szCs w:val="20"/>
              </w:rPr>
              <w:t>Buckhead</w:t>
            </w:r>
          </w:p>
        </w:tc>
        <w:tc>
          <w:tcPr>
            <w:tcW w:w="248" w:type="pct"/>
            <w:shd w:val="clear" w:color="auto" w:fill="FFFFFF" w:themeFill="background1"/>
          </w:tcPr>
          <w:p w14:paraId="24C3417A" w14:textId="77777777" w:rsidR="00347DC0" w:rsidRPr="00C53D85" w:rsidRDefault="00347DC0" w:rsidP="00BB134F">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
                <w:color w:val="000000"/>
                <w:sz w:val="20"/>
                <w:szCs w:val="20"/>
              </w:rPr>
            </w:pPr>
          </w:p>
        </w:tc>
        <w:tc>
          <w:tcPr>
            <w:tcW w:w="1406" w:type="pct"/>
            <w:gridSpan w:val="2"/>
            <w:shd w:val="clear" w:color="auto" w:fill="FFFFFF" w:themeFill="background1"/>
          </w:tcPr>
          <w:p w14:paraId="71B3BE55" w14:textId="066910E7" w:rsidR="00347DC0" w:rsidRPr="00C53D85" w:rsidRDefault="00F53072" w:rsidP="00BB134F">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163,191</w:t>
            </w:r>
          </w:p>
        </w:tc>
      </w:tr>
      <w:tr w:rsidR="00E3696C" w:rsidRPr="00C53D85" w14:paraId="318A660D" w14:textId="77777777" w:rsidTr="00D6074D">
        <w:trPr>
          <w:gridAfter w:val="1"/>
          <w:wAfter w:w="39" w:type="pct"/>
          <w:trHeight w:val="215"/>
        </w:trPr>
        <w:tc>
          <w:tcPr>
            <w:cnfStyle w:val="001000000000" w:firstRow="0" w:lastRow="0" w:firstColumn="1" w:lastColumn="0" w:oddVBand="0" w:evenVBand="0" w:oddHBand="0" w:evenHBand="0" w:firstRowFirstColumn="0" w:firstRowLastColumn="0" w:lastRowFirstColumn="0" w:lastRowLastColumn="0"/>
            <w:tcW w:w="3307" w:type="pct"/>
            <w:shd w:val="clear" w:color="auto" w:fill="FFFFFF" w:themeFill="background1"/>
          </w:tcPr>
          <w:p w14:paraId="66A503CE" w14:textId="70997888" w:rsidR="00E3696C" w:rsidRDefault="00E3696C" w:rsidP="00E3696C">
            <w:pPr>
              <w:tabs>
                <w:tab w:val="left" w:pos="2240"/>
                <w:tab w:val="left" w:leader="dot" w:pos="2310"/>
              </w:tabs>
              <w:spacing w:before="23" w:after="20"/>
              <w:rPr>
                <w:color w:val="000000"/>
                <w:sz w:val="20"/>
                <w:szCs w:val="20"/>
              </w:rPr>
            </w:pPr>
            <w:r>
              <w:rPr>
                <w:b w:val="0"/>
                <w:bCs w:val="0"/>
                <w:color w:val="000000"/>
                <w:sz w:val="20"/>
                <w:szCs w:val="20"/>
              </w:rPr>
              <w:t>Block G</w:t>
            </w:r>
          </w:p>
        </w:tc>
        <w:tc>
          <w:tcPr>
            <w:tcW w:w="248" w:type="pct"/>
            <w:shd w:val="clear" w:color="auto" w:fill="FFFFFF" w:themeFill="background1"/>
          </w:tcPr>
          <w:p w14:paraId="638FF104" w14:textId="77777777" w:rsidR="00E3696C" w:rsidRPr="00C53D85" w:rsidRDefault="00E3696C" w:rsidP="00E3696C">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
                <w:color w:val="000000"/>
                <w:sz w:val="20"/>
                <w:szCs w:val="20"/>
              </w:rPr>
            </w:pPr>
          </w:p>
        </w:tc>
        <w:tc>
          <w:tcPr>
            <w:tcW w:w="1406" w:type="pct"/>
            <w:gridSpan w:val="2"/>
            <w:shd w:val="clear" w:color="auto" w:fill="FFFFFF" w:themeFill="background1"/>
          </w:tcPr>
          <w:p w14:paraId="241E17F9" w14:textId="4AB1E2AE" w:rsidR="00E3696C" w:rsidRDefault="00E3696C" w:rsidP="00E3696C">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146,778</w:t>
            </w:r>
          </w:p>
        </w:tc>
      </w:tr>
      <w:tr w:rsidR="00E3696C" w:rsidRPr="00C53D85" w14:paraId="4F23A48F" w14:textId="77777777" w:rsidTr="00D6074D">
        <w:trPr>
          <w:gridAfter w:val="1"/>
          <w:cnfStyle w:val="000000100000" w:firstRow="0" w:lastRow="0" w:firstColumn="0" w:lastColumn="0" w:oddVBand="0" w:evenVBand="0" w:oddHBand="1" w:evenHBand="0" w:firstRowFirstColumn="0" w:firstRowLastColumn="0" w:lastRowFirstColumn="0" w:lastRowLastColumn="0"/>
          <w:wAfter w:w="39" w:type="pct"/>
          <w:trHeight w:val="215"/>
        </w:trPr>
        <w:tc>
          <w:tcPr>
            <w:cnfStyle w:val="001000000000" w:firstRow="0" w:lastRow="0" w:firstColumn="1" w:lastColumn="0" w:oddVBand="0" w:evenVBand="0" w:oddHBand="0" w:evenHBand="0" w:firstRowFirstColumn="0" w:firstRowLastColumn="0" w:lastRowFirstColumn="0" w:lastRowLastColumn="0"/>
            <w:tcW w:w="3307" w:type="pct"/>
            <w:shd w:val="clear" w:color="auto" w:fill="FFFFFF" w:themeFill="background1"/>
          </w:tcPr>
          <w:p w14:paraId="06A366B1" w14:textId="7C2C0AD5" w:rsidR="00E3696C" w:rsidRDefault="00E3696C" w:rsidP="00E3696C">
            <w:pPr>
              <w:tabs>
                <w:tab w:val="left" w:pos="2240"/>
                <w:tab w:val="left" w:leader="dot" w:pos="2310"/>
              </w:tabs>
              <w:spacing w:before="23" w:after="20"/>
              <w:rPr>
                <w:b w:val="0"/>
                <w:bCs w:val="0"/>
                <w:color w:val="000000"/>
                <w:sz w:val="20"/>
                <w:szCs w:val="20"/>
              </w:rPr>
            </w:pPr>
            <w:r>
              <w:rPr>
                <w:b w:val="0"/>
                <w:bCs w:val="0"/>
                <w:color w:val="000000"/>
                <w:sz w:val="20"/>
                <w:szCs w:val="20"/>
              </w:rPr>
              <w:t>Trace Midtown</w:t>
            </w:r>
          </w:p>
        </w:tc>
        <w:tc>
          <w:tcPr>
            <w:tcW w:w="248" w:type="pct"/>
            <w:shd w:val="clear" w:color="auto" w:fill="FFFFFF" w:themeFill="background1"/>
          </w:tcPr>
          <w:p w14:paraId="45A74C46" w14:textId="77777777" w:rsidR="00E3696C" w:rsidRPr="00C53D85" w:rsidRDefault="00E3696C" w:rsidP="00E3696C">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
                <w:color w:val="000000"/>
                <w:sz w:val="20"/>
                <w:szCs w:val="20"/>
              </w:rPr>
            </w:pPr>
          </w:p>
        </w:tc>
        <w:tc>
          <w:tcPr>
            <w:tcW w:w="1406" w:type="pct"/>
            <w:gridSpan w:val="2"/>
            <w:shd w:val="clear" w:color="auto" w:fill="FFFFFF" w:themeFill="background1"/>
          </w:tcPr>
          <w:p w14:paraId="3E25E735" w14:textId="07BA2897" w:rsidR="00E3696C" w:rsidRPr="00C53D85" w:rsidRDefault="00F53072" w:rsidP="00E3696C">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97,461</w:t>
            </w:r>
          </w:p>
        </w:tc>
      </w:tr>
      <w:tr w:rsidR="00E3696C" w:rsidRPr="00C53D85" w14:paraId="5EF139EF" w14:textId="77777777" w:rsidTr="00D6074D">
        <w:trPr>
          <w:gridAfter w:val="1"/>
          <w:wAfter w:w="39" w:type="pct"/>
          <w:trHeight w:val="215"/>
        </w:trPr>
        <w:tc>
          <w:tcPr>
            <w:cnfStyle w:val="001000000000" w:firstRow="0" w:lastRow="0" w:firstColumn="1" w:lastColumn="0" w:oddVBand="0" w:evenVBand="0" w:oddHBand="0" w:evenHBand="0" w:firstRowFirstColumn="0" w:firstRowLastColumn="0" w:lastRowFirstColumn="0" w:lastRowLastColumn="0"/>
            <w:tcW w:w="3307" w:type="pct"/>
            <w:shd w:val="clear" w:color="auto" w:fill="FFFFFF" w:themeFill="background1"/>
          </w:tcPr>
          <w:p w14:paraId="7FA75C57" w14:textId="6053D562" w:rsidR="00E3696C" w:rsidRPr="00C53D85" w:rsidRDefault="00E3696C" w:rsidP="00E3696C">
            <w:pPr>
              <w:tabs>
                <w:tab w:val="left" w:pos="2240"/>
                <w:tab w:val="left" w:leader="dot" w:pos="2310"/>
              </w:tabs>
              <w:spacing w:before="23" w:after="20"/>
              <w:rPr>
                <w:b w:val="0"/>
                <w:bCs w:val="0"/>
                <w:color w:val="000000"/>
                <w:sz w:val="20"/>
                <w:szCs w:val="20"/>
              </w:rPr>
            </w:pPr>
            <w:r>
              <w:rPr>
                <w:b w:val="0"/>
                <w:bCs w:val="0"/>
                <w:color w:val="000000"/>
                <w:sz w:val="20"/>
                <w:szCs w:val="20"/>
              </w:rPr>
              <w:t>Other</w:t>
            </w:r>
          </w:p>
        </w:tc>
        <w:tc>
          <w:tcPr>
            <w:tcW w:w="248" w:type="pct"/>
            <w:tcBorders>
              <w:bottom w:val="single" w:sz="4" w:space="0" w:color="auto"/>
            </w:tcBorders>
            <w:shd w:val="clear" w:color="auto" w:fill="FFFFFF" w:themeFill="background1"/>
          </w:tcPr>
          <w:p w14:paraId="528E6D0A" w14:textId="77777777" w:rsidR="00E3696C" w:rsidRPr="00C53D85" w:rsidRDefault="00E3696C" w:rsidP="00E3696C">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
                <w:color w:val="000000"/>
                <w:sz w:val="20"/>
                <w:szCs w:val="20"/>
              </w:rPr>
            </w:pPr>
          </w:p>
        </w:tc>
        <w:tc>
          <w:tcPr>
            <w:tcW w:w="1406" w:type="pct"/>
            <w:gridSpan w:val="2"/>
            <w:tcBorders>
              <w:bottom w:val="single" w:sz="4" w:space="0" w:color="auto"/>
            </w:tcBorders>
            <w:shd w:val="clear" w:color="auto" w:fill="FFFFFF" w:themeFill="background1"/>
          </w:tcPr>
          <w:p w14:paraId="3CFA0727" w14:textId="77F8A862" w:rsidR="00E3696C" w:rsidRPr="00C53D85" w:rsidRDefault="009C20E2" w:rsidP="00E3696C">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3,973</w:t>
            </w:r>
          </w:p>
        </w:tc>
      </w:tr>
      <w:tr w:rsidR="00E3696C" w:rsidRPr="00C53D85" w14:paraId="74506D33" w14:textId="77777777" w:rsidTr="00D6074D">
        <w:trPr>
          <w:gridAfter w:val="1"/>
          <w:cnfStyle w:val="000000100000" w:firstRow="0" w:lastRow="0" w:firstColumn="0" w:lastColumn="0" w:oddVBand="0" w:evenVBand="0" w:oddHBand="1" w:evenHBand="0" w:firstRowFirstColumn="0" w:firstRowLastColumn="0" w:lastRowFirstColumn="0" w:lastRowLastColumn="0"/>
          <w:wAfter w:w="39" w:type="pct"/>
          <w:trHeight w:val="215"/>
        </w:trPr>
        <w:tc>
          <w:tcPr>
            <w:cnfStyle w:val="001000000000" w:firstRow="0" w:lastRow="0" w:firstColumn="1" w:lastColumn="0" w:oddVBand="0" w:evenVBand="0" w:oddHBand="0" w:evenHBand="0" w:firstRowFirstColumn="0" w:firstRowLastColumn="0" w:lastRowFirstColumn="0" w:lastRowLastColumn="0"/>
            <w:tcW w:w="3307" w:type="pct"/>
            <w:shd w:val="clear" w:color="auto" w:fill="FFFFFF" w:themeFill="background1"/>
          </w:tcPr>
          <w:p w14:paraId="67486CB3" w14:textId="77777777" w:rsidR="00E3696C" w:rsidRPr="00BF2D0B" w:rsidRDefault="00E3696C" w:rsidP="00E3696C">
            <w:pPr>
              <w:tabs>
                <w:tab w:val="left" w:pos="2240"/>
                <w:tab w:val="left" w:leader="dot" w:pos="2310"/>
              </w:tabs>
              <w:spacing w:before="23" w:after="20"/>
              <w:rPr>
                <w:b w:val="0"/>
                <w:bCs w:val="0"/>
                <w:color w:val="000000"/>
                <w:sz w:val="20"/>
                <w:szCs w:val="20"/>
              </w:rPr>
            </w:pPr>
            <w:r w:rsidRPr="00BF2D0B">
              <w:rPr>
                <w:b w:val="0"/>
                <w:bCs w:val="0"/>
                <w:color w:val="000000"/>
                <w:sz w:val="20"/>
                <w:szCs w:val="20"/>
              </w:rPr>
              <w:t>Property and equipment, gross</w:t>
            </w:r>
          </w:p>
        </w:tc>
        <w:tc>
          <w:tcPr>
            <w:tcW w:w="248" w:type="pct"/>
            <w:tcBorders>
              <w:top w:val="single" w:sz="4" w:space="0" w:color="auto"/>
            </w:tcBorders>
            <w:shd w:val="clear" w:color="auto" w:fill="FFFFFF" w:themeFill="background1"/>
          </w:tcPr>
          <w:p w14:paraId="607EF7ED" w14:textId="45C5AF6B" w:rsidR="00E3696C" w:rsidRPr="00BF2D0B" w:rsidRDefault="00E3696C" w:rsidP="00E3696C">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406" w:type="pct"/>
            <w:gridSpan w:val="2"/>
            <w:tcBorders>
              <w:top w:val="single" w:sz="4" w:space="0" w:color="auto"/>
            </w:tcBorders>
            <w:shd w:val="clear" w:color="auto" w:fill="FFFFFF" w:themeFill="background1"/>
          </w:tcPr>
          <w:p w14:paraId="01FA2454" w14:textId="0F630BAE" w:rsidR="00E3696C" w:rsidRPr="00BF2D0B" w:rsidRDefault="00F53072" w:rsidP="00E3696C">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925,361</w:t>
            </w:r>
          </w:p>
        </w:tc>
      </w:tr>
      <w:tr w:rsidR="00E3696C" w:rsidRPr="00C53D85" w14:paraId="7A7E0167" w14:textId="77777777" w:rsidTr="00D6074D">
        <w:trPr>
          <w:gridAfter w:val="1"/>
          <w:wAfter w:w="39" w:type="pct"/>
          <w:trHeight w:val="215"/>
        </w:trPr>
        <w:tc>
          <w:tcPr>
            <w:cnfStyle w:val="001000000000" w:firstRow="0" w:lastRow="0" w:firstColumn="1" w:lastColumn="0" w:oddVBand="0" w:evenVBand="0" w:oddHBand="0" w:evenHBand="0" w:firstRowFirstColumn="0" w:firstRowLastColumn="0" w:lastRowFirstColumn="0" w:lastRowLastColumn="0"/>
            <w:tcW w:w="3307" w:type="pct"/>
            <w:shd w:val="clear" w:color="auto" w:fill="FFFFFF" w:themeFill="background1"/>
          </w:tcPr>
          <w:p w14:paraId="4C7A30B2" w14:textId="77777777" w:rsidR="00E3696C" w:rsidRPr="00BF2D0B" w:rsidRDefault="00E3696C" w:rsidP="00E3696C">
            <w:pPr>
              <w:tabs>
                <w:tab w:val="left" w:pos="2240"/>
                <w:tab w:val="left" w:leader="dot" w:pos="2310"/>
              </w:tabs>
              <w:spacing w:before="23" w:after="20"/>
              <w:rPr>
                <w:b w:val="0"/>
                <w:bCs w:val="0"/>
                <w:color w:val="000000"/>
                <w:sz w:val="20"/>
                <w:szCs w:val="20"/>
              </w:rPr>
            </w:pPr>
            <w:r w:rsidRPr="00BF2D0B">
              <w:rPr>
                <w:b w:val="0"/>
                <w:bCs w:val="0"/>
                <w:color w:val="000000"/>
                <w:sz w:val="20"/>
                <w:szCs w:val="20"/>
              </w:rPr>
              <w:t>Less: Accumulated depreciation</w:t>
            </w:r>
          </w:p>
        </w:tc>
        <w:tc>
          <w:tcPr>
            <w:tcW w:w="248" w:type="pct"/>
            <w:tcBorders>
              <w:bottom w:val="single" w:sz="4" w:space="0" w:color="auto"/>
            </w:tcBorders>
            <w:shd w:val="clear" w:color="auto" w:fill="FFFFFF" w:themeFill="background1"/>
          </w:tcPr>
          <w:p w14:paraId="06AAEE1D" w14:textId="77777777" w:rsidR="00E3696C" w:rsidRPr="00BF2D0B" w:rsidRDefault="00E3696C" w:rsidP="00E3696C">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406" w:type="pct"/>
            <w:gridSpan w:val="2"/>
            <w:tcBorders>
              <w:bottom w:val="single" w:sz="4" w:space="0" w:color="auto"/>
            </w:tcBorders>
            <w:shd w:val="clear" w:color="auto" w:fill="FFFFFF" w:themeFill="background1"/>
          </w:tcPr>
          <w:p w14:paraId="667D9305" w14:textId="33322287" w:rsidR="00E3696C" w:rsidRPr="00BF2D0B" w:rsidRDefault="00F53072" w:rsidP="00E3696C">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(66,530)</w:t>
            </w:r>
          </w:p>
        </w:tc>
      </w:tr>
      <w:tr w:rsidR="005F0835" w:rsidRPr="00C53D85" w14:paraId="12102531" w14:textId="77777777" w:rsidTr="005F0835">
        <w:trPr>
          <w:gridAfter w:val="1"/>
          <w:cnfStyle w:val="000000100000" w:firstRow="0" w:lastRow="0" w:firstColumn="0" w:lastColumn="0" w:oddVBand="0" w:evenVBand="0" w:oddHBand="1" w:evenHBand="0" w:firstRowFirstColumn="0" w:firstRowLastColumn="0" w:lastRowFirstColumn="0" w:lastRowLastColumn="0"/>
          <w:wAfter w:w="39" w:type="pct"/>
          <w:trHeight w:val="215"/>
        </w:trPr>
        <w:tc>
          <w:tcPr>
            <w:cnfStyle w:val="001000000000" w:firstRow="0" w:lastRow="0" w:firstColumn="1" w:lastColumn="0" w:oddVBand="0" w:evenVBand="0" w:oddHBand="0" w:evenHBand="0" w:firstRowFirstColumn="0" w:firstRowLastColumn="0" w:lastRowFirstColumn="0" w:lastRowLastColumn="0"/>
            <w:tcW w:w="3307" w:type="pct"/>
            <w:shd w:val="clear" w:color="auto" w:fill="FFFFFF" w:themeFill="background1"/>
          </w:tcPr>
          <w:p w14:paraId="4F08BD69" w14:textId="77777777" w:rsidR="00E3696C" w:rsidRPr="00BF2D0B" w:rsidRDefault="00E3696C" w:rsidP="00E3696C">
            <w:pPr>
              <w:tabs>
                <w:tab w:val="left" w:pos="2240"/>
                <w:tab w:val="left" w:leader="dot" w:pos="2310"/>
              </w:tabs>
              <w:spacing w:before="23" w:after="20"/>
              <w:rPr>
                <w:b w:val="0"/>
                <w:bCs w:val="0"/>
                <w:color w:val="000000"/>
                <w:sz w:val="20"/>
                <w:szCs w:val="20"/>
              </w:rPr>
            </w:pPr>
            <w:r w:rsidRPr="00BF2D0B">
              <w:rPr>
                <w:b w:val="0"/>
                <w:bCs w:val="0"/>
                <w:color w:val="000000"/>
                <w:sz w:val="20"/>
                <w:szCs w:val="20"/>
              </w:rPr>
              <w:t>Property and equipment, net</w:t>
            </w:r>
          </w:p>
        </w:tc>
        <w:tc>
          <w:tcPr>
            <w:tcW w:w="248" w:type="pct"/>
            <w:tcBorders>
              <w:top w:val="single" w:sz="4" w:space="0" w:color="auto"/>
              <w:bottom w:val="double" w:sz="4" w:space="0" w:color="auto"/>
            </w:tcBorders>
            <w:shd w:val="clear" w:color="auto" w:fill="FFFFFF" w:themeFill="background1"/>
          </w:tcPr>
          <w:p w14:paraId="1D573BB0" w14:textId="77777777" w:rsidR="00E3696C" w:rsidRPr="00BF2D0B" w:rsidRDefault="00E3696C" w:rsidP="00E3696C">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F2D0B">
              <w:rPr>
                <w:color w:val="000000"/>
                <w:sz w:val="20"/>
                <w:szCs w:val="20"/>
              </w:rPr>
              <w:t>$</w:t>
            </w:r>
          </w:p>
        </w:tc>
        <w:tc>
          <w:tcPr>
            <w:tcW w:w="1406" w:type="pct"/>
            <w:gridSpan w:val="2"/>
            <w:tcBorders>
              <w:top w:val="single" w:sz="4" w:space="0" w:color="auto"/>
              <w:bottom w:val="double" w:sz="4" w:space="0" w:color="auto"/>
            </w:tcBorders>
            <w:shd w:val="clear" w:color="auto" w:fill="FFFFFF" w:themeFill="background1"/>
          </w:tcPr>
          <w:p w14:paraId="3699A0E9" w14:textId="71E3EE4E" w:rsidR="00E3696C" w:rsidRPr="00BF2D0B" w:rsidRDefault="00F53072" w:rsidP="00E3696C">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858,831</w:t>
            </w:r>
          </w:p>
        </w:tc>
      </w:tr>
    </w:tbl>
    <w:p w14:paraId="160ED114" w14:textId="77777777" w:rsidR="00137795" w:rsidRPr="00C53D85" w:rsidRDefault="00137795" w:rsidP="00395859">
      <w:pPr>
        <w:jc w:val="both"/>
        <w:rPr>
          <w:sz w:val="20"/>
          <w:szCs w:val="20"/>
        </w:rPr>
      </w:pPr>
    </w:p>
    <w:p w14:paraId="283D847B" w14:textId="77777777" w:rsidR="00EB14B8" w:rsidRPr="00C53D85" w:rsidRDefault="00EB14B8" w:rsidP="00EB14B8">
      <w:pPr>
        <w:keepNext/>
        <w:jc w:val="both"/>
        <w:rPr>
          <w:sz w:val="20"/>
          <w:szCs w:val="20"/>
        </w:rPr>
      </w:pPr>
      <w:r w:rsidRPr="00C53D85">
        <w:rPr>
          <w:sz w:val="20"/>
          <w:szCs w:val="20"/>
        </w:rPr>
        <w:t>The Company’s investments in real estate are stated at cost and are generally depreciated on a straight-line basis over the estimated useful lives of the assets as follows:</w:t>
      </w:r>
    </w:p>
    <w:p w14:paraId="5B10273E" w14:textId="77777777" w:rsidR="00EB14B8" w:rsidRPr="00C53D85" w:rsidRDefault="00EB14B8" w:rsidP="00EB14B8">
      <w:pPr>
        <w:keepNext/>
        <w:jc w:val="both"/>
        <w:rPr>
          <w:sz w:val="20"/>
          <w:szCs w:val="20"/>
        </w:rPr>
      </w:pPr>
    </w:p>
    <w:tbl>
      <w:tblPr>
        <w:tblStyle w:val="ListTable1Light-Accent1"/>
        <w:tblW w:w="10800" w:type="dxa"/>
        <w:tblLook w:val="04A0" w:firstRow="1" w:lastRow="0" w:firstColumn="1" w:lastColumn="0" w:noHBand="0" w:noVBand="1"/>
      </w:tblPr>
      <w:tblGrid>
        <w:gridCol w:w="2610"/>
        <w:gridCol w:w="8190"/>
      </w:tblGrid>
      <w:tr w:rsidR="00EB14B8" w:rsidRPr="00C53D85" w14:paraId="4E9020A2" w14:textId="77777777" w:rsidTr="006C23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Borders>
              <w:bottom w:val="single" w:sz="4" w:space="0" w:color="auto"/>
            </w:tcBorders>
            <w:shd w:val="clear" w:color="auto" w:fill="C6D9F1" w:themeFill="text2" w:themeFillTint="33"/>
          </w:tcPr>
          <w:p w14:paraId="15BE5715" w14:textId="77777777" w:rsidR="00EB14B8" w:rsidRPr="00C53D85" w:rsidRDefault="00EB14B8" w:rsidP="00BB134F">
            <w:pPr>
              <w:keepNext/>
              <w:ind w:right="-293"/>
              <w:jc w:val="center"/>
              <w:rPr>
                <w:sz w:val="20"/>
                <w:szCs w:val="20"/>
              </w:rPr>
            </w:pPr>
            <w:r w:rsidRPr="00C53D85">
              <w:rPr>
                <w:sz w:val="20"/>
                <w:szCs w:val="20"/>
              </w:rPr>
              <w:t>Asset Type</w:t>
            </w:r>
          </w:p>
        </w:tc>
        <w:tc>
          <w:tcPr>
            <w:tcW w:w="8190" w:type="dxa"/>
            <w:tcBorders>
              <w:bottom w:val="single" w:sz="4" w:space="0" w:color="auto"/>
            </w:tcBorders>
            <w:shd w:val="clear" w:color="auto" w:fill="C6D9F1" w:themeFill="text2" w:themeFillTint="33"/>
          </w:tcPr>
          <w:p w14:paraId="421F8723" w14:textId="77777777" w:rsidR="00EB14B8" w:rsidRPr="00C53D85" w:rsidRDefault="00EB14B8" w:rsidP="00BB134F">
            <w:pPr>
              <w:keepNext/>
              <w:spacing w:before="23" w:after="20"/>
              <w:jc w:val="center"/>
              <w:cnfStyle w:val="100000000000" w:firstRow="1" w:lastRow="0" w:firstColumn="0" w:lastColumn="0" w:oddVBand="0" w:evenVBand="0" w:oddHBand="0" w:evenHBand="0" w:firstRowFirstColumn="0" w:firstRowLastColumn="0" w:lastRowFirstColumn="0" w:lastRowLastColumn="0"/>
              <w:rPr>
                <w:sz w:val="20"/>
                <w:szCs w:val="20"/>
              </w:rPr>
            </w:pPr>
            <w:r w:rsidRPr="00C53D85">
              <w:rPr>
                <w:sz w:val="20"/>
                <w:szCs w:val="20"/>
              </w:rPr>
              <w:t>Depreciation Period</w:t>
            </w:r>
          </w:p>
        </w:tc>
      </w:tr>
      <w:tr w:rsidR="00EB14B8" w:rsidRPr="00C53D85" w14:paraId="702EA577" w14:textId="77777777" w:rsidTr="006C2384">
        <w:trPr>
          <w:cnfStyle w:val="000000100000" w:firstRow="0" w:lastRow="0" w:firstColumn="0" w:lastColumn="0" w:oddVBand="0" w:evenVBand="0" w:oddHBand="1" w:evenHBand="0" w:firstRowFirstColumn="0" w:firstRowLastColumn="0" w:lastRowFirstColumn="0" w:lastRowLastColumn="0"/>
          <w:trHeight w:hRule="exact" w:val="288"/>
        </w:trPr>
        <w:tc>
          <w:tcPr>
            <w:cnfStyle w:val="001000000000" w:firstRow="0" w:lastRow="0" w:firstColumn="1" w:lastColumn="0" w:oddVBand="0" w:evenVBand="0" w:oddHBand="0" w:evenHBand="0" w:firstRowFirstColumn="0" w:firstRowLastColumn="0" w:lastRowFirstColumn="0" w:lastRowLastColumn="0"/>
            <w:tcW w:w="2610" w:type="dxa"/>
            <w:shd w:val="clear" w:color="auto" w:fill="FFFFFF" w:themeFill="background1"/>
          </w:tcPr>
          <w:p w14:paraId="0A40B54E" w14:textId="503A2989" w:rsidR="00EB14B8" w:rsidRPr="00C53D85" w:rsidRDefault="00EB14B8" w:rsidP="00D33C93">
            <w:pPr>
              <w:keepNext/>
              <w:tabs>
                <w:tab w:val="left" w:leader="dot" w:pos="8680"/>
              </w:tabs>
              <w:spacing w:before="33" w:after="30"/>
              <w:ind w:left="240" w:right="-1287" w:hanging="240"/>
              <w:rPr>
                <w:b w:val="0"/>
                <w:bCs w:val="0"/>
                <w:color w:val="000000"/>
                <w:sz w:val="20"/>
                <w:szCs w:val="20"/>
              </w:rPr>
            </w:pPr>
            <w:r w:rsidRPr="00C53D85">
              <w:rPr>
                <w:b w:val="0"/>
                <w:bCs w:val="0"/>
                <w:color w:val="000000"/>
                <w:sz w:val="20"/>
                <w:szCs w:val="20"/>
              </w:rPr>
              <w:t>Building</w:t>
            </w:r>
          </w:p>
        </w:tc>
        <w:tc>
          <w:tcPr>
            <w:tcW w:w="8190" w:type="dxa"/>
            <w:shd w:val="clear" w:color="auto" w:fill="FFFFFF" w:themeFill="background1"/>
          </w:tcPr>
          <w:p w14:paraId="6F782BA1" w14:textId="2A6FB43B" w:rsidR="00EB14B8" w:rsidRPr="00C53D85" w:rsidRDefault="00EB14B8" w:rsidP="00BB134F">
            <w:pPr>
              <w:keepNext/>
              <w:tabs>
                <w:tab w:val="left" w:pos="1"/>
              </w:tabs>
              <w:spacing w:before="33" w:after="30"/>
              <w:ind w:right="-1287"/>
              <w:cnfStyle w:val="000000100000" w:firstRow="0" w:lastRow="0" w:firstColumn="0" w:lastColumn="0" w:oddVBand="0" w:evenVBand="0" w:oddHBand="1" w:evenHBand="0" w:firstRowFirstColumn="0" w:firstRowLastColumn="0" w:lastRowFirstColumn="0" w:lastRowLastColumn="0"/>
              <w:rPr>
                <w:bCs/>
                <w:sz w:val="20"/>
                <w:szCs w:val="20"/>
              </w:rPr>
            </w:pPr>
            <w:r w:rsidRPr="00C53D85">
              <w:rPr>
                <w:bCs/>
                <w:sz w:val="20"/>
                <w:szCs w:val="20"/>
              </w:rPr>
              <w:t>27.5 years</w:t>
            </w:r>
          </w:p>
        </w:tc>
      </w:tr>
      <w:tr w:rsidR="00E935DC" w:rsidRPr="00C53D85" w14:paraId="745405AC" w14:textId="77777777" w:rsidTr="006C2384">
        <w:trPr>
          <w:trHeight w:hRule="exact" w:val="378"/>
        </w:trPr>
        <w:tc>
          <w:tcPr>
            <w:cnfStyle w:val="001000000000" w:firstRow="0" w:lastRow="0" w:firstColumn="1" w:lastColumn="0" w:oddVBand="0" w:evenVBand="0" w:oddHBand="0" w:evenHBand="0" w:firstRowFirstColumn="0" w:firstRowLastColumn="0" w:lastRowFirstColumn="0" w:lastRowLastColumn="0"/>
            <w:tcW w:w="2610" w:type="dxa"/>
            <w:shd w:val="clear" w:color="auto" w:fill="FFFFFF" w:themeFill="background1"/>
          </w:tcPr>
          <w:p w14:paraId="2D604F57" w14:textId="2ECC8ADB" w:rsidR="00E935DC" w:rsidRPr="00BD1BAA" w:rsidRDefault="00E935DC" w:rsidP="00BB134F">
            <w:pPr>
              <w:keepNext/>
              <w:tabs>
                <w:tab w:val="left" w:leader="dot" w:pos="8680"/>
              </w:tabs>
              <w:spacing w:before="53" w:after="30"/>
              <w:ind w:left="240" w:right="-1287" w:hanging="240"/>
              <w:rPr>
                <w:b w:val="0"/>
                <w:bCs w:val="0"/>
                <w:color w:val="000000"/>
                <w:sz w:val="20"/>
                <w:szCs w:val="20"/>
              </w:rPr>
            </w:pPr>
            <w:r w:rsidRPr="00BB1BBA">
              <w:rPr>
                <w:b w:val="0"/>
                <w:bCs w:val="0"/>
                <w:color w:val="000000"/>
                <w:sz w:val="20"/>
                <w:szCs w:val="20"/>
                <w:rPrChange w:id="205" w:author="Matt Rogers" w:date="2026-03-11T12:03:00Z" w16du:dateUtc="2026-03-11T16:03:00Z">
                  <w:rPr>
                    <w:color w:val="000000"/>
                    <w:sz w:val="20"/>
                    <w:szCs w:val="20"/>
                  </w:rPr>
                </w:rPrChange>
              </w:rPr>
              <w:t>Building</w:t>
            </w:r>
            <w:r w:rsidRPr="00BD1BAA">
              <w:rPr>
                <w:color w:val="000000"/>
                <w:sz w:val="20"/>
                <w:szCs w:val="20"/>
              </w:rPr>
              <w:t xml:space="preserve"> </w:t>
            </w:r>
            <w:r w:rsidRPr="00EF0E34">
              <w:rPr>
                <w:b w:val="0"/>
                <w:bCs w:val="0"/>
                <w:color w:val="000000"/>
                <w:sz w:val="20"/>
                <w:szCs w:val="20"/>
              </w:rPr>
              <w:t>improvements</w:t>
            </w:r>
          </w:p>
        </w:tc>
        <w:tc>
          <w:tcPr>
            <w:tcW w:w="8190" w:type="dxa"/>
            <w:shd w:val="clear" w:color="auto" w:fill="FFFFFF" w:themeFill="background1"/>
          </w:tcPr>
          <w:p w14:paraId="62D08390" w14:textId="3531751D" w:rsidR="00E935DC" w:rsidRPr="00BD1BAA" w:rsidRDefault="00595D9D" w:rsidP="0005659C">
            <w:pPr>
              <w:keepNext/>
              <w:spacing w:before="53" w:after="30"/>
              <w:ind w:right="6"/>
              <w:cnfStyle w:val="000000000000" w:firstRow="0" w:lastRow="0" w:firstColumn="0" w:lastColumn="0" w:oddVBand="0" w:evenVBand="0" w:oddHBand="0" w:evenHBand="0" w:firstRowFirstColumn="0" w:firstRowLastColumn="0" w:lastRowFirstColumn="0" w:lastRowLastColumn="0"/>
              <w:rPr>
                <w:color w:val="000000"/>
                <w:sz w:val="20"/>
                <w:szCs w:val="20"/>
              </w:rPr>
            </w:pPr>
            <w:r w:rsidRPr="00BD1BAA">
              <w:rPr>
                <w:color w:val="000000"/>
                <w:sz w:val="20"/>
                <w:szCs w:val="20"/>
              </w:rPr>
              <w:t>7.2</w:t>
            </w:r>
            <w:r w:rsidR="00E935DC" w:rsidRPr="00BD1BAA">
              <w:rPr>
                <w:color w:val="000000"/>
                <w:sz w:val="20"/>
                <w:szCs w:val="20"/>
              </w:rPr>
              <w:t xml:space="preserve"> years </w:t>
            </w:r>
            <w:r w:rsidR="00E935DC" w:rsidRPr="00BD1BAA">
              <w:rPr>
                <w:sz w:val="20"/>
                <w:szCs w:val="20"/>
              </w:rPr>
              <w:t>—</w:t>
            </w:r>
            <w:r w:rsidR="00A6031A" w:rsidRPr="00BD1BAA">
              <w:rPr>
                <w:sz w:val="20"/>
                <w:szCs w:val="20"/>
              </w:rPr>
              <w:t xml:space="preserve"> 14.0 years</w:t>
            </w:r>
          </w:p>
        </w:tc>
      </w:tr>
      <w:tr w:rsidR="00EB14B8" w:rsidRPr="00C53D85" w14:paraId="43AFE4DA" w14:textId="77777777" w:rsidTr="006C2384">
        <w:trPr>
          <w:cnfStyle w:val="000000100000" w:firstRow="0" w:lastRow="0" w:firstColumn="0" w:lastColumn="0" w:oddVBand="0" w:evenVBand="0" w:oddHBand="1" w:evenHBand="0" w:firstRowFirstColumn="0" w:firstRowLastColumn="0" w:lastRowFirstColumn="0" w:lastRowLastColumn="0"/>
          <w:trHeight w:hRule="exact" w:val="504"/>
        </w:trPr>
        <w:tc>
          <w:tcPr>
            <w:cnfStyle w:val="001000000000" w:firstRow="0" w:lastRow="0" w:firstColumn="1" w:lastColumn="0" w:oddVBand="0" w:evenVBand="0" w:oddHBand="0" w:evenHBand="0" w:firstRowFirstColumn="0" w:firstRowLastColumn="0" w:lastRowFirstColumn="0" w:lastRowLastColumn="0"/>
            <w:tcW w:w="2610" w:type="dxa"/>
            <w:shd w:val="clear" w:color="auto" w:fill="FFFFFF" w:themeFill="background1"/>
          </w:tcPr>
          <w:p w14:paraId="488EA850" w14:textId="26ED4E68" w:rsidR="00EB14B8" w:rsidRPr="00C53D85" w:rsidRDefault="00627F1F" w:rsidP="00BB134F">
            <w:pPr>
              <w:keepNext/>
              <w:tabs>
                <w:tab w:val="left" w:leader="dot" w:pos="8680"/>
              </w:tabs>
              <w:spacing w:before="53" w:after="30"/>
              <w:ind w:left="240" w:right="-1287" w:hanging="240"/>
              <w:rPr>
                <w:b w:val="0"/>
                <w:bCs w:val="0"/>
                <w:color w:val="000000"/>
                <w:sz w:val="20"/>
                <w:szCs w:val="20"/>
              </w:rPr>
            </w:pPr>
            <w:r>
              <w:rPr>
                <w:b w:val="0"/>
                <w:bCs w:val="0"/>
                <w:color w:val="000000"/>
                <w:sz w:val="20"/>
                <w:szCs w:val="20"/>
              </w:rPr>
              <w:t xml:space="preserve">Leasehold </w:t>
            </w:r>
            <w:r w:rsidR="00EB14B8" w:rsidRPr="00C53D85">
              <w:rPr>
                <w:b w:val="0"/>
                <w:bCs w:val="0"/>
                <w:color w:val="000000"/>
                <w:sz w:val="20"/>
                <w:szCs w:val="20"/>
              </w:rPr>
              <w:t>improvements</w:t>
            </w:r>
          </w:p>
        </w:tc>
        <w:tc>
          <w:tcPr>
            <w:tcW w:w="8190" w:type="dxa"/>
            <w:shd w:val="clear" w:color="auto" w:fill="FFFFFF" w:themeFill="background1"/>
          </w:tcPr>
          <w:p w14:paraId="23DBD610" w14:textId="1083A4B9" w:rsidR="00EB14B8" w:rsidRPr="00C53D85" w:rsidRDefault="006823CF" w:rsidP="0005659C">
            <w:pPr>
              <w:keepNext/>
              <w:spacing w:before="53" w:after="30"/>
              <w:ind w:right="6"/>
              <w:cnfStyle w:val="000000100000" w:firstRow="0" w:lastRow="0" w:firstColumn="0" w:lastColumn="0" w:oddVBand="0" w:evenVBand="0" w:oddHBand="1" w:evenHBand="0" w:firstRowFirstColumn="0" w:firstRowLastColumn="0" w:lastRowFirstColumn="0" w:lastRowLastColumn="0"/>
              <w:rPr>
                <w:bCs/>
                <w:sz w:val="20"/>
                <w:szCs w:val="20"/>
              </w:rPr>
            </w:pPr>
            <w:r w:rsidRPr="00C53D85">
              <w:rPr>
                <w:bCs/>
                <w:color w:val="000000"/>
                <w:sz w:val="20"/>
                <w:szCs w:val="20"/>
              </w:rPr>
              <w:t>Shorter of the useful life of the improvements, or</w:t>
            </w:r>
            <w:r w:rsidR="00072B54">
              <w:rPr>
                <w:bCs/>
                <w:color w:val="000000"/>
                <w:sz w:val="20"/>
                <w:szCs w:val="20"/>
              </w:rPr>
              <w:t xml:space="preserve"> </w:t>
            </w:r>
            <w:r w:rsidRPr="00C53D85">
              <w:rPr>
                <w:bCs/>
                <w:color w:val="000000"/>
                <w:sz w:val="20"/>
                <w:szCs w:val="20"/>
              </w:rPr>
              <w:t>the remaining lease term, including any renewal periods that are reasonably certain to be exercised</w:t>
            </w:r>
            <w:r w:rsidRPr="00C53D85" w:rsidDel="006823CF">
              <w:rPr>
                <w:bCs/>
                <w:sz w:val="20"/>
                <w:szCs w:val="20"/>
              </w:rPr>
              <w:t xml:space="preserve"> </w:t>
            </w:r>
          </w:p>
        </w:tc>
      </w:tr>
      <w:tr w:rsidR="00EB14B8" w:rsidRPr="00C53D85" w14:paraId="47C0F4BF" w14:textId="77777777" w:rsidTr="006C2384">
        <w:trPr>
          <w:trHeight w:hRule="exact" w:val="405"/>
        </w:trPr>
        <w:tc>
          <w:tcPr>
            <w:cnfStyle w:val="001000000000" w:firstRow="0" w:lastRow="0" w:firstColumn="1" w:lastColumn="0" w:oddVBand="0" w:evenVBand="0" w:oddHBand="0" w:evenHBand="0" w:firstRowFirstColumn="0" w:firstRowLastColumn="0" w:lastRowFirstColumn="0" w:lastRowLastColumn="0"/>
            <w:tcW w:w="2610" w:type="dxa"/>
            <w:shd w:val="clear" w:color="auto" w:fill="FFFFFF" w:themeFill="background1"/>
          </w:tcPr>
          <w:p w14:paraId="4DEB4C25" w14:textId="255301BC" w:rsidR="00EB14B8" w:rsidRPr="00C53D85" w:rsidRDefault="00EB14B8" w:rsidP="00BB134F">
            <w:pPr>
              <w:keepNext/>
              <w:tabs>
                <w:tab w:val="left" w:leader="dot" w:pos="8607"/>
                <w:tab w:val="left" w:leader="dot" w:pos="8680"/>
              </w:tabs>
              <w:spacing w:before="53" w:after="30"/>
              <w:ind w:left="240" w:right="-1287" w:hanging="240"/>
              <w:rPr>
                <w:b w:val="0"/>
                <w:bCs w:val="0"/>
                <w:color w:val="000000"/>
                <w:sz w:val="20"/>
                <w:szCs w:val="20"/>
              </w:rPr>
            </w:pPr>
            <w:r w:rsidRPr="00C53D85">
              <w:rPr>
                <w:b w:val="0"/>
                <w:bCs w:val="0"/>
                <w:sz w:val="20"/>
                <w:szCs w:val="20"/>
              </w:rPr>
              <w:t>Furniture</w:t>
            </w:r>
            <w:r w:rsidR="00627F1F">
              <w:rPr>
                <w:b w:val="0"/>
                <w:bCs w:val="0"/>
                <w:sz w:val="20"/>
                <w:szCs w:val="20"/>
              </w:rPr>
              <w:t xml:space="preserve"> and equipment</w:t>
            </w:r>
          </w:p>
        </w:tc>
        <w:tc>
          <w:tcPr>
            <w:tcW w:w="8190" w:type="dxa"/>
            <w:shd w:val="clear" w:color="auto" w:fill="FFFFFF" w:themeFill="background1"/>
          </w:tcPr>
          <w:p w14:paraId="56D5162F" w14:textId="77777777" w:rsidR="00EB14B8" w:rsidRPr="00C53D85" w:rsidRDefault="00EB14B8" w:rsidP="00BB134F">
            <w:pPr>
              <w:keepNext/>
              <w:tabs>
                <w:tab w:val="left" w:pos="1"/>
                <w:tab w:val="left" w:pos="555"/>
              </w:tabs>
              <w:spacing w:before="53" w:after="30"/>
              <w:ind w:right="-1287"/>
              <w:cnfStyle w:val="000000000000" w:firstRow="0" w:lastRow="0" w:firstColumn="0" w:lastColumn="0" w:oddVBand="0" w:evenVBand="0" w:oddHBand="0" w:evenHBand="0" w:firstRowFirstColumn="0" w:firstRowLastColumn="0" w:lastRowFirstColumn="0" w:lastRowLastColumn="0"/>
              <w:rPr>
                <w:bCs/>
                <w:sz w:val="20"/>
                <w:szCs w:val="20"/>
              </w:rPr>
            </w:pPr>
            <w:r w:rsidRPr="00C53D85">
              <w:rPr>
                <w:bCs/>
                <w:sz w:val="20"/>
                <w:szCs w:val="20"/>
              </w:rPr>
              <w:t xml:space="preserve">13.0 years </w:t>
            </w:r>
            <w:r w:rsidRPr="00C53D85">
              <w:rPr>
                <w:sz w:val="20"/>
                <w:szCs w:val="20"/>
              </w:rPr>
              <w:t>—</w:t>
            </w:r>
            <w:r w:rsidRPr="00C53D85">
              <w:rPr>
                <w:bCs/>
                <w:sz w:val="20"/>
                <w:szCs w:val="20"/>
              </w:rPr>
              <w:t xml:space="preserve"> 14.0 years</w:t>
            </w:r>
          </w:p>
        </w:tc>
      </w:tr>
    </w:tbl>
    <w:p w14:paraId="1F68AD2F" w14:textId="77777777" w:rsidR="00EB14B8" w:rsidRPr="00C53D85" w:rsidRDefault="00EB14B8" w:rsidP="00395859">
      <w:pPr>
        <w:jc w:val="both"/>
        <w:rPr>
          <w:sz w:val="20"/>
          <w:szCs w:val="20"/>
        </w:rPr>
      </w:pPr>
    </w:p>
    <w:p w14:paraId="5B92DB67" w14:textId="0A32A47B" w:rsidR="004C4E05" w:rsidRPr="00C53D85" w:rsidRDefault="00E2562C" w:rsidP="00395859">
      <w:pPr>
        <w:keepNext/>
        <w:outlineLvl w:val="1"/>
        <w:rPr>
          <w:sz w:val="20"/>
          <w:szCs w:val="20"/>
        </w:rPr>
      </w:pPr>
      <w:bookmarkStart w:id="206" w:name="Section13"/>
      <w:bookmarkEnd w:id="206"/>
      <w:r>
        <w:rPr>
          <w:b/>
          <w:sz w:val="20"/>
          <w:szCs w:val="20"/>
        </w:rPr>
        <w:t>10</w:t>
      </w:r>
      <w:r w:rsidR="004075EA" w:rsidRPr="00C53D85">
        <w:rPr>
          <w:b/>
          <w:sz w:val="20"/>
          <w:szCs w:val="20"/>
        </w:rPr>
        <w:t xml:space="preserve">. Goodwill and Other Intangible Assets </w:t>
      </w:r>
    </w:p>
    <w:p w14:paraId="21844EBB" w14:textId="77777777" w:rsidR="00C53D85" w:rsidRPr="00C53D85" w:rsidRDefault="00C53D85" w:rsidP="00395859">
      <w:pPr>
        <w:keepNext/>
        <w:jc w:val="both"/>
        <w:rPr>
          <w:sz w:val="20"/>
          <w:szCs w:val="20"/>
        </w:rPr>
      </w:pPr>
    </w:p>
    <w:p w14:paraId="5B92DB69" w14:textId="3F224A2C" w:rsidR="004C4E05" w:rsidRPr="00C53D85" w:rsidRDefault="0058670E" w:rsidP="00395859">
      <w:pPr>
        <w:keepNext/>
        <w:jc w:val="both"/>
        <w:rPr>
          <w:bCs/>
          <w:i/>
          <w:sz w:val="20"/>
          <w:szCs w:val="20"/>
          <w:u w:val="single"/>
        </w:rPr>
      </w:pPr>
      <w:r w:rsidRPr="00C53D85">
        <w:rPr>
          <w:bCs/>
          <w:i/>
          <w:sz w:val="20"/>
          <w:szCs w:val="20"/>
          <w:u w:val="single"/>
        </w:rPr>
        <w:t>Goodwill</w:t>
      </w:r>
    </w:p>
    <w:p w14:paraId="50A50404" w14:textId="7278152F" w:rsidR="00344120" w:rsidRPr="004903C6" w:rsidRDefault="00344120" w:rsidP="00344120">
      <w:pPr>
        <w:spacing w:before="120" w:after="120"/>
        <w:jc w:val="both"/>
        <w:rPr>
          <w:sz w:val="20"/>
          <w:szCs w:val="20"/>
        </w:rPr>
      </w:pPr>
      <w:r>
        <w:rPr>
          <w:sz w:val="20"/>
          <w:szCs w:val="20"/>
        </w:rPr>
        <w:t xml:space="preserve">In aggregate, the fair value of </w:t>
      </w:r>
      <w:r w:rsidR="009B61AB">
        <w:rPr>
          <w:sz w:val="20"/>
          <w:szCs w:val="20"/>
        </w:rPr>
        <w:t xml:space="preserve">consideration paid for the acquisition of </w:t>
      </w:r>
      <w:r>
        <w:rPr>
          <w:sz w:val="20"/>
          <w:szCs w:val="20"/>
        </w:rPr>
        <w:t>Carson was approximately $20.9 million as of August 8, 2022</w:t>
      </w:r>
      <w:r w:rsidR="005764D6">
        <w:rPr>
          <w:sz w:val="20"/>
          <w:szCs w:val="20"/>
        </w:rPr>
        <w:t>, inclusive of cash consideration of approximately $11.2 million</w:t>
      </w:r>
      <w:r w:rsidR="001C7D7B">
        <w:rPr>
          <w:sz w:val="20"/>
          <w:szCs w:val="20"/>
        </w:rPr>
        <w:t>, repayment of seller’s indebtedness of approximately $0.</w:t>
      </w:r>
      <w:r w:rsidR="00F02BAC">
        <w:rPr>
          <w:sz w:val="20"/>
          <w:szCs w:val="20"/>
        </w:rPr>
        <w:t>8</w:t>
      </w:r>
      <w:r w:rsidR="001C7D7B">
        <w:rPr>
          <w:sz w:val="20"/>
          <w:szCs w:val="20"/>
        </w:rPr>
        <w:t xml:space="preserve"> million, </w:t>
      </w:r>
      <w:r w:rsidR="005764D6">
        <w:rPr>
          <w:sz w:val="20"/>
          <w:szCs w:val="20"/>
        </w:rPr>
        <w:t>and the fair value of the Contingent Consideration of approximately $</w:t>
      </w:r>
      <w:r w:rsidR="00223A88">
        <w:rPr>
          <w:sz w:val="20"/>
          <w:szCs w:val="20"/>
        </w:rPr>
        <w:t>8.9</w:t>
      </w:r>
      <w:r w:rsidR="005764D6">
        <w:rPr>
          <w:sz w:val="20"/>
          <w:szCs w:val="20"/>
        </w:rPr>
        <w:t xml:space="preserve"> million.</w:t>
      </w:r>
      <w:r>
        <w:rPr>
          <w:sz w:val="20"/>
          <w:szCs w:val="20"/>
        </w:rPr>
        <w:t xml:space="preserve"> The Company remeasured the fair value of the identifiable net assets of Carson as of August 8, 2022, </w:t>
      </w:r>
      <w:r>
        <w:rPr>
          <w:rStyle w:val="text"/>
          <w:sz w:val="20"/>
          <w:szCs w:val="20"/>
        </w:rPr>
        <w:t xml:space="preserve">recognizing </w:t>
      </w:r>
      <w:r w:rsidRPr="00D3723F">
        <w:rPr>
          <w:rStyle w:val="text"/>
          <w:sz w:val="20"/>
          <w:szCs w:val="20"/>
        </w:rPr>
        <w:t xml:space="preserve">approximately </w:t>
      </w:r>
      <w:r w:rsidRPr="00FA3633">
        <w:rPr>
          <w:rStyle w:val="text"/>
          <w:sz w:val="20"/>
          <w:szCs w:val="20"/>
        </w:rPr>
        <w:t>$0.4 million</w:t>
      </w:r>
      <w:r w:rsidRPr="00D3723F">
        <w:rPr>
          <w:rStyle w:val="text"/>
          <w:sz w:val="20"/>
          <w:szCs w:val="20"/>
        </w:rPr>
        <w:t xml:space="preserve"> </w:t>
      </w:r>
      <w:r w:rsidRPr="00F26D30">
        <w:rPr>
          <w:rStyle w:val="text"/>
          <w:sz w:val="20"/>
          <w:szCs w:val="20"/>
        </w:rPr>
        <w:t>in identifiable net assets</w:t>
      </w:r>
      <w:r>
        <w:rPr>
          <w:rStyle w:val="text"/>
          <w:sz w:val="20"/>
          <w:szCs w:val="20"/>
        </w:rPr>
        <w:t xml:space="preserve">. </w:t>
      </w:r>
      <w:r w:rsidRPr="00F26D30">
        <w:rPr>
          <w:rStyle w:val="text"/>
          <w:sz w:val="20"/>
          <w:szCs w:val="20"/>
        </w:rPr>
        <w:t xml:space="preserve">As a result of the </w:t>
      </w:r>
      <w:r>
        <w:rPr>
          <w:rStyle w:val="text"/>
          <w:sz w:val="20"/>
          <w:szCs w:val="20"/>
        </w:rPr>
        <w:t>a</w:t>
      </w:r>
      <w:r w:rsidRPr="00F26D30">
        <w:rPr>
          <w:rStyle w:val="text"/>
          <w:sz w:val="20"/>
          <w:szCs w:val="20"/>
        </w:rPr>
        <w:t xml:space="preserve">cquisition, the Company recognized goodwill of </w:t>
      </w:r>
      <w:r w:rsidRPr="00FA3633">
        <w:rPr>
          <w:rStyle w:val="text"/>
          <w:sz w:val="20"/>
          <w:szCs w:val="20"/>
        </w:rPr>
        <w:t>$20.5 million</w:t>
      </w:r>
      <w:r>
        <w:rPr>
          <w:rStyle w:val="text"/>
          <w:sz w:val="20"/>
          <w:szCs w:val="20"/>
        </w:rPr>
        <w:t xml:space="preserve"> based on the fair value of net assets as of August 8, 2022</w:t>
      </w:r>
      <w:r w:rsidRPr="00F26D30">
        <w:rPr>
          <w:rStyle w:val="text"/>
          <w:sz w:val="20"/>
          <w:szCs w:val="20"/>
        </w:rPr>
        <w:t xml:space="preserve">. Goodwill was calculated by </w:t>
      </w:r>
      <w:r w:rsidR="009B61AB">
        <w:rPr>
          <w:rStyle w:val="text"/>
          <w:sz w:val="20"/>
          <w:szCs w:val="20"/>
        </w:rPr>
        <w:t xml:space="preserve">subtracting the fair value of identifiable assets at the time of acquisition </w:t>
      </w:r>
      <w:r w:rsidRPr="00F26D30">
        <w:rPr>
          <w:rStyle w:val="text"/>
          <w:sz w:val="20"/>
          <w:szCs w:val="20"/>
        </w:rPr>
        <w:t xml:space="preserve">from the </w:t>
      </w:r>
      <w:r w:rsidR="009B61AB">
        <w:rPr>
          <w:rStyle w:val="text"/>
          <w:sz w:val="20"/>
          <w:szCs w:val="20"/>
        </w:rPr>
        <w:t xml:space="preserve">consideration paid in exchange for the Company’s interest in </w:t>
      </w:r>
      <w:r>
        <w:rPr>
          <w:rStyle w:val="text"/>
          <w:sz w:val="20"/>
          <w:szCs w:val="20"/>
        </w:rPr>
        <w:t xml:space="preserve">Carson. There </w:t>
      </w:r>
      <w:r w:rsidRPr="00F26D30">
        <w:rPr>
          <w:rStyle w:val="text"/>
          <w:sz w:val="20"/>
          <w:szCs w:val="20"/>
        </w:rPr>
        <w:t>were no non</w:t>
      </w:r>
      <w:r w:rsidR="00B74237">
        <w:rPr>
          <w:rStyle w:val="text"/>
          <w:sz w:val="20"/>
          <w:szCs w:val="20"/>
        </w:rPr>
        <w:t>-</w:t>
      </w:r>
      <w:r w:rsidRPr="00F26D30">
        <w:rPr>
          <w:rStyle w:val="text"/>
          <w:sz w:val="20"/>
          <w:szCs w:val="20"/>
        </w:rPr>
        <w:t xml:space="preserve">controlling interests </w:t>
      </w:r>
      <w:r>
        <w:rPr>
          <w:rStyle w:val="text"/>
          <w:sz w:val="20"/>
          <w:szCs w:val="20"/>
        </w:rPr>
        <w:t>related to Carson.</w:t>
      </w:r>
    </w:p>
    <w:p w14:paraId="37940DB3" w14:textId="310B8233" w:rsidR="0014786A" w:rsidRDefault="0014786A" w:rsidP="00395859">
      <w:pPr>
        <w:keepNext/>
        <w:jc w:val="both"/>
        <w:rPr>
          <w:sz w:val="20"/>
          <w:szCs w:val="20"/>
        </w:rPr>
      </w:pPr>
      <w:r w:rsidRPr="00F26D30">
        <w:rPr>
          <w:rStyle w:val="text"/>
          <w:sz w:val="20"/>
          <w:szCs w:val="20"/>
        </w:rPr>
        <w:t>Goodwill was calculated by summing fair values of net identifiable assets acquired and subtracting this sum from the total consideration tendered</w:t>
      </w:r>
      <w:r>
        <w:rPr>
          <w:rStyle w:val="text"/>
          <w:sz w:val="20"/>
          <w:szCs w:val="20"/>
        </w:rPr>
        <w:t xml:space="preserve">. During the year ended December 31, 2024, there </w:t>
      </w:r>
      <w:r w:rsidR="00FB1C56">
        <w:rPr>
          <w:rStyle w:val="text"/>
          <w:sz w:val="20"/>
          <w:szCs w:val="20"/>
        </w:rPr>
        <w:t>were</w:t>
      </w:r>
      <w:r>
        <w:rPr>
          <w:rStyle w:val="text"/>
          <w:sz w:val="20"/>
          <w:szCs w:val="20"/>
        </w:rPr>
        <w:t xml:space="preserve"> no subsequent additions, disposals, impairment, or other activity to the previously recognized goodwill balance. </w:t>
      </w:r>
    </w:p>
    <w:p w14:paraId="6506D735" w14:textId="6F54A2F7" w:rsidR="00806EE3" w:rsidRDefault="00806EE3">
      <w:pPr>
        <w:rPr>
          <w:sz w:val="20"/>
          <w:szCs w:val="20"/>
        </w:rPr>
      </w:pPr>
      <w:r>
        <w:rPr>
          <w:sz w:val="20"/>
          <w:szCs w:val="20"/>
        </w:rPr>
        <w:br w:type="page"/>
      </w:r>
    </w:p>
    <w:p w14:paraId="5B92DB8C" w14:textId="618D5D82" w:rsidR="004C4E05" w:rsidRPr="00C53D85" w:rsidRDefault="0058670E" w:rsidP="00395859">
      <w:pPr>
        <w:keepNext/>
        <w:rPr>
          <w:bCs/>
          <w:sz w:val="20"/>
          <w:szCs w:val="20"/>
          <w:u w:val="single"/>
        </w:rPr>
      </w:pPr>
      <w:r w:rsidRPr="00C53D85">
        <w:rPr>
          <w:bCs/>
          <w:i/>
          <w:sz w:val="20"/>
          <w:szCs w:val="20"/>
          <w:u w:val="single"/>
        </w:rPr>
        <w:lastRenderedPageBreak/>
        <w:t>Intangible Assets</w:t>
      </w:r>
    </w:p>
    <w:p w14:paraId="5B92DB8D" w14:textId="77777777" w:rsidR="004C4E05" w:rsidRPr="00C53D85" w:rsidRDefault="004C4E05" w:rsidP="00395859">
      <w:pPr>
        <w:keepNext/>
        <w:jc w:val="both"/>
        <w:rPr>
          <w:sz w:val="20"/>
          <w:szCs w:val="20"/>
        </w:rPr>
      </w:pPr>
    </w:p>
    <w:p w14:paraId="67CFBFDC" w14:textId="23E8B95D" w:rsidR="006B26EB" w:rsidRPr="00C53D85" w:rsidRDefault="0058670E" w:rsidP="00395859">
      <w:pPr>
        <w:keepNext/>
        <w:jc w:val="both"/>
        <w:rPr>
          <w:color w:val="000000"/>
          <w:sz w:val="20"/>
          <w:szCs w:val="20"/>
        </w:rPr>
      </w:pPr>
      <w:r w:rsidRPr="00C53D85">
        <w:rPr>
          <w:sz w:val="20"/>
          <w:szCs w:val="20"/>
        </w:rPr>
        <w:t xml:space="preserve">Other intangible assets consist of </w:t>
      </w:r>
      <w:r w:rsidR="00890CA5" w:rsidRPr="00C53D85">
        <w:rPr>
          <w:sz w:val="20"/>
          <w:szCs w:val="20"/>
        </w:rPr>
        <w:t>intangible property</w:t>
      </w:r>
      <w:r w:rsidR="00136856" w:rsidRPr="00C53D85">
        <w:rPr>
          <w:sz w:val="20"/>
          <w:szCs w:val="20"/>
        </w:rPr>
        <w:t xml:space="preserve">, </w:t>
      </w:r>
      <w:r w:rsidR="00F11B82" w:rsidRPr="00C53D85">
        <w:rPr>
          <w:sz w:val="20"/>
          <w:szCs w:val="20"/>
        </w:rPr>
        <w:t xml:space="preserve">customer </w:t>
      </w:r>
      <w:r w:rsidR="009155BC" w:rsidRPr="00C53D85">
        <w:rPr>
          <w:sz w:val="20"/>
          <w:szCs w:val="20"/>
        </w:rPr>
        <w:t>re</w:t>
      </w:r>
      <w:r w:rsidR="00F11B82" w:rsidRPr="00C53D85">
        <w:rPr>
          <w:sz w:val="20"/>
          <w:szCs w:val="20"/>
        </w:rPr>
        <w:t>lationships</w:t>
      </w:r>
      <w:r w:rsidR="009155BC" w:rsidRPr="00C53D85">
        <w:rPr>
          <w:sz w:val="20"/>
          <w:szCs w:val="20"/>
        </w:rPr>
        <w:t>, developed</w:t>
      </w:r>
      <w:r w:rsidRPr="00C53D85">
        <w:rPr>
          <w:sz w:val="20"/>
          <w:szCs w:val="20"/>
        </w:rPr>
        <w:t xml:space="preserve"> </w:t>
      </w:r>
      <w:r w:rsidR="00AF3B84" w:rsidRPr="00C53D85">
        <w:rPr>
          <w:sz w:val="20"/>
          <w:szCs w:val="20"/>
        </w:rPr>
        <w:t>technology</w:t>
      </w:r>
      <w:r w:rsidRPr="00C53D85">
        <w:rPr>
          <w:sz w:val="20"/>
          <w:szCs w:val="20"/>
        </w:rPr>
        <w:t xml:space="preserve">, </w:t>
      </w:r>
      <w:r w:rsidR="000C715F" w:rsidRPr="00C53D85">
        <w:rPr>
          <w:sz w:val="20"/>
          <w:szCs w:val="20"/>
        </w:rPr>
        <w:t xml:space="preserve">and </w:t>
      </w:r>
      <w:r w:rsidRPr="00C53D85">
        <w:rPr>
          <w:sz w:val="20"/>
          <w:szCs w:val="20"/>
        </w:rPr>
        <w:t xml:space="preserve">trade names. </w:t>
      </w:r>
      <w:r w:rsidR="006B26EB" w:rsidRPr="00C53D85">
        <w:rPr>
          <w:sz w:val="20"/>
          <w:szCs w:val="20"/>
        </w:rPr>
        <w:t>The gross carrying amount and accumulated amortization of the Company’s intangible assets consisted of the following as of December 31, 2024 (in thousands):</w:t>
      </w:r>
    </w:p>
    <w:p w14:paraId="414A6584" w14:textId="77777777" w:rsidR="00552D1D" w:rsidRPr="00C53D85" w:rsidRDefault="00552D1D" w:rsidP="00395859">
      <w:pPr>
        <w:keepNext/>
        <w:jc w:val="both"/>
        <w:rPr>
          <w:sz w:val="20"/>
          <w:szCs w:val="20"/>
        </w:rPr>
      </w:pPr>
    </w:p>
    <w:tbl>
      <w:tblPr>
        <w:tblW w:w="5147" w:type="pct"/>
        <w:jc w:val="center"/>
        <w:tblLayout w:type="fixed"/>
        <w:tblLook w:val="04A0" w:firstRow="1" w:lastRow="0" w:firstColumn="1" w:lastColumn="0" w:noHBand="0" w:noVBand="1"/>
      </w:tblPr>
      <w:tblGrid>
        <w:gridCol w:w="1798"/>
        <w:gridCol w:w="260"/>
        <w:gridCol w:w="298"/>
        <w:gridCol w:w="1001"/>
        <w:gridCol w:w="256"/>
        <w:gridCol w:w="378"/>
        <w:gridCol w:w="1832"/>
        <w:gridCol w:w="256"/>
        <w:gridCol w:w="1392"/>
        <w:gridCol w:w="236"/>
        <w:gridCol w:w="300"/>
        <w:gridCol w:w="1045"/>
        <w:gridCol w:w="236"/>
        <w:gridCol w:w="1830"/>
      </w:tblGrid>
      <w:tr w:rsidR="00252D13" w:rsidRPr="00C53D85" w14:paraId="444CAF4F" w14:textId="29A71545" w:rsidTr="008B2414">
        <w:trPr>
          <w:trHeight w:val="270"/>
          <w:jc w:val="center"/>
        </w:trPr>
        <w:tc>
          <w:tcPr>
            <w:tcW w:w="808" w:type="pct"/>
            <w:tcBorders>
              <w:top w:val="nil"/>
              <w:left w:val="nil"/>
              <w:bottom w:val="nil"/>
              <w:right w:val="nil"/>
            </w:tcBorders>
            <w:shd w:val="clear" w:color="auto" w:fill="C6D9F1" w:themeFill="text2" w:themeFillTint="33"/>
            <w:noWrap/>
            <w:vAlign w:val="bottom"/>
            <w:hideMark/>
          </w:tcPr>
          <w:p w14:paraId="2C67648C" w14:textId="77777777" w:rsidR="00947C5A" w:rsidRPr="00C53D85" w:rsidRDefault="00947C5A" w:rsidP="00947C5A">
            <w:pPr>
              <w:rPr>
                <w:kern w:val="0"/>
                <w:sz w:val="20"/>
                <w:szCs w:val="20"/>
              </w:rPr>
            </w:pPr>
          </w:p>
        </w:tc>
        <w:tc>
          <w:tcPr>
            <w:tcW w:w="117" w:type="pct"/>
            <w:tcBorders>
              <w:top w:val="nil"/>
              <w:left w:val="nil"/>
              <w:bottom w:val="nil"/>
              <w:right w:val="nil"/>
            </w:tcBorders>
            <w:shd w:val="clear" w:color="auto" w:fill="C6D9F1" w:themeFill="text2" w:themeFillTint="33"/>
            <w:noWrap/>
            <w:vAlign w:val="bottom"/>
            <w:hideMark/>
          </w:tcPr>
          <w:p w14:paraId="15891811" w14:textId="77777777" w:rsidR="00947C5A" w:rsidRPr="00C53D85" w:rsidRDefault="00947C5A" w:rsidP="00947C5A">
            <w:pPr>
              <w:rPr>
                <w:kern w:val="0"/>
                <w:sz w:val="20"/>
                <w:szCs w:val="20"/>
              </w:rPr>
            </w:pPr>
          </w:p>
        </w:tc>
        <w:tc>
          <w:tcPr>
            <w:tcW w:w="584" w:type="pct"/>
            <w:gridSpan w:val="2"/>
            <w:tcBorders>
              <w:top w:val="nil"/>
              <w:left w:val="nil"/>
              <w:bottom w:val="single" w:sz="8" w:space="0" w:color="000000"/>
              <w:right w:val="nil"/>
            </w:tcBorders>
            <w:shd w:val="clear" w:color="auto" w:fill="C6D9F1" w:themeFill="text2" w:themeFillTint="33"/>
            <w:noWrap/>
            <w:vAlign w:val="center"/>
            <w:hideMark/>
          </w:tcPr>
          <w:p w14:paraId="476D0969" w14:textId="77777777" w:rsidR="00947C5A" w:rsidRPr="00C53D85" w:rsidRDefault="00947C5A" w:rsidP="00947C5A">
            <w:pPr>
              <w:jc w:val="center"/>
              <w:rPr>
                <w:b/>
                <w:bCs/>
                <w:kern w:val="0"/>
                <w:sz w:val="20"/>
                <w:szCs w:val="20"/>
              </w:rPr>
            </w:pPr>
            <w:r w:rsidRPr="00C53D85">
              <w:rPr>
                <w:b/>
                <w:bCs/>
                <w:kern w:val="0"/>
                <w:sz w:val="20"/>
                <w:szCs w:val="20"/>
              </w:rPr>
              <w:t>Gross</w:t>
            </w:r>
          </w:p>
        </w:tc>
        <w:tc>
          <w:tcPr>
            <w:tcW w:w="115" w:type="pct"/>
            <w:tcBorders>
              <w:top w:val="nil"/>
              <w:left w:val="nil"/>
              <w:bottom w:val="nil"/>
              <w:right w:val="nil"/>
            </w:tcBorders>
            <w:shd w:val="clear" w:color="auto" w:fill="C6D9F1" w:themeFill="text2" w:themeFillTint="33"/>
            <w:noWrap/>
            <w:vAlign w:val="bottom"/>
            <w:hideMark/>
          </w:tcPr>
          <w:p w14:paraId="3D0ED4B1" w14:textId="77777777" w:rsidR="00947C5A" w:rsidRPr="00C53D85" w:rsidRDefault="00947C5A" w:rsidP="00947C5A">
            <w:pPr>
              <w:jc w:val="center"/>
              <w:rPr>
                <w:b/>
                <w:bCs/>
                <w:kern w:val="0"/>
                <w:sz w:val="20"/>
                <w:szCs w:val="20"/>
              </w:rPr>
            </w:pPr>
          </w:p>
        </w:tc>
        <w:tc>
          <w:tcPr>
            <w:tcW w:w="994" w:type="pct"/>
            <w:gridSpan w:val="2"/>
            <w:tcBorders>
              <w:top w:val="nil"/>
              <w:left w:val="nil"/>
              <w:bottom w:val="single" w:sz="8" w:space="0" w:color="000000"/>
              <w:right w:val="nil"/>
            </w:tcBorders>
            <w:shd w:val="clear" w:color="auto" w:fill="C6D9F1" w:themeFill="text2" w:themeFillTint="33"/>
            <w:noWrap/>
            <w:vAlign w:val="center"/>
            <w:hideMark/>
          </w:tcPr>
          <w:p w14:paraId="7D025214" w14:textId="347EDE1E" w:rsidR="00947C5A" w:rsidRPr="00C53D85" w:rsidRDefault="00947C5A" w:rsidP="00947C5A">
            <w:pPr>
              <w:jc w:val="center"/>
              <w:rPr>
                <w:b/>
                <w:bCs/>
                <w:kern w:val="0"/>
                <w:sz w:val="20"/>
                <w:szCs w:val="20"/>
              </w:rPr>
            </w:pPr>
            <w:r w:rsidRPr="00C53D85">
              <w:rPr>
                <w:b/>
                <w:bCs/>
                <w:kern w:val="0"/>
                <w:sz w:val="20"/>
                <w:szCs w:val="20"/>
              </w:rPr>
              <w:t>Accumulated Amortization</w:t>
            </w:r>
          </w:p>
        </w:tc>
        <w:tc>
          <w:tcPr>
            <w:tcW w:w="115" w:type="pct"/>
            <w:tcBorders>
              <w:top w:val="nil"/>
              <w:left w:val="nil"/>
              <w:bottom w:val="nil"/>
              <w:right w:val="nil"/>
            </w:tcBorders>
            <w:shd w:val="clear" w:color="auto" w:fill="C6D9F1" w:themeFill="text2" w:themeFillTint="33"/>
            <w:noWrap/>
            <w:vAlign w:val="bottom"/>
            <w:hideMark/>
          </w:tcPr>
          <w:p w14:paraId="5D13C9EB" w14:textId="77777777" w:rsidR="00947C5A" w:rsidRPr="00C53D85" w:rsidRDefault="00947C5A" w:rsidP="00947C5A">
            <w:pPr>
              <w:jc w:val="center"/>
              <w:rPr>
                <w:b/>
                <w:bCs/>
                <w:kern w:val="0"/>
                <w:sz w:val="20"/>
                <w:szCs w:val="20"/>
              </w:rPr>
            </w:pPr>
          </w:p>
        </w:tc>
        <w:tc>
          <w:tcPr>
            <w:tcW w:w="626" w:type="pct"/>
            <w:tcBorders>
              <w:bottom w:val="single" w:sz="4" w:space="0" w:color="auto"/>
            </w:tcBorders>
            <w:shd w:val="clear" w:color="auto" w:fill="C6D9F1" w:themeFill="text2" w:themeFillTint="33"/>
            <w:vAlign w:val="center"/>
          </w:tcPr>
          <w:p w14:paraId="7F133943" w14:textId="69E92642" w:rsidR="008B2414" w:rsidRDefault="008B2414" w:rsidP="00947C5A">
            <w:pPr>
              <w:jc w:val="center"/>
              <w:rPr>
                <w:b/>
                <w:bCs/>
                <w:kern w:val="0"/>
                <w:sz w:val="20"/>
                <w:szCs w:val="20"/>
              </w:rPr>
            </w:pPr>
            <w:r>
              <w:rPr>
                <w:b/>
                <w:bCs/>
                <w:kern w:val="0"/>
                <w:sz w:val="20"/>
                <w:szCs w:val="20"/>
              </w:rPr>
              <w:t xml:space="preserve">Accumulated </w:t>
            </w:r>
          </w:p>
          <w:p w14:paraId="6FE80060" w14:textId="7018B636" w:rsidR="00947C5A" w:rsidRPr="00C53D85" w:rsidRDefault="008B2414" w:rsidP="00947C5A">
            <w:pPr>
              <w:jc w:val="center"/>
              <w:rPr>
                <w:b/>
                <w:bCs/>
                <w:kern w:val="0"/>
                <w:sz w:val="20"/>
                <w:szCs w:val="20"/>
              </w:rPr>
            </w:pPr>
            <w:r>
              <w:rPr>
                <w:b/>
                <w:bCs/>
                <w:kern w:val="0"/>
                <w:sz w:val="20"/>
                <w:szCs w:val="20"/>
              </w:rPr>
              <w:t>Impairment</w:t>
            </w:r>
          </w:p>
        </w:tc>
        <w:tc>
          <w:tcPr>
            <w:tcW w:w="106" w:type="pct"/>
            <w:shd w:val="clear" w:color="auto" w:fill="C6D9F1" w:themeFill="text2" w:themeFillTint="33"/>
          </w:tcPr>
          <w:p w14:paraId="5075826B" w14:textId="77777777" w:rsidR="00947C5A" w:rsidRPr="00C53D85" w:rsidRDefault="00947C5A" w:rsidP="00947C5A">
            <w:pPr>
              <w:jc w:val="center"/>
              <w:rPr>
                <w:b/>
                <w:bCs/>
                <w:kern w:val="0"/>
                <w:sz w:val="20"/>
                <w:szCs w:val="20"/>
              </w:rPr>
            </w:pPr>
          </w:p>
        </w:tc>
        <w:tc>
          <w:tcPr>
            <w:tcW w:w="605" w:type="pct"/>
            <w:gridSpan w:val="2"/>
            <w:tcBorders>
              <w:top w:val="nil"/>
              <w:left w:val="nil"/>
              <w:bottom w:val="single" w:sz="8" w:space="0" w:color="000000"/>
              <w:right w:val="nil"/>
            </w:tcBorders>
            <w:shd w:val="clear" w:color="auto" w:fill="C6D9F1" w:themeFill="text2" w:themeFillTint="33"/>
            <w:noWrap/>
            <w:vAlign w:val="center"/>
            <w:hideMark/>
          </w:tcPr>
          <w:p w14:paraId="5B361190" w14:textId="5E7BDA60" w:rsidR="00947C5A" w:rsidRPr="00C53D85" w:rsidRDefault="00947C5A" w:rsidP="00947C5A">
            <w:pPr>
              <w:jc w:val="center"/>
              <w:rPr>
                <w:b/>
                <w:bCs/>
                <w:kern w:val="0"/>
                <w:sz w:val="20"/>
                <w:szCs w:val="20"/>
              </w:rPr>
            </w:pPr>
            <w:r w:rsidRPr="00C53D85">
              <w:rPr>
                <w:b/>
                <w:bCs/>
                <w:kern w:val="0"/>
                <w:sz w:val="20"/>
                <w:szCs w:val="20"/>
              </w:rPr>
              <w:t>Net</w:t>
            </w:r>
          </w:p>
        </w:tc>
        <w:tc>
          <w:tcPr>
            <w:tcW w:w="106" w:type="pct"/>
            <w:tcBorders>
              <w:top w:val="nil"/>
              <w:left w:val="nil"/>
              <w:right w:val="nil"/>
            </w:tcBorders>
            <w:shd w:val="clear" w:color="auto" w:fill="C6D9F1" w:themeFill="text2" w:themeFillTint="33"/>
          </w:tcPr>
          <w:p w14:paraId="11D6A511" w14:textId="77777777" w:rsidR="00947C5A" w:rsidRPr="00C53D85" w:rsidRDefault="00947C5A" w:rsidP="00947C5A">
            <w:pPr>
              <w:jc w:val="center"/>
              <w:rPr>
                <w:b/>
                <w:bCs/>
                <w:kern w:val="0"/>
                <w:sz w:val="20"/>
                <w:szCs w:val="20"/>
              </w:rPr>
            </w:pPr>
          </w:p>
        </w:tc>
        <w:tc>
          <w:tcPr>
            <w:tcW w:w="823" w:type="pct"/>
            <w:tcBorders>
              <w:top w:val="nil"/>
              <w:left w:val="nil"/>
              <w:bottom w:val="single" w:sz="8" w:space="0" w:color="000000"/>
              <w:right w:val="nil"/>
            </w:tcBorders>
            <w:shd w:val="clear" w:color="auto" w:fill="C6D9F1" w:themeFill="text2" w:themeFillTint="33"/>
          </w:tcPr>
          <w:p w14:paraId="09E7B68F" w14:textId="0300FFC3" w:rsidR="00947C5A" w:rsidRPr="00C53D85" w:rsidRDefault="00947C5A" w:rsidP="00947C5A">
            <w:pPr>
              <w:jc w:val="center"/>
              <w:rPr>
                <w:b/>
                <w:bCs/>
                <w:kern w:val="0"/>
                <w:sz w:val="20"/>
                <w:szCs w:val="20"/>
              </w:rPr>
            </w:pPr>
            <w:r>
              <w:rPr>
                <w:b/>
                <w:bCs/>
                <w:kern w:val="0"/>
                <w:sz w:val="20"/>
                <w:szCs w:val="20"/>
              </w:rPr>
              <w:t>Weighted Remaining Amortization Period (in years)</w:t>
            </w:r>
          </w:p>
        </w:tc>
      </w:tr>
      <w:tr w:rsidR="008B2414" w:rsidRPr="00C53D85" w14:paraId="444E6755" w14:textId="521B3B1F" w:rsidTr="008B2414">
        <w:trPr>
          <w:trHeight w:val="255"/>
          <w:jc w:val="center"/>
        </w:trPr>
        <w:tc>
          <w:tcPr>
            <w:tcW w:w="808" w:type="pct"/>
            <w:tcBorders>
              <w:top w:val="nil"/>
              <w:left w:val="nil"/>
              <w:bottom w:val="nil"/>
              <w:right w:val="nil"/>
            </w:tcBorders>
            <w:noWrap/>
            <w:vAlign w:val="center"/>
            <w:hideMark/>
          </w:tcPr>
          <w:p w14:paraId="4CEE360D" w14:textId="77777777" w:rsidR="00947C5A" w:rsidRPr="00C53D85" w:rsidRDefault="00947C5A" w:rsidP="00947C5A">
            <w:pPr>
              <w:rPr>
                <w:kern w:val="0"/>
                <w:sz w:val="20"/>
                <w:szCs w:val="20"/>
              </w:rPr>
            </w:pPr>
            <w:r w:rsidRPr="00C53D85">
              <w:rPr>
                <w:kern w:val="0"/>
                <w:sz w:val="20"/>
                <w:szCs w:val="20"/>
              </w:rPr>
              <w:t>Intangible assets:</w:t>
            </w:r>
          </w:p>
        </w:tc>
        <w:tc>
          <w:tcPr>
            <w:tcW w:w="117" w:type="pct"/>
            <w:tcBorders>
              <w:top w:val="nil"/>
              <w:left w:val="nil"/>
              <w:bottom w:val="nil"/>
              <w:right w:val="nil"/>
            </w:tcBorders>
            <w:noWrap/>
            <w:vAlign w:val="bottom"/>
            <w:hideMark/>
          </w:tcPr>
          <w:p w14:paraId="699C6E15" w14:textId="77777777" w:rsidR="00947C5A" w:rsidRPr="00C53D85" w:rsidRDefault="00947C5A" w:rsidP="00947C5A">
            <w:pPr>
              <w:rPr>
                <w:b/>
                <w:bCs/>
                <w:kern w:val="0"/>
                <w:sz w:val="20"/>
                <w:szCs w:val="20"/>
              </w:rPr>
            </w:pPr>
            <w:r w:rsidRPr="00C53D85">
              <w:rPr>
                <w:b/>
                <w:bCs/>
                <w:kern w:val="0"/>
                <w:sz w:val="20"/>
                <w:szCs w:val="20"/>
              </w:rPr>
              <w:t> </w:t>
            </w:r>
          </w:p>
        </w:tc>
        <w:tc>
          <w:tcPr>
            <w:tcW w:w="134" w:type="pct"/>
            <w:tcBorders>
              <w:top w:val="nil"/>
              <w:left w:val="nil"/>
              <w:bottom w:val="nil"/>
              <w:right w:val="nil"/>
            </w:tcBorders>
            <w:noWrap/>
            <w:vAlign w:val="bottom"/>
            <w:hideMark/>
          </w:tcPr>
          <w:p w14:paraId="313801E8" w14:textId="77777777" w:rsidR="00947C5A" w:rsidRPr="00C53D85" w:rsidRDefault="00947C5A" w:rsidP="00947C5A">
            <w:pPr>
              <w:rPr>
                <w:b/>
                <w:bCs/>
                <w:kern w:val="0"/>
                <w:sz w:val="20"/>
                <w:szCs w:val="20"/>
              </w:rPr>
            </w:pPr>
            <w:r w:rsidRPr="00C53D85">
              <w:rPr>
                <w:b/>
                <w:bCs/>
                <w:kern w:val="0"/>
                <w:sz w:val="20"/>
                <w:szCs w:val="20"/>
              </w:rPr>
              <w:t> </w:t>
            </w:r>
          </w:p>
        </w:tc>
        <w:tc>
          <w:tcPr>
            <w:tcW w:w="450" w:type="pct"/>
            <w:tcBorders>
              <w:top w:val="nil"/>
              <w:left w:val="nil"/>
              <w:bottom w:val="nil"/>
              <w:right w:val="nil"/>
            </w:tcBorders>
            <w:noWrap/>
            <w:vAlign w:val="bottom"/>
            <w:hideMark/>
          </w:tcPr>
          <w:p w14:paraId="4CADF8CC" w14:textId="586099E1" w:rsidR="00947C5A" w:rsidRPr="00C53D85" w:rsidRDefault="00947C5A" w:rsidP="00947C5A">
            <w:pPr>
              <w:rPr>
                <w:b/>
                <w:bCs/>
                <w:kern w:val="0"/>
                <w:sz w:val="20"/>
                <w:szCs w:val="20"/>
              </w:rPr>
            </w:pPr>
          </w:p>
        </w:tc>
        <w:tc>
          <w:tcPr>
            <w:tcW w:w="115" w:type="pct"/>
            <w:tcBorders>
              <w:top w:val="nil"/>
              <w:left w:val="nil"/>
              <w:bottom w:val="nil"/>
              <w:right w:val="nil"/>
            </w:tcBorders>
            <w:noWrap/>
            <w:vAlign w:val="bottom"/>
            <w:hideMark/>
          </w:tcPr>
          <w:p w14:paraId="492E89F1" w14:textId="77777777" w:rsidR="00947C5A" w:rsidRPr="00C53D85" w:rsidRDefault="00947C5A" w:rsidP="00947C5A">
            <w:pPr>
              <w:rPr>
                <w:b/>
                <w:bCs/>
                <w:kern w:val="0"/>
                <w:sz w:val="20"/>
                <w:szCs w:val="20"/>
              </w:rPr>
            </w:pPr>
            <w:r w:rsidRPr="00C53D85">
              <w:rPr>
                <w:b/>
                <w:bCs/>
                <w:kern w:val="0"/>
                <w:sz w:val="20"/>
                <w:szCs w:val="20"/>
              </w:rPr>
              <w:t> </w:t>
            </w:r>
          </w:p>
        </w:tc>
        <w:tc>
          <w:tcPr>
            <w:tcW w:w="170" w:type="pct"/>
            <w:tcBorders>
              <w:top w:val="nil"/>
              <w:left w:val="nil"/>
              <w:bottom w:val="nil"/>
              <w:right w:val="nil"/>
            </w:tcBorders>
            <w:noWrap/>
            <w:vAlign w:val="bottom"/>
            <w:hideMark/>
          </w:tcPr>
          <w:p w14:paraId="196EC89B" w14:textId="77777777" w:rsidR="00947C5A" w:rsidRPr="00C53D85" w:rsidRDefault="00947C5A" w:rsidP="00947C5A">
            <w:pPr>
              <w:rPr>
                <w:b/>
                <w:bCs/>
                <w:kern w:val="0"/>
                <w:sz w:val="20"/>
                <w:szCs w:val="20"/>
              </w:rPr>
            </w:pPr>
            <w:r w:rsidRPr="00C53D85">
              <w:rPr>
                <w:b/>
                <w:bCs/>
                <w:kern w:val="0"/>
                <w:sz w:val="20"/>
                <w:szCs w:val="20"/>
              </w:rPr>
              <w:t> </w:t>
            </w:r>
          </w:p>
        </w:tc>
        <w:tc>
          <w:tcPr>
            <w:tcW w:w="824" w:type="pct"/>
            <w:tcBorders>
              <w:top w:val="nil"/>
              <w:left w:val="nil"/>
              <w:bottom w:val="nil"/>
              <w:right w:val="nil"/>
            </w:tcBorders>
            <w:noWrap/>
            <w:vAlign w:val="bottom"/>
            <w:hideMark/>
          </w:tcPr>
          <w:p w14:paraId="4A12A4EB" w14:textId="77777777" w:rsidR="00947C5A" w:rsidRPr="00C53D85" w:rsidRDefault="00947C5A" w:rsidP="00947C5A">
            <w:pPr>
              <w:rPr>
                <w:b/>
                <w:bCs/>
                <w:kern w:val="0"/>
                <w:sz w:val="20"/>
                <w:szCs w:val="20"/>
              </w:rPr>
            </w:pPr>
            <w:r w:rsidRPr="00C53D85">
              <w:rPr>
                <w:b/>
                <w:bCs/>
                <w:kern w:val="0"/>
                <w:sz w:val="20"/>
                <w:szCs w:val="20"/>
              </w:rPr>
              <w:t> </w:t>
            </w:r>
          </w:p>
        </w:tc>
        <w:tc>
          <w:tcPr>
            <w:tcW w:w="115" w:type="pct"/>
            <w:tcBorders>
              <w:top w:val="nil"/>
              <w:left w:val="nil"/>
              <w:bottom w:val="nil"/>
              <w:right w:val="nil"/>
            </w:tcBorders>
            <w:noWrap/>
            <w:vAlign w:val="bottom"/>
            <w:hideMark/>
          </w:tcPr>
          <w:p w14:paraId="484DB791" w14:textId="77777777" w:rsidR="00947C5A" w:rsidRPr="00C53D85" w:rsidRDefault="00947C5A" w:rsidP="00947C5A">
            <w:pPr>
              <w:rPr>
                <w:b/>
                <w:bCs/>
                <w:kern w:val="0"/>
                <w:sz w:val="20"/>
                <w:szCs w:val="20"/>
              </w:rPr>
            </w:pPr>
            <w:r w:rsidRPr="00C53D85">
              <w:rPr>
                <w:b/>
                <w:bCs/>
                <w:kern w:val="0"/>
                <w:sz w:val="20"/>
                <w:szCs w:val="20"/>
              </w:rPr>
              <w:t> </w:t>
            </w:r>
          </w:p>
        </w:tc>
        <w:tc>
          <w:tcPr>
            <w:tcW w:w="626" w:type="pct"/>
            <w:tcBorders>
              <w:top w:val="single" w:sz="4" w:space="0" w:color="auto"/>
            </w:tcBorders>
          </w:tcPr>
          <w:p w14:paraId="71CBCB95" w14:textId="77777777" w:rsidR="00947C5A" w:rsidRPr="00C53D85" w:rsidRDefault="00947C5A" w:rsidP="00947C5A">
            <w:pPr>
              <w:rPr>
                <w:b/>
                <w:bCs/>
                <w:kern w:val="0"/>
                <w:sz w:val="20"/>
                <w:szCs w:val="20"/>
              </w:rPr>
            </w:pPr>
          </w:p>
        </w:tc>
        <w:tc>
          <w:tcPr>
            <w:tcW w:w="106" w:type="pct"/>
          </w:tcPr>
          <w:p w14:paraId="395C9526" w14:textId="77777777" w:rsidR="00947C5A" w:rsidRPr="00C53D85" w:rsidRDefault="00947C5A" w:rsidP="00947C5A">
            <w:pPr>
              <w:rPr>
                <w:b/>
                <w:bCs/>
                <w:kern w:val="0"/>
                <w:sz w:val="20"/>
                <w:szCs w:val="20"/>
              </w:rPr>
            </w:pPr>
          </w:p>
        </w:tc>
        <w:tc>
          <w:tcPr>
            <w:tcW w:w="135" w:type="pct"/>
            <w:tcBorders>
              <w:top w:val="nil"/>
              <w:left w:val="nil"/>
              <w:bottom w:val="nil"/>
              <w:right w:val="nil"/>
            </w:tcBorders>
            <w:noWrap/>
            <w:vAlign w:val="bottom"/>
            <w:hideMark/>
          </w:tcPr>
          <w:p w14:paraId="68881A9A" w14:textId="5F32C280" w:rsidR="00947C5A" w:rsidRPr="00C53D85" w:rsidRDefault="00947C5A" w:rsidP="00947C5A">
            <w:pPr>
              <w:rPr>
                <w:b/>
                <w:bCs/>
                <w:kern w:val="0"/>
                <w:sz w:val="20"/>
                <w:szCs w:val="20"/>
              </w:rPr>
            </w:pPr>
            <w:r w:rsidRPr="00C53D85">
              <w:rPr>
                <w:b/>
                <w:bCs/>
                <w:kern w:val="0"/>
                <w:sz w:val="20"/>
                <w:szCs w:val="20"/>
              </w:rPr>
              <w:t> </w:t>
            </w:r>
          </w:p>
        </w:tc>
        <w:tc>
          <w:tcPr>
            <w:tcW w:w="470" w:type="pct"/>
            <w:tcBorders>
              <w:top w:val="nil"/>
              <w:left w:val="nil"/>
              <w:bottom w:val="nil"/>
              <w:right w:val="nil"/>
            </w:tcBorders>
            <w:noWrap/>
            <w:vAlign w:val="bottom"/>
            <w:hideMark/>
          </w:tcPr>
          <w:p w14:paraId="4871797C" w14:textId="77777777" w:rsidR="00947C5A" w:rsidRPr="00C53D85" w:rsidRDefault="00947C5A" w:rsidP="00947C5A">
            <w:pPr>
              <w:rPr>
                <w:b/>
                <w:bCs/>
                <w:kern w:val="0"/>
                <w:sz w:val="20"/>
                <w:szCs w:val="20"/>
              </w:rPr>
            </w:pPr>
            <w:r w:rsidRPr="00C53D85">
              <w:rPr>
                <w:b/>
                <w:bCs/>
                <w:kern w:val="0"/>
                <w:sz w:val="20"/>
                <w:szCs w:val="20"/>
              </w:rPr>
              <w:t> </w:t>
            </w:r>
          </w:p>
        </w:tc>
        <w:tc>
          <w:tcPr>
            <w:tcW w:w="106" w:type="pct"/>
            <w:tcBorders>
              <w:left w:val="nil"/>
              <w:bottom w:val="nil"/>
              <w:right w:val="nil"/>
            </w:tcBorders>
          </w:tcPr>
          <w:p w14:paraId="646132C4" w14:textId="77777777" w:rsidR="00947C5A" w:rsidRPr="00C53D85" w:rsidRDefault="00947C5A" w:rsidP="00947C5A">
            <w:pPr>
              <w:rPr>
                <w:b/>
                <w:bCs/>
                <w:kern w:val="0"/>
                <w:sz w:val="20"/>
                <w:szCs w:val="20"/>
              </w:rPr>
            </w:pPr>
          </w:p>
        </w:tc>
        <w:tc>
          <w:tcPr>
            <w:tcW w:w="823" w:type="pct"/>
            <w:tcBorders>
              <w:top w:val="nil"/>
              <w:left w:val="nil"/>
              <w:bottom w:val="nil"/>
              <w:right w:val="nil"/>
            </w:tcBorders>
          </w:tcPr>
          <w:p w14:paraId="79B7F36B" w14:textId="77777777" w:rsidR="00947C5A" w:rsidRPr="00C53D85" w:rsidRDefault="00947C5A" w:rsidP="00947C5A">
            <w:pPr>
              <w:rPr>
                <w:b/>
                <w:bCs/>
                <w:kern w:val="0"/>
                <w:sz w:val="20"/>
                <w:szCs w:val="20"/>
              </w:rPr>
            </w:pPr>
          </w:p>
        </w:tc>
      </w:tr>
      <w:tr w:rsidR="00947C5A" w:rsidRPr="00C53D85" w14:paraId="5E02191C" w14:textId="4A645060" w:rsidTr="006C2384">
        <w:trPr>
          <w:trHeight w:val="255"/>
          <w:jc w:val="center"/>
        </w:trPr>
        <w:tc>
          <w:tcPr>
            <w:tcW w:w="808" w:type="pct"/>
            <w:tcBorders>
              <w:top w:val="nil"/>
              <w:left w:val="nil"/>
              <w:bottom w:val="nil"/>
              <w:right w:val="nil"/>
            </w:tcBorders>
            <w:vAlign w:val="center"/>
            <w:hideMark/>
          </w:tcPr>
          <w:p w14:paraId="0EDF0731" w14:textId="42AB4A0F" w:rsidR="00947C5A" w:rsidRPr="00C53D85" w:rsidRDefault="00947C5A" w:rsidP="00947C5A">
            <w:pPr>
              <w:ind w:left="180" w:hanging="180"/>
              <w:rPr>
                <w:kern w:val="0"/>
                <w:sz w:val="20"/>
                <w:szCs w:val="20"/>
              </w:rPr>
            </w:pPr>
            <w:r>
              <w:rPr>
                <w:kern w:val="0"/>
                <w:sz w:val="20"/>
                <w:szCs w:val="20"/>
              </w:rPr>
              <w:t xml:space="preserve">   In-place lease intangible assets</w:t>
            </w:r>
          </w:p>
        </w:tc>
        <w:tc>
          <w:tcPr>
            <w:tcW w:w="117" w:type="pct"/>
            <w:tcBorders>
              <w:top w:val="nil"/>
              <w:left w:val="nil"/>
              <w:bottom w:val="nil"/>
              <w:right w:val="nil"/>
            </w:tcBorders>
            <w:noWrap/>
            <w:vAlign w:val="bottom"/>
            <w:hideMark/>
          </w:tcPr>
          <w:p w14:paraId="1D239814" w14:textId="77777777" w:rsidR="00947C5A" w:rsidRPr="00C53D85" w:rsidRDefault="00947C5A" w:rsidP="00947C5A">
            <w:pPr>
              <w:rPr>
                <w:kern w:val="0"/>
                <w:sz w:val="20"/>
                <w:szCs w:val="20"/>
              </w:rPr>
            </w:pPr>
          </w:p>
        </w:tc>
        <w:tc>
          <w:tcPr>
            <w:tcW w:w="134" w:type="pct"/>
            <w:tcBorders>
              <w:top w:val="nil"/>
              <w:left w:val="nil"/>
              <w:bottom w:val="nil"/>
              <w:right w:val="nil"/>
            </w:tcBorders>
            <w:noWrap/>
            <w:vAlign w:val="center"/>
            <w:hideMark/>
          </w:tcPr>
          <w:p w14:paraId="798DF05C" w14:textId="77777777" w:rsidR="00947C5A" w:rsidRPr="00C53D85" w:rsidRDefault="00947C5A" w:rsidP="00947C5A">
            <w:pPr>
              <w:rPr>
                <w:kern w:val="0"/>
                <w:sz w:val="20"/>
                <w:szCs w:val="20"/>
              </w:rPr>
            </w:pPr>
            <w:r w:rsidRPr="00C53D85">
              <w:rPr>
                <w:kern w:val="0"/>
                <w:sz w:val="20"/>
                <w:szCs w:val="20"/>
              </w:rPr>
              <w:t>$</w:t>
            </w:r>
          </w:p>
        </w:tc>
        <w:tc>
          <w:tcPr>
            <w:tcW w:w="450" w:type="pct"/>
            <w:tcBorders>
              <w:top w:val="nil"/>
              <w:left w:val="nil"/>
              <w:bottom w:val="nil"/>
              <w:right w:val="nil"/>
            </w:tcBorders>
            <w:noWrap/>
            <w:vAlign w:val="center"/>
            <w:hideMark/>
          </w:tcPr>
          <w:p w14:paraId="554AE2FF" w14:textId="4044F512" w:rsidR="00947C5A" w:rsidRPr="00C53D85" w:rsidRDefault="00947C5A" w:rsidP="00947C5A">
            <w:pPr>
              <w:jc w:val="right"/>
              <w:rPr>
                <w:kern w:val="0"/>
                <w:sz w:val="20"/>
                <w:szCs w:val="20"/>
              </w:rPr>
            </w:pPr>
            <w:r>
              <w:rPr>
                <w:kern w:val="0"/>
                <w:sz w:val="20"/>
                <w:szCs w:val="20"/>
              </w:rPr>
              <w:t>29,281</w:t>
            </w:r>
            <w:r w:rsidRPr="00C53D85">
              <w:rPr>
                <w:kern w:val="0"/>
                <w:sz w:val="20"/>
                <w:szCs w:val="20"/>
              </w:rPr>
              <w:t xml:space="preserve">       </w:t>
            </w:r>
          </w:p>
        </w:tc>
        <w:tc>
          <w:tcPr>
            <w:tcW w:w="115" w:type="pct"/>
            <w:tcBorders>
              <w:top w:val="nil"/>
              <w:left w:val="nil"/>
              <w:bottom w:val="nil"/>
              <w:right w:val="nil"/>
            </w:tcBorders>
            <w:noWrap/>
            <w:vAlign w:val="bottom"/>
          </w:tcPr>
          <w:p w14:paraId="34F327EE" w14:textId="78DAB2CD" w:rsidR="00947C5A" w:rsidRPr="00C53D85" w:rsidRDefault="00947C5A" w:rsidP="00947C5A">
            <w:pPr>
              <w:rPr>
                <w:b/>
                <w:bCs/>
                <w:color w:val="FF0000"/>
                <w:kern w:val="0"/>
                <w:sz w:val="20"/>
                <w:szCs w:val="20"/>
              </w:rPr>
            </w:pPr>
          </w:p>
        </w:tc>
        <w:tc>
          <w:tcPr>
            <w:tcW w:w="170" w:type="pct"/>
            <w:tcBorders>
              <w:top w:val="nil"/>
              <w:left w:val="nil"/>
              <w:bottom w:val="nil"/>
              <w:right w:val="nil"/>
            </w:tcBorders>
            <w:noWrap/>
            <w:vAlign w:val="center"/>
            <w:hideMark/>
          </w:tcPr>
          <w:p w14:paraId="6F4FA063" w14:textId="77777777" w:rsidR="00947C5A" w:rsidRPr="00C53D85" w:rsidRDefault="00947C5A" w:rsidP="00947C5A">
            <w:pPr>
              <w:rPr>
                <w:kern w:val="0"/>
                <w:sz w:val="20"/>
                <w:szCs w:val="20"/>
              </w:rPr>
            </w:pPr>
            <w:r w:rsidRPr="00C53D85">
              <w:rPr>
                <w:kern w:val="0"/>
                <w:sz w:val="20"/>
                <w:szCs w:val="20"/>
              </w:rPr>
              <w:t>$</w:t>
            </w:r>
          </w:p>
        </w:tc>
        <w:tc>
          <w:tcPr>
            <w:tcW w:w="824" w:type="pct"/>
            <w:tcBorders>
              <w:top w:val="nil"/>
              <w:left w:val="nil"/>
              <w:bottom w:val="nil"/>
              <w:right w:val="nil"/>
            </w:tcBorders>
            <w:noWrap/>
            <w:vAlign w:val="center"/>
            <w:hideMark/>
          </w:tcPr>
          <w:p w14:paraId="5CC8E861" w14:textId="307A824A" w:rsidR="00947C5A" w:rsidRPr="00C53D85" w:rsidRDefault="00947C5A" w:rsidP="00947C5A">
            <w:pPr>
              <w:jc w:val="right"/>
              <w:rPr>
                <w:kern w:val="0"/>
                <w:sz w:val="20"/>
                <w:szCs w:val="20"/>
              </w:rPr>
            </w:pPr>
            <w:r w:rsidRPr="00C53D85">
              <w:rPr>
                <w:kern w:val="0"/>
                <w:sz w:val="20"/>
                <w:szCs w:val="20"/>
              </w:rPr>
              <w:t xml:space="preserve">     (</w:t>
            </w:r>
            <w:r>
              <w:rPr>
                <w:kern w:val="0"/>
                <w:sz w:val="20"/>
                <w:szCs w:val="20"/>
              </w:rPr>
              <w:t>27,484</w:t>
            </w:r>
            <w:r w:rsidRPr="00C53D85">
              <w:rPr>
                <w:kern w:val="0"/>
                <w:sz w:val="20"/>
                <w:szCs w:val="20"/>
              </w:rPr>
              <w:t>)</w:t>
            </w:r>
          </w:p>
        </w:tc>
        <w:tc>
          <w:tcPr>
            <w:tcW w:w="115" w:type="pct"/>
            <w:tcBorders>
              <w:top w:val="nil"/>
              <w:left w:val="nil"/>
              <w:bottom w:val="nil"/>
              <w:right w:val="nil"/>
            </w:tcBorders>
            <w:noWrap/>
            <w:vAlign w:val="center"/>
          </w:tcPr>
          <w:p w14:paraId="2287B92A" w14:textId="5C56E228" w:rsidR="00947C5A" w:rsidRPr="006C2384" w:rsidRDefault="00947C5A" w:rsidP="00947C5A">
            <w:pPr>
              <w:rPr>
                <w:color w:val="FF0000"/>
                <w:kern w:val="0"/>
                <w:sz w:val="20"/>
                <w:szCs w:val="20"/>
              </w:rPr>
            </w:pPr>
            <w:r w:rsidRPr="006C2384">
              <w:rPr>
                <w:kern w:val="0"/>
                <w:sz w:val="20"/>
                <w:szCs w:val="20"/>
              </w:rPr>
              <w:t>$</w:t>
            </w:r>
          </w:p>
        </w:tc>
        <w:tc>
          <w:tcPr>
            <w:tcW w:w="626" w:type="pct"/>
            <w:vAlign w:val="center"/>
          </w:tcPr>
          <w:p w14:paraId="36143F26" w14:textId="71E392A7" w:rsidR="00947C5A" w:rsidRPr="00C53D85" w:rsidRDefault="00D5094A" w:rsidP="006C2384">
            <w:pPr>
              <w:jc w:val="right"/>
              <w:rPr>
                <w:kern w:val="0"/>
                <w:sz w:val="20"/>
                <w:szCs w:val="20"/>
              </w:rPr>
            </w:pPr>
            <w:r>
              <w:rPr>
                <w:kern w:val="0"/>
                <w:sz w:val="20"/>
                <w:szCs w:val="20"/>
              </w:rPr>
              <w:t>(209)</w:t>
            </w:r>
          </w:p>
        </w:tc>
        <w:tc>
          <w:tcPr>
            <w:tcW w:w="106" w:type="pct"/>
          </w:tcPr>
          <w:p w14:paraId="4B5EE258" w14:textId="77777777" w:rsidR="00947C5A" w:rsidRPr="00C53D85" w:rsidRDefault="00947C5A" w:rsidP="00947C5A">
            <w:pPr>
              <w:rPr>
                <w:kern w:val="0"/>
                <w:sz w:val="20"/>
                <w:szCs w:val="20"/>
              </w:rPr>
            </w:pPr>
          </w:p>
        </w:tc>
        <w:tc>
          <w:tcPr>
            <w:tcW w:w="135" w:type="pct"/>
            <w:tcBorders>
              <w:top w:val="nil"/>
              <w:left w:val="nil"/>
              <w:bottom w:val="nil"/>
              <w:right w:val="nil"/>
            </w:tcBorders>
            <w:noWrap/>
            <w:vAlign w:val="center"/>
            <w:hideMark/>
          </w:tcPr>
          <w:p w14:paraId="4BD757A0" w14:textId="78576231" w:rsidR="00947C5A" w:rsidRPr="00C53D85" w:rsidRDefault="00947C5A" w:rsidP="00947C5A">
            <w:pPr>
              <w:rPr>
                <w:kern w:val="0"/>
                <w:sz w:val="20"/>
                <w:szCs w:val="20"/>
              </w:rPr>
            </w:pPr>
            <w:r w:rsidRPr="00C53D85">
              <w:rPr>
                <w:kern w:val="0"/>
                <w:sz w:val="20"/>
                <w:szCs w:val="20"/>
              </w:rPr>
              <w:t>$</w:t>
            </w:r>
          </w:p>
        </w:tc>
        <w:tc>
          <w:tcPr>
            <w:tcW w:w="470" w:type="pct"/>
            <w:tcBorders>
              <w:top w:val="nil"/>
              <w:left w:val="nil"/>
              <w:bottom w:val="nil"/>
              <w:right w:val="nil"/>
            </w:tcBorders>
            <w:noWrap/>
            <w:vAlign w:val="center"/>
            <w:hideMark/>
          </w:tcPr>
          <w:p w14:paraId="1F496706" w14:textId="306D9EB3" w:rsidR="00947C5A" w:rsidRPr="00C53D85" w:rsidRDefault="004952E6" w:rsidP="00947C5A">
            <w:pPr>
              <w:jc w:val="right"/>
              <w:rPr>
                <w:kern w:val="0"/>
                <w:sz w:val="20"/>
                <w:szCs w:val="20"/>
              </w:rPr>
            </w:pPr>
            <w:r>
              <w:rPr>
                <w:kern w:val="0"/>
                <w:sz w:val="20"/>
                <w:szCs w:val="20"/>
              </w:rPr>
              <w:t>1,588</w:t>
            </w:r>
            <w:r w:rsidR="00947C5A" w:rsidRPr="00C53D85">
              <w:rPr>
                <w:kern w:val="0"/>
                <w:sz w:val="20"/>
                <w:szCs w:val="20"/>
              </w:rPr>
              <w:t xml:space="preserve"> </w:t>
            </w:r>
          </w:p>
        </w:tc>
        <w:tc>
          <w:tcPr>
            <w:tcW w:w="106" w:type="pct"/>
            <w:tcBorders>
              <w:top w:val="nil"/>
              <w:left w:val="nil"/>
              <w:bottom w:val="nil"/>
              <w:right w:val="nil"/>
            </w:tcBorders>
          </w:tcPr>
          <w:p w14:paraId="38A22174" w14:textId="77777777" w:rsidR="00947C5A" w:rsidRDefault="00947C5A" w:rsidP="00947C5A">
            <w:pPr>
              <w:jc w:val="right"/>
              <w:rPr>
                <w:kern w:val="0"/>
                <w:sz w:val="20"/>
                <w:szCs w:val="20"/>
              </w:rPr>
            </w:pPr>
          </w:p>
        </w:tc>
        <w:tc>
          <w:tcPr>
            <w:tcW w:w="823" w:type="pct"/>
            <w:tcBorders>
              <w:top w:val="nil"/>
              <w:left w:val="nil"/>
              <w:bottom w:val="nil"/>
              <w:right w:val="nil"/>
            </w:tcBorders>
            <w:vAlign w:val="center"/>
          </w:tcPr>
          <w:p w14:paraId="056C4D05" w14:textId="78447BE7" w:rsidR="00947C5A" w:rsidRDefault="00947C5A" w:rsidP="00947C5A">
            <w:pPr>
              <w:jc w:val="right"/>
              <w:rPr>
                <w:kern w:val="0"/>
                <w:sz w:val="20"/>
                <w:szCs w:val="20"/>
              </w:rPr>
            </w:pPr>
            <w:r>
              <w:rPr>
                <w:kern w:val="0"/>
                <w:sz w:val="20"/>
                <w:szCs w:val="20"/>
              </w:rPr>
              <w:t>8.0</w:t>
            </w:r>
          </w:p>
        </w:tc>
      </w:tr>
      <w:tr w:rsidR="00947C5A" w:rsidRPr="00C53D85" w14:paraId="5BF3549E" w14:textId="693FF3FC" w:rsidTr="006C2384">
        <w:trPr>
          <w:trHeight w:val="255"/>
          <w:jc w:val="center"/>
        </w:trPr>
        <w:tc>
          <w:tcPr>
            <w:tcW w:w="808" w:type="pct"/>
            <w:tcBorders>
              <w:top w:val="nil"/>
              <w:left w:val="nil"/>
              <w:bottom w:val="nil"/>
              <w:right w:val="nil"/>
            </w:tcBorders>
            <w:vAlign w:val="center"/>
          </w:tcPr>
          <w:p w14:paraId="10214669" w14:textId="23128E29" w:rsidR="00947C5A" w:rsidRDefault="00947C5A" w:rsidP="006C2384">
            <w:pPr>
              <w:ind w:left="165" w:hanging="165"/>
              <w:rPr>
                <w:kern w:val="0"/>
                <w:sz w:val="20"/>
                <w:szCs w:val="20"/>
              </w:rPr>
            </w:pPr>
            <w:r>
              <w:rPr>
                <w:kern w:val="0"/>
                <w:sz w:val="20"/>
                <w:szCs w:val="20"/>
              </w:rPr>
              <w:t xml:space="preserve">   Lease origination </w:t>
            </w:r>
            <w:r w:rsidR="00D5094A">
              <w:rPr>
                <w:kern w:val="0"/>
                <w:sz w:val="20"/>
                <w:szCs w:val="20"/>
              </w:rPr>
              <w:t xml:space="preserve">  </w:t>
            </w:r>
            <w:r>
              <w:rPr>
                <w:kern w:val="0"/>
                <w:sz w:val="20"/>
                <w:szCs w:val="20"/>
              </w:rPr>
              <w:t>costs</w:t>
            </w:r>
          </w:p>
        </w:tc>
        <w:tc>
          <w:tcPr>
            <w:tcW w:w="117" w:type="pct"/>
            <w:tcBorders>
              <w:top w:val="nil"/>
              <w:left w:val="nil"/>
              <w:bottom w:val="nil"/>
              <w:right w:val="nil"/>
            </w:tcBorders>
            <w:noWrap/>
            <w:vAlign w:val="bottom"/>
          </w:tcPr>
          <w:p w14:paraId="6796ED0E" w14:textId="77777777" w:rsidR="00947C5A" w:rsidRPr="00C53D85" w:rsidRDefault="00947C5A" w:rsidP="00947C5A">
            <w:pPr>
              <w:rPr>
                <w:kern w:val="0"/>
                <w:sz w:val="20"/>
                <w:szCs w:val="20"/>
              </w:rPr>
            </w:pPr>
          </w:p>
        </w:tc>
        <w:tc>
          <w:tcPr>
            <w:tcW w:w="134" w:type="pct"/>
            <w:tcBorders>
              <w:top w:val="nil"/>
              <w:left w:val="nil"/>
              <w:bottom w:val="nil"/>
              <w:right w:val="nil"/>
            </w:tcBorders>
            <w:noWrap/>
            <w:vAlign w:val="center"/>
          </w:tcPr>
          <w:p w14:paraId="241113CB" w14:textId="77777777" w:rsidR="00947C5A" w:rsidRPr="00C53D85" w:rsidRDefault="00947C5A" w:rsidP="00947C5A">
            <w:pPr>
              <w:rPr>
                <w:kern w:val="0"/>
                <w:sz w:val="20"/>
                <w:szCs w:val="20"/>
              </w:rPr>
            </w:pPr>
          </w:p>
        </w:tc>
        <w:tc>
          <w:tcPr>
            <w:tcW w:w="450" w:type="pct"/>
            <w:tcBorders>
              <w:top w:val="nil"/>
              <w:left w:val="nil"/>
              <w:bottom w:val="nil"/>
              <w:right w:val="nil"/>
            </w:tcBorders>
            <w:noWrap/>
            <w:vAlign w:val="center"/>
          </w:tcPr>
          <w:p w14:paraId="3E312731" w14:textId="32BD3397" w:rsidR="00947C5A" w:rsidRPr="00C53D85" w:rsidRDefault="00947C5A" w:rsidP="00947C5A">
            <w:pPr>
              <w:jc w:val="right"/>
              <w:rPr>
                <w:kern w:val="0"/>
                <w:sz w:val="20"/>
                <w:szCs w:val="20"/>
              </w:rPr>
            </w:pPr>
            <w:r>
              <w:rPr>
                <w:kern w:val="0"/>
                <w:sz w:val="20"/>
                <w:szCs w:val="20"/>
              </w:rPr>
              <w:t>995</w:t>
            </w:r>
          </w:p>
        </w:tc>
        <w:tc>
          <w:tcPr>
            <w:tcW w:w="115" w:type="pct"/>
            <w:tcBorders>
              <w:top w:val="nil"/>
              <w:left w:val="nil"/>
              <w:bottom w:val="nil"/>
              <w:right w:val="nil"/>
            </w:tcBorders>
            <w:noWrap/>
            <w:vAlign w:val="bottom"/>
          </w:tcPr>
          <w:p w14:paraId="7EB95179" w14:textId="77777777" w:rsidR="00947C5A" w:rsidRPr="00C53D85" w:rsidRDefault="00947C5A" w:rsidP="00947C5A">
            <w:pPr>
              <w:rPr>
                <w:b/>
                <w:bCs/>
                <w:color w:val="FF0000"/>
                <w:kern w:val="0"/>
                <w:sz w:val="20"/>
                <w:szCs w:val="20"/>
              </w:rPr>
            </w:pPr>
          </w:p>
        </w:tc>
        <w:tc>
          <w:tcPr>
            <w:tcW w:w="170" w:type="pct"/>
            <w:tcBorders>
              <w:top w:val="nil"/>
              <w:left w:val="nil"/>
              <w:bottom w:val="nil"/>
              <w:right w:val="nil"/>
            </w:tcBorders>
            <w:noWrap/>
            <w:vAlign w:val="center"/>
          </w:tcPr>
          <w:p w14:paraId="26778485" w14:textId="77777777" w:rsidR="00947C5A" w:rsidRPr="00C53D85" w:rsidRDefault="00947C5A" w:rsidP="00947C5A">
            <w:pPr>
              <w:rPr>
                <w:kern w:val="0"/>
                <w:sz w:val="20"/>
                <w:szCs w:val="20"/>
              </w:rPr>
            </w:pPr>
          </w:p>
        </w:tc>
        <w:tc>
          <w:tcPr>
            <w:tcW w:w="824" w:type="pct"/>
            <w:tcBorders>
              <w:top w:val="nil"/>
              <w:left w:val="nil"/>
              <w:bottom w:val="nil"/>
              <w:right w:val="nil"/>
            </w:tcBorders>
            <w:noWrap/>
            <w:vAlign w:val="center"/>
          </w:tcPr>
          <w:p w14:paraId="5223BC01" w14:textId="098422B5" w:rsidR="00947C5A" w:rsidRPr="00C53D85" w:rsidRDefault="00947C5A" w:rsidP="00947C5A">
            <w:pPr>
              <w:jc w:val="right"/>
              <w:rPr>
                <w:kern w:val="0"/>
                <w:sz w:val="20"/>
                <w:szCs w:val="20"/>
              </w:rPr>
            </w:pPr>
            <w:r>
              <w:rPr>
                <w:kern w:val="0"/>
                <w:sz w:val="20"/>
                <w:szCs w:val="20"/>
              </w:rPr>
              <w:t>(407)</w:t>
            </w:r>
          </w:p>
        </w:tc>
        <w:tc>
          <w:tcPr>
            <w:tcW w:w="115" w:type="pct"/>
            <w:tcBorders>
              <w:top w:val="nil"/>
              <w:left w:val="nil"/>
              <w:bottom w:val="nil"/>
              <w:right w:val="nil"/>
            </w:tcBorders>
            <w:noWrap/>
            <w:vAlign w:val="bottom"/>
          </w:tcPr>
          <w:p w14:paraId="3FF05C76" w14:textId="77777777" w:rsidR="00947C5A" w:rsidRPr="00C53D85" w:rsidRDefault="00947C5A" w:rsidP="00947C5A">
            <w:pPr>
              <w:rPr>
                <w:b/>
                <w:bCs/>
                <w:color w:val="FF0000"/>
                <w:kern w:val="0"/>
                <w:sz w:val="20"/>
                <w:szCs w:val="20"/>
              </w:rPr>
            </w:pPr>
          </w:p>
        </w:tc>
        <w:tc>
          <w:tcPr>
            <w:tcW w:w="626" w:type="pct"/>
            <w:vAlign w:val="center"/>
          </w:tcPr>
          <w:p w14:paraId="225BC23A" w14:textId="5296231A" w:rsidR="00947C5A" w:rsidRPr="00C53D85" w:rsidRDefault="00D32D19" w:rsidP="006C2384">
            <w:pPr>
              <w:jc w:val="right"/>
              <w:rPr>
                <w:kern w:val="0"/>
                <w:sz w:val="20"/>
                <w:szCs w:val="20"/>
              </w:rPr>
            </w:pPr>
            <w:r>
              <w:rPr>
                <w:kern w:val="0"/>
                <w:sz w:val="20"/>
                <w:szCs w:val="20"/>
              </w:rPr>
              <w:t>(6</w:t>
            </w:r>
            <w:r w:rsidR="00117C64">
              <w:rPr>
                <w:kern w:val="0"/>
                <w:sz w:val="20"/>
                <w:szCs w:val="20"/>
              </w:rPr>
              <w:t>7</w:t>
            </w:r>
            <w:r>
              <w:rPr>
                <w:kern w:val="0"/>
                <w:sz w:val="20"/>
                <w:szCs w:val="20"/>
              </w:rPr>
              <w:t>)</w:t>
            </w:r>
          </w:p>
        </w:tc>
        <w:tc>
          <w:tcPr>
            <w:tcW w:w="106" w:type="pct"/>
          </w:tcPr>
          <w:p w14:paraId="521F14CD" w14:textId="77777777" w:rsidR="00947C5A" w:rsidRPr="00C53D85" w:rsidRDefault="00947C5A" w:rsidP="00947C5A">
            <w:pPr>
              <w:rPr>
                <w:kern w:val="0"/>
                <w:sz w:val="20"/>
                <w:szCs w:val="20"/>
              </w:rPr>
            </w:pPr>
          </w:p>
        </w:tc>
        <w:tc>
          <w:tcPr>
            <w:tcW w:w="135" w:type="pct"/>
            <w:tcBorders>
              <w:top w:val="nil"/>
              <w:left w:val="nil"/>
              <w:bottom w:val="nil"/>
              <w:right w:val="nil"/>
            </w:tcBorders>
            <w:noWrap/>
            <w:vAlign w:val="center"/>
          </w:tcPr>
          <w:p w14:paraId="0317FC81" w14:textId="2A2B1706" w:rsidR="00947C5A" w:rsidRPr="00C53D85" w:rsidRDefault="00947C5A" w:rsidP="00947C5A">
            <w:pPr>
              <w:rPr>
                <w:kern w:val="0"/>
                <w:sz w:val="20"/>
                <w:szCs w:val="20"/>
              </w:rPr>
            </w:pPr>
          </w:p>
        </w:tc>
        <w:tc>
          <w:tcPr>
            <w:tcW w:w="470" w:type="pct"/>
            <w:tcBorders>
              <w:top w:val="nil"/>
              <w:left w:val="nil"/>
              <w:bottom w:val="nil"/>
              <w:right w:val="nil"/>
            </w:tcBorders>
            <w:noWrap/>
            <w:vAlign w:val="center"/>
          </w:tcPr>
          <w:p w14:paraId="4A3E87FA" w14:textId="786E0201" w:rsidR="00947C5A" w:rsidRPr="00C53D85" w:rsidRDefault="004952E6" w:rsidP="00947C5A">
            <w:pPr>
              <w:jc w:val="right"/>
              <w:rPr>
                <w:kern w:val="0"/>
                <w:sz w:val="20"/>
                <w:szCs w:val="20"/>
              </w:rPr>
            </w:pPr>
            <w:r>
              <w:rPr>
                <w:kern w:val="0"/>
                <w:sz w:val="20"/>
                <w:szCs w:val="20"/>
              </w:rPr>
              <w:t>521</w:t>
            </w:r>
          </w:p>
        </w:tc>
        <w:tc>
          <w:tcPr>
            <w:tcW w:w="106" w:type="pct"/>
            <w:tcBorders>
              <w:top w:val="nil"/>
              <w:left w:val="nil"/>
              <w:bottom w:val="nil"/>
              <w:right w:val="nil"/>
            </w:tcBorders>
          </w:tcPr>
          <w:p w14:paraId="33465822" w14:textId="77777777" w:rsidR="00947C5A" w:rsidRDefault="00947C5A" w:rsidP="00947C5A">
            <w:pPr>
              <w:jc w:val="right"/>
              <w:rPr>
                <w:kern w:val="0"/>
                <w:sz w:val="20"/>
                <w:szCs w:val="20"/>
              </w:rPr>
            </w:pPr>
          </w:p>
        </w:tc>
        <w:tc>
          <w:tcPr>
            <w:tcW w:w="823" w:type="pct"/>
            <w:tcBorders>
              <w:top w:val="nil"/>
              <w:left w:val="nil"/>
              <w:bottom w:val="nil"/>
              <w:right w:val="nil"/>
            </w:tcBorders>
            <w:vAlign w:val="center"/>
          </w:tcPr>
          <w:p w14:paraId="557FEE93" w14:textId="57967B58" w:rsidR="00947C5A" w:rsidRDefault="00947C5A" w:rsidP="00947C5A">
            <w:pPr>
              <w:jc w:val="right"/>
              <w:rPr>
                <w:kern w:val="0"/>
                <w:sz w:val="20"/>
                <w:szCs w:val="20"/>
              </w:rPr>
            </w:pPr>
            <w:r>
              <w:rPr>
                <w:kern w:val="0"/>
                <w:sz w:val="20"/>
                <w:szCs w:val="20"/>
              </w:rPr>
              <w:t>6.8</w:t>
            </w:r>
          </w:p>
        </w:tc>
      </w:tr>
      <w:tr w:rsidR="00947C5A" w:rsidRPr="00C53D85" w14:paraId="03F5B706" w14:textId="0E3DA51D" w:rsidTr="006C2384">
        <w:trPr>
          <w:trHeight w:val="255"/>
          <w:jc w:val="center"/>
        </w:trPr>
        <w:tc>
          <w:tcPr>
            <w:tcW w:w="808" w:type="pct"/>
            <w:tcBorders>
              <w:top w:val="nil"/>
              <w:left w:val="nil"/>
              <w:bottom w:val="nil"/>
              <w:right w:val="nil"/>
            </w:tcBorders>
            <w:vAlign w:val="center"/>
          </w:tcPr>
          <w:p w14:paraId="0AA5BE5B" w14:textId="52124841" w:rsidR="00947C5A" w:rsidRDefault="00947C5A" w:rsidP="00947C5A">
            <w:pPr>
              <w:ind w:left="180" w:hanging="180"/>
              <w:rPr>
                <w:kern w:val="0"/>
                <w:sz w:val="20"/>
                <w:szCs w:val="20"/>
              </w:rPr>
            </w:pPr>
            <w:r>
              <w:rPr>
                <w:kern w:val="0"/>
                <w:sz w:val="20"/>
                <w:szCs w:val="20"/>
              </w:rPr>
              <w:t xml:space="preserve">   Above-market lease intangibles</w:t>
            </w:r>
          </w:p>
        </w:tc>
        <w:tc>
          <w:tcPr>
            <w:tcW w:w="117" w:type="pct"/>
            <w:tcBorders>
              <w:top w:val="nil"/>
              <w:left w:val="nil"/>
              <w:bottom w:val="nil"/>
              <w:right w:val="nil"/>
            </w:tcBorders>
            <w:noWrap/>
            <w:vAlign w:val="bottom"/>
          </w:tcPr>
          <w:p w14:paraId="1384689A" w14:textId="77777777" w:rsidR="00947C5A" w:rsidRPr="00C53D85" w:rsidRDefault="00947C5A" w:rsidP="00947C5A">
            <w:pPr>
              <w:rPr>
                <w:kern w:val="0"/>
                <w:sz w:val="20"/>
                <w:szCs w:val="20"/>
              </w:rPr>
            </w:pPr>
          </w:p>
        </w:tc>
        <w:tc>
          <w:tcPr>
            <w:tcW w:w="134" w:type="pct"/>
            <w:tcBorders>
              <w:top w:val="nil"/>
              <w:left w:val="nil"/>
              <w:bottom w:val="nil"/>
              <w:right w:val="nil"/>
            </w:tcBorders>
            <w:noWrap/>
            <w:vAlign w:val="center"/>
          </w:tcPr>
          <w:p w14:paraId="59AD909E" w14:textId="77777777" w:rsidR="00947C5A" w:rsidRPr="00C53D85" w:rsidRDefault="00947C5A" w:rsidP="00947C5A">
            <w:pPr>
              <w:rPr>
                <w:kern w:val="0"/>
                <w:sz w:val="20"/>
                <w:szCs w:val="20"/>
              </w:rPr>
            </w:pPr>
          </w:p>
        </w:tc>
        <w:tc>
          <w:tcPr>
            <w:tcW w:w="450" w:type="pct"/>
            <w:tcBorders>
              <w:top w:val="nil"/>
              <w:left w:val="nil"/>
              <w:bottom w:val="nil"/>
              <w:right w:val="nil"/>
            </w:tcBorders>
            <w:noWrap/>
            <w:vAlign w:val="center"/>
          </w:tcPr>
          <w:p w14:paraId="7291F1D6" w14:textId="7A5B81FB" w:rsidR="00947C5A" w:rsidRPr="00C53D85" w:rsidRDefault="00947C5A" w:rsidP="00947C5A">
            <w:pPr>
              <w:jc w:val="right"/>
              <w:rPr>
                <w:kern w:val="0"/>
                <w:sz w:val="20"/>
                <w:szCs w:val="20"/>
              </w:rPr>
            </w:pPr>
            <w:r>
              <w:rPr>
                <w:kern w:val="0"/>
                <w:sz w:val="20"/>
                <w:szCs w:val="20"/>
              </w:rPr>
              <w:t>441</w:t>
            </w:r>
          </w:p>
        </w:tc>
        <w:tc>
          <w:tcPr>
            <w:tcW w:w="115" w:type="pct"/>
            <w:tcBorders>
              <w:top w:val="nil"/>
              <w:left w:val="nil"/>
              <w:bottom w:val="nil"/>
              <w:right w:val="nil"/>
            </w:tcBorders>
            <w:noWrap/>
            <w:vAlign w:val="bottom"/>
          </w:tcPr>
          <w:p w14:paraId="63F782EB" w14:textId="77777777" w:rsidR="00947C5A" w:rsidRPr="00C53D85" w:rsidRDefault="00947C5A" w:rsidP="00947C5A">
            <w:pPr>
              <w:rPr>
                <w:b/>
                <w:bCs/>
                <w:color w:val="FF0000"/>
                <w:kern w:val="0"/>
                <w:sz w:val="20"/>
                <w:szCs w:val="20"/>
              </w:rPr>
            </w:pPr>
          </w:p>
        </w:tc>
        <w:tc>
          <w:tcPr>
            <w:tcW w:w="170" w:type="pct"/>
            <w:tcBorders>
              <w:top w:val="nil"/>
              <w:left w:val="nil"/>
              <w:bottom w:val="nil"/>
              <w:right w:val="nil"/>
            </w:tcBorders>
            <w:noWrap/>
            <w:vAlign w:val="center"/>
          </w:tcPr>
          <w:p w14:paraId="29666C08" w14:textId="77777777" w:rsidR="00947C5A" w:rsidRPr="00C53D85" w:rsidRDefault="00947C5A" w:rsidP="00947C5A">
            <w:pPr>
              <w:rPr>
                <w:kern w:val="0"/>
                <w:sz w:val="20"/>
                <w:szCs w:val="20"/>
              </w:rPr>
            </w:pPr>
          </w:p>
        </w:tc>
        <w:tc>
          <w:tcPr>
            <w:tcW w:w="824" w:type="pct"/>
            <w:tcBorders>
              <w:top w:val="nil"/>
              <w:left w:val="nil"/>
              <w:bottom w:val="nil"/>
              <w:right w:val="nil"/>
            </w:tcBorders>
            <w:noWrap/>
            <w:vAlign w:val="center"/>
          </w:tcPr>
          <w:p w14:paraId="594B2FA5" w14:textId="3425CC09" w:rsidR="00947C5A" w:rsidRPr="00C53D85" w:rsidRDefault="00947C5A" w:rsidP="00947C5A">
            <w:pPr>
              <w:jc w:val="right"/>
              <w:rPr>
                <w:kern w:val="0"/>
                <w:sz w:val="20"/>
                <w:szCs w:val="20"/>
              </w:rPr>
            </w:pPr>
            <w:r>
              <w:rPr>
                <w:kern w:val="0"/>
                <w:sz w:val="20"/>
                <w:szCs w:val="20"/>
              </w:rPr>
              <w:t>(120)</w:t>
            </w:r>
          </w:p>
        </w:tc>
        <w:tc>
          <w:tcPr>
            <w:tcW w:w="115" w:type="pct"/>
            <w:tcBorders>
              <w:top w:val="nil"/>
              <w:left w:val="nil"/>
              <w:bottom w:val="nil"/>
              <w:right w:val="nil"/>
            </w:tcBorders>
            <w:noWrap/>
            <w:vAlign w:val="bottom"/>
          </w:tcPr>
          <w:p w14:paraId="346FA462" w14:textId="77777777" w:rsidR="00947C5A" w:rsidRPr="00C53D85" w:rsidRDefault="00947C5A" w:rsidP="00947C5A">
            <w:pPr>
              <w:rPr>
                <w:b/>
                <w:bCs/>
                <w:color w:val="FF0000"/>
                <w:kern w:val="0"/>
                <w:sz w:val="20"/>
                <w:szCs w:val="20"/>
              </w:rPr>
            </w:pPr>
          </w:p>
        </w:tc>
        <w:tc>
          <w:tcPr>
            <w:tcW w:w="626" w:type="pct"/>
            <w:vAlign w:val="center"/>
          </w:tcPr>
          <w:p w14:paraId="6C777361" w14:textId="762DF2BE" w:rsidR="00947C5A" w:rsidRPr="00C53D85" w:rsidRDefault="00963125" w:rsidP="006C2384">
            <w:pPr>
              <w:jc w:val="right"/>
              <w:rPr>
                <w:kern w:val="0"/>
                <w:sz w:val="20"/>
                <w:szCs w:val="20"/>
              </w:rPr>
            </w:pPr>
            <w:r>
              <w:rPr>
                <w:kern w:val="0"/>
                <w:sz w:val="20"/>
                <w:szCs w:val="20"/>
              </w:rPr>
              <w:t>(4)</w:t>
            </w:r>
          </w:p>
        </w:tc>
        <w:tc>
          <w:tcPr>
            <w:tcW w:w="106" w:type="pct"/>
          </w:tcPr>
          <w:p w14:paraId="64928D27" w14:textId="77777777" w:rsidR="00947C5A" w:rsidRPr="00C53D85" w:rsidRDefault="00947C5A" w:rsidP="00947C5A">
            <w:pPr>
              <w:rPr>
                <w:kern w:val="0"/>
                <w:sz w:val="20"/>
                <w:szCs w:val="20"/>
              </w:rPr>
            </w:pPr>
          </w:p>
        </w:tc>
        <w:tc>
          <w:tcPr>
            <w:tcW w:w="135" w:type="pct"/>
            <w:tcBorders>
              <w:top w:val="nil"/>
              <w:left w:val="nil"/>
              <w:bottom w:val="nil"/>
              <w:right w:val="nil"/>
            </w:tcBorders>
            <w:noWrap/>
            <w:vAlign w:val="center"/>
          </w:tcPr>
          <w:p w14:paraId="3A021C78" w14:textId="2D45A9DF" w:rsidR="00947C5A" w:rsidRPr="00C53D85" w:rsidRDefault="00947C5A" w:rsidP="00947C5A">
            <w:pPr>
              <w:rPr>
                <w:kern w:val="0"/>
                <w:sz w:val="20"/>
                <w:szCs w:val="20"/>
              </w:rPr>
            </w:pPr>
          </w:p>
        </w:tc>
        <w:tc>
          <w:tcPr>
            <w:tcW w:w="470" w:type="pct"/>
            <w:tcBorders>
              <w:top w:val="nil"/>
              <w:left w:val="nil"/>
              <w:bottom w:val="nil"/>
              <w:right w:val="nil"/>
            </w:tcBorders>
            <w:noWrap/>
            <w:vAlign w:val="center"/>
          </w:tcPr>
          <w:p w14:paraId="7E0AEB67" w14:textId="2F4FDD6C" w:rsidR="00947C5A" w:rsidRPr="00C53D85" w:rsidRDefault="00947C5A" w:rsidP="00947C5A">
            <w:pPr>
              <w:jc w:val="right"/>
              <w:rPr>
                <w:kern w:val="0"/>
                <w:sz w:val="20"/>
                <w:szCs w:val="20"/>
              </w:rPr>
            </w:pPr>
            <w:r>
              <w:rPr>
                <w:kern w:val="0"/>
                <w:sz w:val="20"/>
                <w:szCs w:val="20"/>
              </w:rPr>
              <w:t>3</w:t>
            </w:r>
            <w:r w:rsidR="004952E6">
              <w:rPr>
                <w:kern w:val="0"/>
                <w:sz w:val="20"/>
                <w:szCs w:val="20"/>
              </w:rPr>
              <w:t>17</w:t>
            </w:r>
          </w:p>
        </w:tc>
        <w:tc>
          <w:tcPr>
            <w:tcW w:w="106" w:type="pct"/>
            <w:tcBorders>
              <w:top w:val="nil"/>
              <w:left w:val="nil"/>
              <w:bottom w:val="nil"/>
              <w:right w:val="nil"/>
            </w:tcBorders>
          </w:tcPr>
          <w:p w14:paraId="78368672" w14:textId="77777777" w:rsidR="00947C5A" w:rsidRDefault="00947C5A" w:rsidP="00947C5A">
            <w:pPr>
              <w:jc w:val="right"/>
              <w:rPr>
                <w:kern w:val="0"/>
                <w:sz w:val="20"/>
                <w:szCs w:val="20"/>
              </w:rPr>
            </w:pPr>
          </w:p>
        </w:tc>
        <w:tc>
          <w:tcPr>
            <w:tcW w:w="823" w:type="pct"/>
            <w:tcBorders>
              <w:top w:val="nil"/>
              <w:left w:val="nil"/>
              <w:bottom w:val="nil"/>
              <w:right w:val="nil"/>
            </w:tcBorders>
            <w:vAlign w:val="center"/>
          </w:tcPr>
          <w:p w14:paraId="6DF402B4" w14:textId="5BAB92DA" w:rsidR="00947C5A" w:rsidRDefault="00947C5A" w:rsidP="00947C5A">
            <w:pPr>
              <w:jc w:val="right"/>
              <w:rPr>
                <w:kern w:val="0"/>
                <w:sz w:val="20"/>
                <w:szCs w:val="20"/>
              </w:rPr>
            </w:pPr>
            <w:r>
              <w:rPr>
                <w:kern w:val="0"/>
                <w:sz w:val="20"/>
                <w:szCs w:val="20"/>
              </w:rPr>
              <w:t>6.7</w:t>
            </w:r>
          </w:p>
        </w:tc>
      </w:tr>
      <w:tr w:rsidR="00947C5A" w:rsidRPr="00C53D85" w14:paraId="7943D243" w14:textId="77777777" w:rsidTr="006C2384">
        <w:trPr>
          <w:trHeight w:val="255"/>
          <w:jc w:val="center"/>
        </w:trPr>
        <w:tc>
          <w:tcPr>
            <w:tcW w:w="925" w:type="pct"/>
            <w:gridSpan w:val="2"/>
            <w:tcBorders>
              <w:top w:val="nil"/>
              <w:left w:val="nil"/>
              <w:bottom w:val="nil"/>
              <w:right w:val="nil"/>
            </w:tcBorders>
            <w:noWrap/>
            <w:vAlign w:val="center"/>
            <w:hideMark/>
          </w:tcPr>
          <w:p w14:paraId="118A2F66" w14:textId="25EE31DB" w:rsidR="00947C5A" w:rsidRPr="00C53D85" w:rsidRDefault="00947C5A" w:rsidP="006C2384">
            <w:pPr>
              <w:ind w:left="165"/>
              <w:rPr>
                <w:kern w:val="0"/>
                <w:sz w:val="20"/>
                <w:szCs w:val="20"/>
              </w:rPr>
            </w:pPr>
            <w:r w:rsidRPr="00C53D85">
              <w:rPr>
                <w:kern w:val="0"/>
                <w:sz w:val="20"/>
                <w:szCs w:val="20"/>
              </w:rPr>
              <w:t>Customer relationships</w:t>
            </w:r>
          </w:p>
        </w:tc>
        <w:tc>
          <w:tcPr>
            <w:tcW w:w="134" w:type="pct"/>
            <w:tcBorders>
              <w:top w:val="nil"/>
              <w:left w:val="nil"/>
              <w:bottom w:val="nil"/>
              <w:right w:val="nil"/>
            </w:tcBorders>
            <w:noWrap/>
            <w:vAlign w:val="center"/>
            <w:hideMark/>
          </w:tcPr>
          <w:p w14:paraId="7D4928ED" w14:textId="77777777" w:rsidR="00947C5A" w:rsidRPr="00C53D85" w:rsidRDefault="00947C5A" w:rsidP="00947C5A">
            <w:pPr>
              <w:rPr>
                <w:kern w:val="0"/>
                <w:sz w:val="20"/>
                <w:szCs w:val="20"/>
              </w:rPr>
            </w:pPr>
            <w:r w:rsidRPr="00C53D85">
              <w:rPr>
                <w:kern w:val="0"/>
                <w:sz w:val="20"/>
                <w:szCs w:val="20"/>
              </w:rPr>
              <w:t> </w:t>
            </w:r>
          </w:p>
        </w:tc>
        <w:tc>
          <w:tcPr>
            <w:tcW w:w="450" w:type="pct"/>
            <w:tcBorders>
              <w:top w:val="nil"/>
              <w:left w:val="nil"/>
              <w:bottom w:val="nil"/>
              <w:right w:val="nil"/>
            </w:tcBorders>
            <w:noWrap/>
            <w:vAlign w:val="center"/>
            <w:hideMark/>
          </w:tcPr>
          <w:p w14:paraId="7AB41A3C" w14:textId="3DFB6C2F" w:rsidR="00947C5A" w:rsidRPr="00C53D85" w:rsidRDefault="00947C5A" w:rsidP="00947C5A">
            <w:pPr>
              <w:jc w:val="right"/>
              <w:rPr>
                <w:kern w:val="0"/>
                <w:sz w:val="20"/>
                <w:szCs w:val="20"/>
              </w:rPr>
            </w:pPr>
            <w:r w:rsidRPr="00C53D85">
              <w:rPr>
                <w:kern w:val="0"/>
                <w:sz w:val="20"/>
                <w:szCs w:val="20"/>
              </w:rPr>
              <w:t xml:space="preserve">     1,350 </w:t>
            </w:r>
          </w:p>
        </w:tc>
        <w:tc>
          <w:tcPr>
            <w:tcW w:w="115" w:type="pct"/>
            <w:tcBorders>
              <w:top w:val="nil"/>
              <w:left w:val="nil"/>
              <w:bottom w:val="nil"/>
              <w:right w:val="nil"/>
            </w:tcBorders>
            <w:noWrap/>
            <w:vAlign w:val="bottom"/>
          </w:tcPr>
          <w:p w14:paraId="6A5F5FAA" w14:textId="790A48E5" w:rsidR="00947C5A" w:rsidRPr="00C53D85" w:rsidRDefault="00947C5A" w:rsidP="00947C5A">
            <w:pPr>
              <w:rPr>
                <w:b/>
                <w:bCs/>
                <w:color w:val="FF0000"/>
                <w:kern w:val="0"/>
                <w:sz w:val="20"/>
                <w:szCs w:val="20"/>
              </w:rPr>
            </w:pPr>
          </w:p>
        </w:tc>
        <w:tc>
          <w:tcPr>
            <w:tcW w:w="170" w:type="pct"/>
            <w:tcBorders>
              <w:top w:val="nil"/>
              <w:left w:val="nil"/>
              <w:bottom w:val="nil"/>
              <w:right w:val="nil"/>
            </w:tcBorders>
            <w:noWrap/>
            <w:vAlign w:val="center"/>
            <w:hideMark/>
          </w:tcPr>
          <w:p w14:paraId="67E5DDF0" w14:textId="77777777" w:rsidR="00947C5A" w:rsidRPr="00C53D85" w:rsidRDefault="00947C5A" w:rsidP="00947C5A">
            <w:pPr>
              <w:rPr>
                <w:kern w:val="0"/>
                <w:sz w:val="20"/>
                <w:szCs w:val="20"/>
              </w:rPr>
            </w:pPr>
            <w:r w:rsidRPr="00C53D85">
              <w:rPr>
                <w:kern w:val="0"/>
                <w:sz w:val="20"/>
                <w:szCs w:val="20"/>
              </w:rPr>
              <w:t> </w:t>
            </w:r>
          </w:p>
        </w:tc>
        <w:tc>
          <w:tcPr>
            <w:tcW w:w="824" w:type="pct"/>
            <w:tcBorders>
              <w:top w:val="nil"/>
              <w:left w:val="nil"/>
              <w:bottom w:val="nil"/>
              <w:right w:val="nil"/>
            </w:tcBorders>
            <w:noWrap/>
            <w:vAlign w:val="center"/>
            <w:hideMark/>
          </w:tcPr>
          <w:p w14:paraId="78803094" w14:textId="77777777" w:rsidR="00947C5A" w:rsidRPr="00C53D85" w:rsidRDefault="00947C5A" w:rsidP="00947C5A">
            <w:pPr>
              <w:jc w:val="right"/>
              <w:rPr>
                <w:kern w:val="0"/>
                <w:sz w:val="20"/>
                <w:szCs w:val="20"/>
              </w:rPr>
            </w:pPr>
            <w:r w:rsidRPr="00C53D85">
              <w:rPr>
                <w:kern w:val="0"/>
                <w:sz w:val="20"/>
                <w:szCs w:val="20"/>
              </w:rPr>
              <w:t xml:space="preserve">          (294)</w:t>
            </w:r>
          </w:p>
        </w:tc>
        <w:tc>
          <w:tcPr>
            <w:tcW w:w="115" w:type="pct"/>
            <w:tcBorders>
              <w:top w:val="nil"/>
              <w:left w:val="nil"/>
              <w:bottom w:val="nil"/>
              <w:right w:val="nil"/>
            </w:tcBorders>
            <w:noWrap/>
            <w:vAlign w:val="bottom"/>
          </w:tcPr>
          <w:p w14:paraId="68D48949" w14:textId="0D13CC19" w:rsidR="00947C5A" w:rsidRPr="00C53D85" w:rsidRDefault="00947C5A" w:rsidP="00947C5A">
            <w:pPr>
              <w:rPr>
                <w:b/>
                <w:bCs/>
                <w:color w:val="FF0000"/>
                <w:kern w:val="0"/>
                <w:sz w:val="20"/>
                <w:szCs w:val="20"/>
              </w:rPr>
            </w:pPr>
          </w:p>
        </w:tc>
        <w:tc>
          <w:tcPr>
            <w:tcW w:w="626" w:type="pct"/>
            <w:vAlign w:val="center"/>
          </w:tcPr>
          <w:p w14:paraId="3247202A" w14:textId="54436C40" w:rsidR="00947C5A" w:rsidRPr="00C53D85" w:rsidRDefault="005E49CF" w:rsidP="006C2384">
            <w:pPr>
              <w:jc w:val="right"/>
              <w:rPr>
                <w:kern w:val="0"/>
                <w:sz w:val="20"/>
                <w:szCs w:val="20"/>
              </w:rPr>
            </w:pPr>
            <w:r w:rsidRPr="00C53D85">
              <w:rPr>
                <w:bCs/>
                <w:color w:val="000000"/>
                <w:sz w:val="20"/>
                <w:szCs w:val="20"/>
              </w:rPr>
              <w:t>—</w:t>
            </w:r>
          </w:p>
        </w:tc>
        <w:tc>
          <w:tcPr>
            <w:tcW w:w="106" w:type="pct"/>
          </w:tcPr>
          <w:p w14:paraId="6C057959" w14:textId="77777777" w:rsidR="00947C5A" w:rsidRPr="00C53D85" w:rsidRDefault="00947C5A" w:rsidP="00947C5A">
            <w:pPr>
              <w:rPr>
                <w:kern w:val="0"/>
                <w:sz w:val="20"/>
                <w:szCs w:val="20"/>
              </w:rPr>
            </w:pPr>
          </w:p>
        </w:tc>
        <w:tc>
          <w:tcPr>
            <w:tcW w:w="135" w:type="pct"/>
            <w:tcBorders>
              <w:top w:val="nil"/>
              <w:left w:val="nil"/>
              <w:bottom w:val="nil"/>
              <w:right w:val="nil"/>
            </w:tcBorders>
            <w:noWrap/>
            <w:vAlign w:val="center"/>
            <w:hideMark/>
          </w:tcPr>
          <w:p w14:paraId="3CA3A889" w14:textId="293EDF33" w:rsidR="00947C5A" w:rsidRPr="00C53D85" w:rsidRDefault="00947C5A" w:rsidP="00947C5A">
            <w:pPr>
              <w:rPr>
                <w:kern w:val="0"/>
                <w:sz w:val="20"/>
                <w:szCs w:val="20"/>
              </w:rPr>
            </w:pPr>
            <w:r w:rsidRPr="00C53D85">
              <w:rPr>
                <w:kern w:val="0"/>
                <w:sz w:val="20"/>
                <w:szCs w:val="20"/>
              </w:rPr>
              <w:t> </w:t>
            </w:r>
          </w:p>
        </w:tc>
        <w:tc>
          <w:tcPr>
            <w:tcW w:w="470" w:type="pct"/>
            <w:tcBorders>
              <w:top w:val="nil"/>
              <w:left w:val="nil"/>
              <w:bottom w:val="nil"/>
              <w:right w:val="nil"/>
            </w:tcBorders>
            <w:noWrap/>
            <w:vAlign w:val="center"/>
            <w:hideMark/>
          </w:tcPr>
          <w:p w14:paraId="6D8562A3" w14:textId="717227CE" w:rsidR="00947C5A" w:rsidRPr="00C53D85" w:rsidRDefault="00947C5A" w:rsidP="00947C5A">
            <w:pPr>
              <w:jc w:val="right"/>
              <w:rPr>
                <w:kern w:val="0"/>
                <w:sz w:val="20"/>
                <w:szCs w:val="20"/>
              </w:rPr>
            </w:pPr>
            <w:r w:rsidRPr="00C53D85">
              <w:rPr>
                <w:kern w:val="0"/>
                <w:sz w:val="20"/>
                <w:szCs w:val="20"/>
              </w:rPr>
              <w:t xml:space="preserve">      1,056 </w:t>
            </w:r>
          </w:p>
        </w:tc>
        <w:tc>
          <w:tcPr>
            <w:tcW w:w="106" w:type="pct"/>
            <w:tcBorders>
              <w:top w:val="nil"/>
              <w:left w:val="nil"/>
              <w:bottom w:val="nil"/>
              <w:right w:val="nil"/>
            </w:tcBorders>
          </w:tcPr>
          <w:p w14:paraId="0117DD95" w14:textId="77777777" w:rsidR="00947C5A" w:rsidRPr="00C53D85" w:rsidRDefault="00947C5A" w:rsidP="00947C5A">
            <w:pPr>
              <w:jc w:val="right"/>
              <w:rPr>
                <w:kern w:val="0"/>
                <w:sz w:val="20"/>
                <w:szCs w:val="20"/>
              </w:rPr>
            </w:pPr>
          </w:p>
        </w:tc>
        <w:tc>
          <w:tcPr>
            <w:tcW w:w="823" w:type="pct"/>
            <w:tcBorders>
              <w:top w:val="nil"/>
              <w:left w:val="nil"/>
              <w:bottom w:val="nil"/>
              <w:right w:val="nil"/>
            </w:tcBorders>
            <w:vAlign w:val="center"/>
          </w:tcPr>
          <w:p w14:paraId="4D7ED6F9" w14:textId="0DEF4135" w:rsidR="00947C5A" w:rsidRPr="00C53D85" w:rsidRDefault="00947C5A" w:rsidP="00947C5A">
            <w:pPr>
              <w:jc w:val="right"/>
              <w:rPr>
                <w:kern w:val="0"/>
                <w:sz w:val="20"/>
                <w:szCs w:val="20"/>
              </w:rPr>
            </w:pPr>
            <w:r>
              <w:rPr>
                <w:kern w:val="0"/>
                <w:sz w:val="20"/>
                <w:szCs w:val="20"/>
              </w:rPr>
              <w:t>8.7</w:t>
            </w:r>
          </w:p>
        </w:tc>
      </w:tr>
      <w:tr w:rsidR="00947C5A" w:rsidRPr="00C53D85" w14:paraId="61D5ECDE" w14:textId="7FFBB79E" w:rsidTr="006C2384">
        <w:trPr>
          <w:trHeight w:val="255"/>
          <w:jc w:val="center"/>
        </w:trPr>
        <w:tc>
          <w:tcPr>
            <w:tcW w:w="925" w:type="pct"/>
            <w:gridSpan w:val="2"/>
            <w:tcBorders>
              <w:top w:val="nil"/>
              <w:left w:val="nil"/>
              <w:bottom w:val="nil"/>
              <w:right w:val="nil"/>
            </w:tcBorders>
            <w:noWrap/>
            <w:vAlign w:val="center"/>
            <w:hideMark/>
          </w:tcPr>
          <w:p w14:paraId="1A5C2C9B" w14:textId="0C20B790" w:rsidR="00947C5A" w:rsidRPr="004C0F80" w:rsidRDefault="00947C5A" w:rsidP="006C2384">
            <w:pPr>
              <w:ind w:left="165" w:hanging="165"/>
              <w:rPr>
                <w:kern w:val="0"/>
                <w:sz w:val="20"/>
                <w:szCs w:val="20"/>
              </w:rPr>
            </w:pPr>
            <w:r w:rsidRPr="004C0F80">
              <w:rPr>
                <w:kern w:val="0"/>
                <w:sz w:val="20"/>
                <w:szCs w:val="20"/>
              </w:rPr>
              <w:t xml:space="preserve">   Developed technology</w:t>
            </w:r>
          </w:p>
        </w:tc>
        <w:tc>
          <w:tcPr>
            <w:tcW w:w="134" w:type="pct"/>
            <w:tcBorders>
              <w:top w:val="nil"/>
              <w:left w:val="nil"/>
              <w:bottom w:val="nil"/>
              <w:right w:val="nil"/>
            </w:tcBorders>
            <w:noWrap/>
            <w:vAlign w:val="center"/>
            <w:hideMark/>
          </w:tcPr>
          <w:p w14:paraId="5D27E8A9" w14:textId="77777777" w:rsidR="00947C5A" w:rsidRPr="00C53D85" w:rsidRDefault="00947C5A" w:rsidP="00947C5A">
            <w:pPr>
              <w:rPr>
                <w:kern w:val="0"/>
                <w:sz w:val="20"/>
                <w:szCs w:val="20"/>
              </w:rPr>
            </w:pPr>
          </w:p>
        </w:tc>
        <w:tc>
          <w:tcPr>
            <w:tcW w:w="450" w:type="pct"/>
            <w:tcBorders>
              <w:top w:val="nil"/>
              <w:left w:val="nil"/>
              <w:bottom w:val="nil"/>
              <w:right w:val="nil"/>
            </w:tcBorders>
            <w:noWrap/>
            <w:vAlign w:val="center"/>
            <w:hideMark/>
          </w:tcPr>
          <w:p w14:paraId="5F1577A1" w14:textId="436DF6C8" w:rsidR="00947C5A" w:rsidRPr="00C53D85" w:rsidRDefault="00947C5A" w:rsidP="00947C5A">
            <w:pPr>
              <w:jc w:val="right"/>
              <w:rPr>
                <w:kern w:val="0"/>
                <w:sz w:val="20"/>
                <w:szCs w:val="20"/>
              </w:rPr>
            </w:pPr>
            <w:r w:rsidRPr="00C53D85">
              <w:rPr>
                <w:kern w:val="0"/>
                <w:sz w:val="20"/>
                <w:szCs w:val="20"/>
              </w:rPr>
              <w:t xml:space="preserve">     1,350 </w:t>
            </w:r>
          </w:p>
        </w:tc>
        <w:tc>
          <w:tcPr>
            <w:tcW w:w="115" w:type="pct"/>
            <w:tcBorders>
              <w:top w:val="nil"/>
              <w:left w:val="nil"/>
              <w:bottom w:val="nil"/>
              <w:right w:val="nil"/>
            </w:tcBorders>
            <w:noWrap/>
            <w:vAlign w:val="bottom"/>
          </w:tcPr>
          <w:p w14:paraId="559B4C54" w14:textId="1A9B8516" w:rsidR="00947C5A" w:rsidRPr="00C53D85" w:rsidRDefault="00947C5A" w:rsidP="00947C5A">
            <w:pPr>
              <w:rPr>
                <w:b/>
                <w:bCs/>
                <w:color w:val="FF0000"/>
                <w:kern w:val="0"/>
                <w:sz w:val="20"/>
                <w:szCs w:val="20"/>
              </w:rPr>
            </w:pPr>
          </w:p>
        </w:tc>
        <w:tc>
          <w:tcPr>
            <w:tcW w:w="170" w:type="pct"/>
            <w:tcBorders>
              <w:top w:val="nil"/>
              <w:left w:val="nil"/>
              <w:bottom w:val="nil"/>
              <w:right w:val="nil"/>
            </w:tcBorders>
            <w:noWrap/>
            <w:vAlign w:val="center"/>
            <w:hideMark/>
          </w:tcPr>
          <w:p w14:paraId="41CC217C" w14:textId="77777777" w:rsidR="00947C5A" w:rsidRPr="00C53D85" w:rsidRDefault="00947C5A" w:rsidP="00947C5A">
            <w:pPr>
              <w:rPr>
                <w:b/>
                <w:bCs/>
                <w:color w:val="FF0000"/>
                <w:kern w:val="0"/>
                <w:sz w:val="20"/>
                <w:szCs w:val="20"/>
              </w:rPr>
            </w:pPr>
          </w:p>
        </w:tc>
        <w:tc>
          <w:tcPr>
            <w:tcW w:w="824" w:type="pct"/>
            <w:tcBorders>
              <w:top w:val="nil"/>
              <w:left w:val="nil"/>
              <w:bottom w:val="nil"/>
              <w:right w:val="nil"/>
            </w:tcBorders>
            <w:noWrap/>
            <w:vAlign w:val="center"/>
            <w:hideMark/>
          </w:tcPr>
          <w:p w14:paraId="4F2D6C43" w14:textId="77777777" w:rsidR="00947C5A" w:rsidRPr="00C53D85" w:rsidRDefault="00947C5A" w:rsidP="00947C5A">
            <w:pPr>
              <w:jc w:val="right"/>
              <w:rPr>
                <w:kern w:val="0"/>
                <w:sz w:val="20"/>
                <w:szCs w:val="20"/>
              </w:rPr>
            </w:pPr>
            <w:r w:rsidRPr="00C53D85">
              <w:rPr>
                <w:kern w:val="0"/>
                <w:sz w:val="20"/>
                <w:szCs w:val="20"/>
              </w:rPr>
              <w:t xml:space="preserve">          (294)</w:t>
            </w:r>
          </w:p>
        </w:tc>
        <w:tc>
          <w:tcPr>
            <w:tcW w:w="115" w:type="pct"/>
            <w:tcBorders>
              <w:top w:val="nil"/>
              <w:left w:val="nil"/>
              <w:bottom w:val="nil"/>
              <w:right w:val="nil"/>
            </w:tcBorders>
            <w:noWrap/>
            <w:vAlign w:val="bottom"/>
          </w:tcPr>
          <w:p w14:paraId="1C9F147E" w14:textId="4B899AEC" w:rsidR="00947C5A" w:rsidRPr="00C53D85" w:rsidRDefault="00947C5A" w:rsidP="00947C5A">
            <w:pPr>
              <w:rPr>
                <w:b/>
                <w:bCs/>
                <w:color w:val="FF0000"/>
                <w:kern w:val="0"/>
                <w:sz w:val="20"/>
                <w:szCs w:val="20"/>
              </w:rPr>
            </w:pPr>
          </w:p>
        </w:tc>
        <w:tc>
          <w:tcPr>
            <w:tcW w:w="626" w:type="pct"/>
            <w:vAlign w:val="center"/>
          </w:tcPr>
          <w:p w14:paraId="38534DA4" w14:textId="54B31684" w:rsidR="00947C5A" w:rsidRPr="00C53D85" w:rsidRDefault="005E49CF" w:rsidP="006C2384">
            <w:pPr>
              <w:jc w:val="right"/>
              <w:rPr>
                <w:b/>
                <w:bCs/>
                <w:color w:val="FF0000"/>
                <w:kern w:val="0"/>
                <w:sz w:val="20"/>
                <w:szCs w:val="20"/>
              </w:rPr>
            </w:pPr>
            <w:r w:rsidRPr="00C53D85">
              <w:rPr>
                <w:bCs/>
                <w:color w:val="000000"/>
                <w:sz w:val="20"/>
                <w:szCs w:val="20"/>
              </w:rPr>
              <w:t>—</w:t>
            </w:r>
          </w:p>
        </w:tc>
        <w:tc>
          <w:tcPr>
            <w:tcW w:w="106" w:type="pct"/>
          </w:tcPr>
          <w:p w14:paraId="5BAC23FF" w14:textId="77777777" w:rsidR="00947C5A" w:rsidRPr="00C53D85" w:rsidRDefault="00947C5A" w:rsidP="00947C5A">
            <w:pPr>
              <w:rPr>
                <w:b/>
                <w:bCs/>
                <w:color w:val="FF0000"/>
                <w:kern w:val="0"/>
                <w:sz w:val="20"/>
                <w:szCs w:val="20"/>
              </w:rPr>
            </w:pPr>
          </w:p>
        </w:tc>
        <w:tc>
          <w:tcPr>
            <w:tcW w:w="135" w:type="pct"/>
            <w:tcBorders>
              <w:top w:val="nil"/>
              <w:left w:val="nil"/>
              <w:bottom w:val="nil"/>
              <w:right w:val="nil"/>
            </w:tcBorders>
            <w:noWrap/>
            <w:vAlign w:val="center"/>
            <w:hideMark/>
          </w:tcPr>
          <w:p w14:paraId="1DE1EA8F" w14:textId="66F18C9C" w:rsidR="00947C5A" w:rsidRPr="00C53D85" w:rsidRDefault="00947C5A" w:rsidP="00947C5A">
            <w:pPr>
              <w:rPr>
                <w:b/>
                <w:bCs/>
                <w:color w:val="FF0000"/>
                <w:kern w:val="0"/>
                <w:sz w:val="20"/>
                <w:szCs w:val="20"/>
              </w:rPr>
            </w:pPr>
          </w:p>
        </w:tc>
        <w:tc>
          <w:tcPr>
            <w:tcW w:w="470" w:type="pct"/>
            <w:tcBorders>
              <w:top w:val="nil"/>
              <w:left w:val="nil"/>
              <w:bottom w:val="nil"/>
              <w:right w:val="nil"/>
            </w:tcBorders>
            <w:noWrap/>
            <w:vAlign w:val="center"/>
            <w:hideMark/>
          </w:tcPr>
          <w:p w14:paraId="7EF0400B" w14:textId="6CA134B0" w:rsidR="00947C5A" w:rsidRPr="00C53D85" w:rsidRDefault="00947C5A" w:rsidP="00947C5A">
            <w:pPr>
              <w:jc w:val="right"/>
              <w:rPr>
                <w:kern w:val="0"/>
                <w:sz w:val="20"/>
                <w:szCs w:val="20"/>
              </w:rPr>
            </w:pPr>
            <w:r w:rsidRPr="00C53D85">
              <w:rPr>
                <w:kern w:val="0"/>
                <w:sz w:val="20"/>
                <w:szCs w:val="20"/>
              </w:rPr>
              <w:t xml:space="preserve">      1,056 </w:t>
            </w:r>
          </w:p>
        </w:tc>
        <w:tc>
          <w:tcPr>
            <w:tcW w:w="106" w:type="pct"/>
            <w:tcBorders>
              <w:top w:val="nil"/>
              <w:left w:val="nil"/>
              <w:bottom w:val="nil"/>
              <w:right w:val="nil"/>
            </w:tcBorders>
          </w:tcPr>
          <w:p w14:paraId="3C7A286F" w14:textId="77777777" w:rsidR="00947C5A" w:rsidRPr="00C53D85" w:rsidRDefault="00947C5A" w:rsidP="00947C5A">
            <w:pPr>
              <w:jc w:val="right"/>
              <w:rPr>
                <w:kern w:val="0"/>
                <w:sz w:val="20"/>
                <w:szCs w:val="20"/>
              </w:rPr>
            </w:pPr>
          </w:p>
        </w:tc>
        <w:tc>
          <w:tcPr>
            <w:tcW w:w="823" w:type="pct"/>
            <w:tcBorders>
              <w:top w:val="nil"/>
              <w:left w:val="nil"/>
              <w:bottom w:val="nil"/>
              <w:right w:val="nil"/>
            </w:tcBorders>
            <w:vAlign w:val="center"/>
          </w:tcPr>
          <w:p w14:paraId="76C02440" w14:textId="6F32A3F4" w:rsidR="00947C5A" w:rsidRPr="00C53D85" w:rsidRDefault="00947C5A" w:rsidP="00947C5A">
            <w:pPr>
              <w:jc w:val="right"/>
              <w:rPr>
                <w:kern w:val="0"/>
                <w:sz w:val="20"/>
                <w:szCs w:val="20"/>
              </w:rPr>
            </w:pPr>
            <w:r>
              <w:rPr>
                <w:kern w:val="0"/>
                <w:sz w:val="20"/>
                <w:szCs w:val="20"/>
              </w:rPr>
              <w:t>8.7</w:t>
            </w:r>
          </w:p>
        </w:tc>
      </w:tr>
      <w:tr w:rsidR="008B2414" w:rsidRPr="00C53D85" w14:paraId="4F9536F5" w14:textId="2593749C" w:rsidTr="008B2414">
        <w:trPr>
          <w:trHeight w:val="270"/>
          <w:jc w:val="center"/>
        </w:trPr>
        <w:tc>
          <w:tcPr>
            <w:tcW w:w="808" w:type="pct"/>
            <w:tcBorders>
              <w:top w:val="nil"/>
              <w:left w:val="nil"/>
              <w:bottom w:val="nil"/>
              <w:right w:val="nil"/>
            </w:tcBorders>
            <w:vAlign w:val="center"/>
            <w:hideMark/>
          </w:tcPr>
          <w:p w14:paraId="66ECD8B0" w14:textId="54286C50" w:rsidR="00947C5A" w:rsidRPr="004C0F80" w:rsidRDefault="00947C5A" w:rsidP="00947C5A">
            <w:pPr>
              <w:rPr>
                <w:kern w:val="0"/>
                <w:sz w:val="20"/>
                <w:szCs w:val="20"/>
              </w:rPr>
            </w:pPr>
            <w:r w:rsidRPr="004C0F80">
              <w:rPr>
                <w:kern w:val="0"/>
                <w:sz w:val="20"/>
                <w:szCs w:val="20"/>
              </w:rPr>
              <w:t xml:space="preserve">   Trade names</w:t>
            </w:r>
          </w:p>
        </w:tc>
        <w:tc>
          <w:tcPr>
            <w:tcW w:w="117" w:type="pct"/>
            <w:tcBorders>
              <w:top w:val="nil"/>
              <w:left w:val="nil"/>
              <w:bottom w:val="nil"/>
              <w:right w:val="nil"/>
            </w:tcBorders>
            <w:noWrap/>
            <w:vAlign w:val="bottom"/>
            <w:hideMark/>
          </w:tcPr>
          <w:p w14:paraId="2741C230" w14:textId="77777777" w:rsidR="00947C5A" w:rsidRPr="00C53D85" w:rsidRDefault="00947C5A" w:rsidP="00947C5A">
            <w:pPr>
              <w:rPr>
                <w:kern w:val="0"/>
                <w:sz w:val="20"/>
                <w:szCs w:val="20"/>
              </w:rPr>
            </w:pPr>
            <w:r w:rsidRPr="00C53D85">
              <w:rPr>
                <w:kern w:val="0"/>
                <w:sz w:val="20"/>
                <w:szCs w:val="20"/>
              </w:rPr>
              <w:t> </w:t>
            </w:r>
          </w:p>
        </w:tc>
        <w:tc>
          <w:tcPr>
            <w:tcW w:w="134" w:type="pct"/>
            <w:tcBorders>
              <w:top w:val="nil"/>
              <w:left w:val="nil"/>
              <w:bottom w:val="single" w:sz="8" w:space="0" w:color="auto"/>
              <w:right w:val="nil"/>
            </w:tcBorders>
            <w:noWrap/>
            <w:vAlign w:val="center"/>
            <w:hideMark/>
          </w:tcPr>
          <w:p w14:paraId="20C374A5" w14:textId="77777777" w:rsidR="00947C5A" w:rsidRPr="00C53D85" w:rsidRDefault="00947C5A" w:rsidP="00947C5A">
            <w:pPr>
              <w:rPr>
                <w:kern w:val="0"/>
                <w:sz w:val="20"/>
                <w:szCs w:val="20"/>
              </w:rPr>
            </w:pPr>
            <w:r w:rsidRPr="00C53D85">
              <w:rPr>
                <w:kern w:val="0"/>
                <w:sz w:val="20"/>
                <w:szCs w:val="20"/>
              </w:rPr>
              <w:t> </w:t>
            </w:r>
          </w:p>
        </w:tc>
        <w:tc>
          <w:tcPr>
            <w:tcW w:w="450" w:type="pct"/>
            <w:tcBorders>
              <w:top w:val="nil"/>
              <w:left w:val="nil"/>
              <w:bottom w:val="single" w:sz="8" w:space="0" w:color="auto"/>
              <w:right w:val="nil"/>
            </w:tcBorders>
            <w:noWrap/>
            <w:vAlign w:val="center"/>
            <w:hideMark/>
          </w:tcPr>
          <w:p w14:paraId="055EA32E" w14:textId="7F6F4290" w:rsidR="00947C5A" w:rsidRPr="00C53D85" w:rsidRDefault="00947C5A" w:rsidP="00947C5A">
            <w:pPr>
              <w:jc w:val="right"/>
              <w:rPr>
                <w:kern w:val="0"/>
                <w:sz w:val="20"/>
                <w:szCs w:val="20"/>
              </w:rPr>
            </w:pPr>
            <w:r w:rsidRPr="00C53D85">
              <w:rPr>
                <w:kern w:val="0"/>
                <w:sz w:val="20"/>
                <w:szCs w:val="20"/>
              </w:rPr>
              <w:t xml:space="preserve">        420 </w:t>
            </w:r>
          </w:p>
        </w:tc>
        <w:tc>
          <w:tcPr>
            <w:tcW w:w="115" w:type="pct"/>
            <w:tcBorders>
              <w:top w:val="nil"/>
              <w:left w:val="nil"/>
              <w:bottom w:val="nil"/>
              <w:right w:val="nil"/>
            </w:tcBorders>
            <w:noWrap/>
            <w:vAlign w:val="bottom"/>
          </w:tcPr>
          <w:p w14:paraId="1AA6C8E5" w14:textId="5B4D5543" w:rsidR="00947C5A" w:rsidRPr="00C53D85" w:rsidRDefault="00947C5A" w:rsidP="00947C5A">
            <w:pPr>
              <w:rPr>
                <w:b/>
                <w:bCs/>
                <w:color w:val="FF0000"/>
                <w:kern w:val="0"/>
                <w:sz w:val="20"/>
                <w:szCs w:val="20"/>
              </w:rPr>
            </w:pPr>
          </w:p>
        </w:tc>
        <w:tc>
          <w:tcPr>
            <w:tcW w:w="170" w:type="pct"/>
            <w:tcBorders>
              <w:top w:val="nil"/>
              <w:left w:val="nil"/>
              <w:bottom w:val="single" w:sz="8" w:space="0" w:color="auto"/>
              <w:right w:val="nil"/>
            </w:tcBorders>
            <w:noWrap/>
            <w:vAlign w:val="center"/>
            <w:hideMark/>
          </w:tcPr>
          <w:p w14:paraId="0B75C0FA" w14:textId="77777777" w:rsidR="00947C5A" w:rsidRPr="00C53D85" w:rsidRDefault="00947C5A" w:rsidP="00947C5A">
            <w:pPr>
              <w:rPr>
                <w:kern w:val="0"/>
                <w:sz w:val="20"/>
                <w:szCs w:val="20"/>
              </w:rPr>
            </w:pPr>
            <w:r w:rsidRPr="00C53D85">
              <w:rPr>
                <w:kern w:val="0"/>
                <w:sz w:val="20"/>
                <w:szCs w:val="20"/>
              </w:rPr>
              <w:t> </w:t>
            </w:r>
          </w:p>
        </w:tc>
        <w:tc>
          <w:tcPr>
            <w:tcW w:w="824" w:type="pct"/>
            <w:tcBorders>
              <w:top w:val="nil"/>
              <w:left w:val="nil"/>
              <w:bottom w:val="single" w:sz="8" w:space="0" w:color="auto"/>
              <w:right w:val="nil"/>
            </w:tcBorders>
            <w:noWrap/>
            <w:vAlign w:val="center"/>
            <w:hideMark/>
          </w:tcPr>
          <w:p w14:paraId="3F78EABF" w14:textId="77777777" w:rsidR="00947C5A" w:rsidRPr="00C53D85" w:rsidRDefault="00947C5A" w:rsidP="00947C5A">
            <w:pPr>
              <w:jc w:val="right"/>
              <w:rPr>
                <w:kern w:val="0"/>
                <w:sz w:val="20"/>
                <w:szCs w:val="20"/>
              </w:rPr>
            </w:pPr>
            <w:r w:rsidRPr="00C53D85">
              <w:rPr>
                <w:kern w:val="0"/>
                <w:sz w:val="20"/>
                <w:szCs w:val="20"/>
              </w:rPr>
              <w:t xml:space="preserve">          (201)</w:t>
            </w:r>
          </w:p>
        </w:tc>
        <w:tc>
          <w:tcPr>
            <w:tcW w:w="115" w:type="pct"/>
            <w:tcBorders>
              <w:top w:val="nil"/>
              <w:left w:val="nil"/>
              <w:bottom w:val="nil"/>
              <w:right w:val="nil"/>
            </w:tcBorders>
            <w:noWrap/>
            <w:vAlign w:val="bottom"/>
          </w:tcPr>
          <w:p w14:paraId="1CD27682" w14:textId="79092047" w:rsidR="00947C5A" w:rsidRPr="00C53D85" w:rsidRDefault="00947C5A" w:rsidP="00947C5A">
            <w:pPr>
              <w:rPr>
                <w:b/>
                <w:bCs/>
                <w:color w:val="FF0000"/>
                <w:kern w:val="0"/>
                <w:sz w:val="20"/>
                <w:szCs w:val="20"/>
              </w:rPr>
            </w:pPr>
          </w:p>
        </w:tc>
        <w:tc>
          <w:tcPr>
            <w:tcW w:w="626" w:type="pct"/>
            <w:tcBorders>
              <w:bottom w:val="single" w:sz="4" w:space="0" w:color="auto"/>
            </w:tcBorders>
            <w:vAlign w:val="center"/>
          </w:tcPr>
          <w:p w14:paraId="2DDBFF74" w14:textId="313E51BF" w:rsidR="00947C5A" w:rsidRPr="00C53D85" w:rsidRDefault="005E49CF" w:rsidP="006C2384">
            <w:pPr>
              <w:jc w:val="right"/>
              <w:rPr>
                <w:kern w:val="0"/>
                <w:sz w:val="20"/>
                <w:szCs w:val="20"/>
              </w:rPr>
            </w:pPr>
            <w:r w:rsidRPr="00C53D85">
              <w:rPr>
                <w:bCs/>
                <w:color w:val="000000"/>
                <w:sz w:val="20"/>
                <w:szCs w:val="20"/>
              </w:rPr>
              <w:t>—</w:t>
            </w:r>
          </w:p>
        </w:tc>
        <w:tc>
          <w:tcPr>
            <w:tcW w:w="106" w:type="pct"/>
          </w:tcPr>
          <w:p w14:paraId="37DBB2F0" w14:textId="77777777" w:rsidR="00947C5A" w:rsidRPr="00C53D85" w:rsidRDefault="00947C5A" w:rsidP="00947C5A">
            <w:pPr>
              <w:rPr>
                <w:kern w:val="0"/>
                <w:sz w:val="20"/>
                <w:szCs w:val="20"/>
              </w:rPr>
            </w:pPr>
          </w:p>
        </w:tc>
        <w:tc>
          <w:tcPr>
            <w:tcW w:w="135" w:type="pct"/>
            <w:tcBorders>
              <w:top w:val="nil"/>
              <w:left w:val="nil"/>
              <w:bottom w:val="single" w:sz="8" w:space="0" w:color="auto"/>
              <w:right w:val="nil"/>
            </w:tcBorders>
            <w:noWrap/>
            <w:vAlign w:val="center"/>
            <w:hideMark/>
          </w:tcPr>
          <w:p w14:paraId="511919E4" w14:textId="15C168BC" w:rsidR="00947C5A" w:rsidRPr="00C53D85" w:rsidRDefault="00947C5A" w:rsidP="00947C5A">
            <w:pPr>
              <w:rPr>
                <w:kern w:val="0"/>
                <w:sz w:val="20"/>
                <w:szCs w:val="20"/>
              </w:rPr>
            </w:pPr>
            <w:r w:rsidRPr="00C53D85">
              <w:rPr>
                <w:kern w:val="0"/>
                <w:sz w:val="20"/>
                <w:szCs w:val="20"/>
              </w:rPr>
              <w:t> </w:t>
            </w:r>
          </w:p>
        </w:tc>
        <w:tc>
          <w:tcPr>
            <w:tcW w:w="470" w:type="pct"/>
            <w:tcBorders>
              <w:top w:val="nil"/>
              <w:left w:val="nil"/>
              <w:bottom w:val="single" w:sz="8" w:space="0" w:color="auto"/>
              <w:right w:val="nil"/>
            </w:tcBorders>
            <w:noWrap/>
            <w:vAlign w:val="center"/>
            <w:hideMark/>
          </w:tcPr>
          <w:p w14:paraId="4B03104D" w14:textId="6A598D9D" w:rsidR="00947C5A" w:rsidRPr="00C53D85" w:rsidRDefault="00947C5A" w:rsidP="00947C5A">
            <w:pPr>
              <w:jc w:val="right"/>
              <w:rPr>
                <w:kern w:val="0"/>
                <w:sz w:val="20"/>
                <w:szCs w:val="20"/>
              </w:rPr>
            </w:pPr>
            <w:r w:rsidRPr="00C53D85">
              <w:rPr>
                <w:kern w:val="0"/>
                <w:sz w:val="20"/>
                <w:szCs w:val="20"/>
              </w:rPr>
              <w:t xml:space="preserve">         219 </w:t>
            </w:r>
          </w:p>
        </w:tc>
        <w:tc>
          <w:tcPr>
            <w:tcW w:w="106" w:type="pct"/>
            <w:tcBorders>
              <w:top w:val="nil"/>
              <w:left w:val="nil"/>
              <w:right w:val="nil"/>
            </w:tcBorders>
          </w:tcPr>
          <w:p w14:paraId="6931153C" w14:textId="77777777" w:rsidR="00947C5A" w:rsidRPr="00C53D85" w:rsidRDefault="00947C5A" w:rsidP="00947C5A">
            <w:pPr>
              <w:jc w:val="right"/>
              <w:rPr>
                <w:kern w:val="0"/>
                <w:sz w:val="20"/>
                <w:szCs w:val="20"/>
              </w:rPr>
            </w:pPr>
          </w:p>
        </w:tc>
        <w:tc>
          <w:tcPr>
            <w:tcW w:w="823" w:type="pct"/>
            <w:tcBorders>
              <w:top w:val="nil"/>
              <w:left w:val="nil"/>
              <w:right w:val="nil"/>
            </w:tcBorders>
            <w:vAlign w:val="center"/>
          </w:tcPr>
          <w:p w14:paraId="24ED591E" w14:textId="5129F034" w:rsidR="00947C5A" w:rsidRPr="00C53D85" w:rsidRDefault="00947C5A" w:rsidP="00947C5A">
            <w:pPr>
              <w:jc w:val="right"/>
              <w:rPr>
                <w:kern w:val="0"/>
                <w:sz w:val="20"/>
                <w:szCs w:val="20"/>
              </w:rPr>
            </w:pPr>
            <w:r>
              <w:rPr>
                <w:kern w:val="0"/>
                <w:sz w:val="20"/>
                <w:szCs w:val="20"/>
              </w:rPr>
              <w:t>2.7</w:t>
            </w:r>
          </w:p>
        </w:tc>
      </w:tr>
      <w:tr w:rsidR="008B2414" w:rsidRPr="00C53D85" w14:paraId="5DB557E4" w14:textId="1D28DD90" w:rsidTr="008B2414">
        <w:trPr>
          <w:trHeight w:val="255"/>
          <w:jc w:val="center"/>
        </w:trPr>
        <w:tc>
          <w:tcPr>
            <w:tcW w:w="808" w:type="pct"/>
            <w:tcBorders>
              <w:top w:val="nil"/>
              <w:left w:val="nil"/>
              <w:bottom w:val="nil"/>
              <w:right w:val="nil"/>
            </w:tcBorders>
            <w:vAlign w:val="center"/>
            <w:hideMark/>
          </w:tcPr>
          <w:p w14:paraId="2A6A3ECE" w14:textId="4DC9B4FC" w:rsidR="00947C5A" w:rsidRPr="00C53D85" w:rsidRDefault="00947C5A" w:rsidP="00947C5A">
            <w:pPr>
              <w:rPr>
                <w:kern w:val="0"/>
                <w:sz w:val="20"/>
                <w:szCs w:val="20"/>
              </w:rPr>
            </w:pPr>
            <w:r>
              <w:rPr>
                <w:kern w:val="0"/>
                <w:sz w:val="20"/>
                <w:szCs w:val="20"/>
              </w:rPr>
              <w:t>Total intangible assets</w:t>
            </w:r>
          </w:p>
        </w:tc>
        <w:tc>
          <w:tcPr>
            <w:tcW w:w="117" w:type="pct"/>
            <w:tcBorders>
              <w:top w:val="nil"/>
              <w:left w:val="nil"/>
              <w:bottom w:val="nil"/>
              <w:right w:val="nil"/>
            </w:tcBorders>
            <w:noWrap/>
            <w:vAlign w:val="bottom"/>
            <w:hideMark/>
          </w:tcPr>
          <w:p w14:paraId="48F82A98" w14:textId="77777777" w:rsidR="00947C5A" w:rsidRPr="00C53D85" w:rsidRDefault="00947C5A" w:rsidP="00947C5A">
            <w:pPr>
              <w:rPr>
                <w:kern w:val="0"/>
                <w:sz w:val="20"/>
                <w:szCs w:val="20"/>
              </w:rPr>
            </w:pPr>
          </w:p>
        </w:tc>
        <w:tc>
          <w:tcPr>
            <w:tcW w:w="134" w:type="pct"/>
            <w:tcBorders>
              <w:top w:val="single" w:sz="8" w:space="0" w:color="auto"/>
              <w:left w:val="nil"/>
              <w:bottom w:val="single" w:sz="4" w:space="0" w:color="auto"/>
              <w:right w:val="nil"/>
            </w:tcBorders>
            <w:noWrap/>
            <w:vAlign w:val="center"/>
            <w:hideMark/>
          </w:tcPr>
          <w:p w14:paraId="7386E72D" w14:textId="79A7398E" w:rsidR="00947C5A" w:rsidRPr="00C53D85" w:rsidRDefault="00947C5A" w:rsidP="00947C5A">
            <w:pPr>
              <w:rPr>
                <w:kern w:val="0"/>
                <w:sz w:val="20"/>
                <w:szCs w:val="20"/>
              </w:rPr>
            </w:pPr>
            <w:r>
              <w:rPr>
                <w:kern w:val="0"/>
                <w:sz w:val="20"/>
                <w:szCs w:val="20"/>
              </w:rPr>
              <w:t>$</w:t>
            </w:r>
          </w:p>
        </w:tc>
        <w:tc>
          <w:tcPr>
            <w:tcW w:w="450" w:type="pct"/>
            <w:tcBorders>
              <w:top w:val="single" w:sz="8" w:space="0" w:color="auto"/>
              <w:left w:val="nil"/>
              <w:bottom w:val="single" w:sz="4" w:space="0" w:color="auto"/>
              <w:right w:val="nil"/>
            </w:tcBorders>
            <w:noWrap/>
            <w:vAlign w:val="center"/>
            <w:hideMark/>
          </w:tcPr>
          <w:p w14:paraId="195FA103" w14:textId="089AB141" w:rsidR="00947C5A" w:rsidRPr="00C53D85" w:rsidRDefault="00947C5A" w:rsidP="00947C5A">
            <w:pPr>
              <w:jc w:val="right"/>
              <w:rPr>
                <w:kern w:val="0"/>
                <w:sz w:val="20"/>
                <w:szCs w:val="20"/>
              </w:rPr>
            </w:pPr>
            <w:r w:rsidRPr="00C53D85">
              <w:rPr>
                <w:kern w:val="0"/>
                <w:sz w:val="20"/>
                <w:szCs w:val="20"/>
              </w:rPr>
              <w:t xml:space="preserve">  3</w:t>
            </w:r>
            <w:r>
              <w:rPr>
                <w:kern w:val="0"/>
                <w:sz w:val="20"/>
                <w:szCs w:val="20"/>
              </w:rPr>
              <w:t>3,837</w:t>
            </w:r>
            <w:r w:rsidRPr="00C53D85">
              <w:rPr>
                <w:kern w:val="0"/>
                <w:sz w:val="20"/>
                <w:szCs w:val="20"/>
              </w:rPr>
              <w:t xml:space="preserve"> </w:t>
            </w:r>
          </w:p>
        </w:tc>
        <w:tc>
          <w:tcPr>
            <w:tcW w:w="115" w:type="pct"/>
            <w:tcBorders>
              <w:top w:val="nil"/>
              <w:left w:val="nil"/>
              <w:bottom w:val="nil"/>
              <w:right w:val="nil"/>
            </w:tcBorders>
            <w:noWrap/>
            <w:vAlign w:val="bottom"/>
            <w:hideMark/>
          </w:tcPr>
          <w:p w14:paraId="04B0A6B7" w14:textId="77777777" w:rsidR="00947C5A" w:rsidRPr="00C53D85" w:rsidRDefault="00947C5A" w:rsidP="00947C5A">
            <w:pPr>
              <w:jc w:val="right"/>
              <w:rPr>
                <w:kern w:val="0"/>
                <w:sz w:val="20"/>
                <w:szCs w:val="20"/>
              </w:rPr>
            </w:pPr>
          </w:p>
        </w:tc>
        <w:tc>
          <w:tcPr>
            <w:tcW w:w="170" w:type="pct"/>
            <w:tcBorders>
              <w:top w:val="single" w:sz="8" w:space="0" w:color="auto"/>
              <w:left w:val="nil"/>
              <w:bottom w:val="single" w:sz="4" w:space="0" w:color="auto"/>
              <w:right w:val="nil"/>
            </w:tcBorders>
            <w:noWrap/>
            <w:vAlign w:val="center"/>
            <w:hideMark/>
          </w:tcPr>
          <w:p w14:paraId="07F87DEB" w14:textId="3CD8FA9F" w:rsidR="00947C5A" w:rsidRPr="00C53D85" w:rsidRDefault="00947C5A" w:rsidP="00947C5A">
            <w:pPr>
              <w:rPr>
                <w:kern w:val="0"/>
                <w:sz w:val="20"/>
                <w:szCs w:val="20"/>
              </w:rPr>
            </w:pPr>
            <w:r>
              <w:rPr>
                <w:kern w:val="0"/>
                <w:sz w:val="20"/>
                <w:szCs w:val="20"/>
              </w:rPr>
              <w:t>$</w:t>
            </w:r>
          </w:p>
        </w:tc>
        <w:tc>
          <w:tcPr>
            <w:tcW w:w="824" w:type="pct"/>
            <w:tcBorders>
              <w:top w:val="single" w:sz="8" w:space="0" w:color="auto"/>
              <w:left w:val="nil"/>
              <w:bottom w:val="single" w:sz="4" w:space="0" w:color="auto"/>
              <w:right w:val="nil"/>
            </w:tcBorders>
            <w:noWrap/>
            <w:vAlign w:val="center"/>
            <w:hideMark/>
          </w:tcPr>
          <w:p w14:paraId="63036621" w14:textId="1C73734B" w:rsidR="00947C5A" w:rsidRPr="00C53D85" w:rsidRDefault="00947C5A" w:rsidP="00947C5A">
            <w:pPr>
              <w:jc w:val="right"/>
              <w:rPr>
                <w:kern w:val="0"/>
                <w:sz w:val="20"/>
                <w:szCs w:val="20"/>
              </w:rPr>
            </w:pPr>
            <w:r w:rsidRPr="00C53D85">
              <w:rPr>
                <w:kern w:val="0"/>
                <w:sz w:val="20"/>
                <w:szCs w:val="20"/>
              </w:rPr>
              <w:t xml:space="preserve">     (2</w:t>
            </w:r>
            <w:r>
              <w:rPr>
                <w:kern w:val="0"/>
                <w:sz w:val="20"/>
                <w:szCs w:val="20"/>
              </w:rPr>
              <w:t>8,800</w:t>
            </w:r>
            <w:r w:rsidRPr="00C53D85">
              <w:rPr>
                <w:kern w:val="0"/>
                <w:sz w:val="20"/>
                <w:szCs w:val="20"/>
              </w:rPr>
              <w:t>)</w:t>
            </w:r>
          </w:p>
        </w:tc>
        <w:tc>
          <w:tcPr>
            <w:tcW w:w="115" w:type="pct"/>
            <w:tcBorders>
              <w:top w:val="nil"/>
              <w:left w:val="nil"/>
              <w:bottom w:val="nil"/>
              <w:right w:val="nil"/>
            </w:tcBorders>
            <w:noWrap/>
            <w:vAlign w:val="bottom"/>
            <w:hideMark/>
          </w:tcPr>
          <w:p w14:paraId="1471DDF4" w14:textId="77777777" w:rsidR="00947C5A" w:rsidRPr="00C53D85" w:rsidRDefault="00947C5A" w:rsidP="00947C5A">
            <w:pPr>
              <w:jc w:val="right"/>
              <w:rPr>
                <w:kern w:val="0"/>
                <w:sz w:val="20"/>
                <w:szCs w:val="20"/>
              </w:rPr>
            </w:pPr>
          </w:p>
        </w:tc>
        <w:tc>
          <w:tcPr>
            <w:tcW w:w="626" w:type="pct"/>
            <w:tcBorders>
              <w:top w:val="single" w:sz="4" w:space="0" w:color="auto"/>
              <w:bottom w:val="single" w:sz="4" w:space="0" w:color="auto"/>
            </w:tcBorders>
            <w:vAlign w:val="center"/>
          </w:tcPr>
          <w:p w14:paraId="752EC6B8" w14:textId="3431F605" w:rsidR="00947C5A" w:rsidRDefault="00D5094A" w:rsidP="006C2384">
            <w:pPr>
              <w:jc w:val="right"/>
              <w:rPr>
                <w:kern w:val="0"/>
                <w:sz w:val="20"/>
                <w:szCs w:val="20"/>
              </w:rPr>
            </w:pPr>
            <w:r>
              <w:rPr>
                <w:kern w:val="0"/>
                <w:sz w:val="20"/>
                <w:szCs w:val="20"/>
              </w:rPr>
              <w:t>(280)</w:t>
            </w:r>
          </w:p>
        </w:tc>
        <w:tc>
          <w:tcPr>
            <w:tcW w:w="106" w:type="pct"/>
          </w:tcPr>
          <w:p w14:paraId="62866254" w14:textId="77777777" w:rsidR="00947C5A" w:rsidRDefault="00947C5A" w:rsidP="00947C5A">
            <w:pPr>
              <w:rPr>
                <w:kern w:val="0"/>
                <w:sz w:val="20"/>
                <w:szCs w:val="20"/>
              </w:rPr>
            </w:pPr>
          </w:p>
        </w:tc>
        <w:tc>
          <w:tcPr>
            <w:tcW w:w="135" w:type="pct"/>
            <w:tcBorders>
              <w:top w:val="single" w:sz="8" w:space="0" w:color="auto"/>
              <w:left w:val="nil"/>
              <w:bottom w:val="single" w:sz="4" w:space="0" w:color="auto"/>
              <w:right w:val="nil"/>
            </w:tcBorders>
            <w:noWrap/>
            <w:vAlign w:val="center"/>
            <w:hideMark/>
          </w:tcPr>
          <w:p w14:paraId="6F5C8492" w14:textId="0426E0B0" w:rsidR="00947C5A" w:rsidRPr="00C53D85" w:rsidRDefault="00947C5A" w:rsidP="00947C5A">
            <w:pPr>
              <w:rPr>
                <w:kern w:val="0"/>
                <w:sz w:val="20"/>
                <w:szCs w:val="20"/>
              </w:rPr>
            </w:pPr>
            <w:r>
              <w:rPr>
                <w:kern w:val="0"/>
                <w:sz w:val="20"/>
                <w:szCs w:val="20"/>
              </w:rPr>
              <w:t>$</w:t>
            </w:r>
          </w:p>
        </w:tc>
        <w:tc>
          <w:tcPr>
            <w:tcW w:w="470" w:type="pct"/>
            <w:tcBorders>
              <w:top w:val="single" w:sz="8" w:space="0" w:color="auto"/>
              <w:left w:val="nil"/>
              <w:bottom w:val="single" w:sz="4" w:space="0" w:color="auto"/>
              <w:right w:val="nil"/>
            </w:tcBorders>
            <w:noWrap/>
            <w:vAlign w:val="center"/>
            <w:hideMark/>
          </w:tcPr>
          <w:p w14:paraId="4B56D850" w14:textId="4EC2CBA3" w:rsidR="00947C5A" w:rsidRPr="00C53D85" w:rsidRDefault="00947C5A" w:rsidP="006C2384">
            <w:pPr>
              <w:rPr>
                <w:kern w:val="0"/>
                <w:sz w:val="20"/>
                <w:szCs w:val="20"/>
              </w:rPr>
            </w:pPr>
            <w:r w:rsidRPr="00C53D85">
              <w:rPr>
                <w:kern w:val="0"/>
                <w:sz w:val="20"/>
                <w:szCs w:val="20"/>
              </w:rPr>
              <w:t xml:space="preserve">       </w:t>
            </w:r>
            <w:r w:rsidR="004952E6">
              <w:rPr>
                <w:kern w:val="0"/>
                <w:sz w:val="20"/>
                <w:szCs w:val="20"/>
              </w:rPr>
              <w:t>4,757</w:t>
            </w:r>
            <w:r w:rsidRPr="00C53D85">
              <w:rPr>
                <w:kern w:val="0"/>
                <w:sz w:val="20"/>
                <w:szCs w:val="20"/>
              </w:rPr>
              <w:t xml:space="preserve"> </w:t>
            </w:r>
          </w:p>
        </w:tc>
        <w:tc>
          <w:tcPr>
            <w:tcW w:w="106" w:type="pct"/>
            <w:tcBorders>
              <w:left w:val="nil"/>
              <w:right w:val="nil"/>
            </w:tcBorders>
          </w:tcPr>
          <w:p w14:paraId="52671278" w14:textId="77777777" w:rsidR="00947C5A" w:rsidRPr="00C53D85" w:rsidRDefault="00947C5A" w:rsidP="00947C5A">
            <w:pPr>
              <w:jc w:val="right"/>
              <w:rPr>
                <w:kern w:val="0"/>
                <w:sz w:val="20"/>
                <w:szCs w:val="20"/>
              </w:rPr>
            </w:pPr>
          </w:p>
        </w:tc>
        <w:tc>
          <w:tcPr>
            <w:tcW w:w="823" w:type="pct"/>
            <w:tcBorders>
              <w:left w:val="nil"/>
              <w:right w:val="nil"/>
            </w:tcBorders>
            <w:vAlign w:val="center"/>
          </w:tcPr>
          <w:p w14:paraId="43C89A14" w14:textId="77777777" w:rsidR="00947C5A" w:rsidRPr="00C53D85" w:rsidRDefault="00947C5A" w:rsidP="00947C5A">
            <w:pPr>
              <w:jc w:val="right"/>
              <w:rPr>
                <w:kern w:val="0"/>
                <w:sz w:val="20"/>
                <w:szCs w:val="20"/>
              </w:rPr>
            </w:pPr>
          </w:p>
        </w:tc>
      </w:tr>
      <w:tr w:rsidR="008B2414" w:rsidRPr="00C53D85" w14:paraId="0BF57A67" w14:textId="41AAB8B1" w:rsidTr="008B2414">
        <w:trPr>
          <w:trHeight w:val="255"/>
          <w:jc w:val="center"/>
        </w:trPr>
        <w:tc>
          <w:tcPr>
            <w:tcW w:w="808" w:type="pct"/>
            <w:tcBorders>
              <w:top w:val="nil"/>
              <w:left w:val="nil"/>
              <w:bottom w:val="nil"/>
              <w:right w:val="nil"/>
            </w:tcBorders>
            <w:vAlign w:val="center"/>
          </w:tcPr>
          <w:p w14:paraId="2E659091" w14:textId="77777777" w:rsidR="00947C5A" w:rsidRDefault="00947C5A" w:rsidP="00947C5A">
            <w:pPr>
              <w:rPr>
                <w:kern w:val="0"/>
                <w:sz w:val="20"/>
                <w:szCs w:val="20"/>
              </w:rPr>
            </w:pPr>
          </w:p>
        </w:tc>
        <w:tc>
          <w:tcPr>
            <w:tcW w:w="117" w:type="pct"/>
            <w:tcBorders>
              <w:top w:val="nil"/>
              <w:left w:val="nil"/>
              <w:bottom w:val="nil"/>
              <w:right w:val="nil"/>
            </w:tcBorders>
            <w:noWrap/>
            <w:vAlign w:val="bottom"/>
          </w:tcPr>
          <w:p w14:paraId="0967DAA1" w14:textId="77777777" w:rsidR="00947C5A" w:rsidRPr="00C53D85" w:rsidRDefault="00947C5A" w:rsidP="00947C5A">
            <w:pPr>
              <w:rPr>
                <w:kern w:val="0"/>
                <w:sz w:val="20"/>
                <w:szCs w:val="20"/>
              </w:rPr>
            </w:pPr>
          </w:p>
        </w:tc>
        <w:tc>
          <w:tcPr>
            <w:tcW w:w="134" w:type="pct"/>
            <w:tcBorders>
              <w:top w:val="single" w:sz="4" w:space="0" w:color="auto"/>
              <w:left w:val="nil"/>
              <w:right w:val="nil"/>
            </w:tcBorders>
            <w:noWrap/>
            <w:vAlign w:val="center"/>
          </w:tcPr>
          <w:p w14:paraId="703AFEB2" w14:textId="77777777" w:rsidR="00947C5A" w:rsidRDefault="00947C5A" w:rsidP="00947C5A">
            <w:pPr>
              <w:rPr>
                <w:kern w:val="0"/>
                <w:sz w:val="20"/>
                <w:szCs w:val="20"/>
              </w:rPr>
            </w:pPr>
          </w:p>
        </w:tc>
        <w:tc>
          <w:tcPr>
            <w:tcW w:w="450" w:type="pct"/>
            <w:tcBorders>
              <w:top w:val="single" w:sz="4" w:space="0" w:color="auto"/>
              <w:left w:val="nil"/>
              <w:right w:val="nil"/>
            </w:tcBorders>
            <w:noWrap/>
            <w:vAlign w:val="center"/>
          </w:tcPr>
          <w:p w14:paraId="2249D2F3" w14:textId="77777777" w:rsidR="00947C5A" w:rsidRPr="00C53D85" w:rsidRDefault="00947C5A" w:rsidP="00947C5A">
            <w:pPr>
              <w:jc w:val="right"/>
              <w:rPr>
                <w:kern w:val="0"/>
                <w:sz w:val="20"/>
                <w:szCs w:val="20"/>
              </w:rPr>
            </w:pPr>
          </w:p>
        </w:tc>
        <w:tc>
          <w:tcPr>
            <w:tcW w:w="115" w:type="pct"/>
            <w:tcBorders>
              <w:top w:val="nil"/>
              <w:left w:val="nil"/>
              <w:right w:val="nil"/>
            </w:tcBorders>
            <w:noWrap/>
            <w:vAlign w:val="bottom"/>
          </w:tcPr>
          <w:p w14:paraId="052E777E" w14:textId="77777777" w:rsidR="00947C5A" w:rsidRPr="00C53D85" w:rsidRDefault="00947C5A" w:rsidP="00947C5A">
            <w:pPr>
              <w:jc w:val="right"/>
              <w:rPr>
                <w:kern w:val="0"/>
                <w:sz w:val="20"/>
                <w:szCs w:val="20"/>
              </w:rPr>
            </w:pPr>
          </w:p>
        </w:tc>
        <w:tc>
          <w:tcPr>
            <w:tcW w:w="170" w:type="pct"/>
            <w:tcBorders>
              <w:top w:val="single" w:sz="4" w:space="0" w:color="auto"/>
              <w:left w:val="nil"/>
              <w:right w:val="nil"/>
            </w:tcBorders>
            <w:noWrap/>
            <w:vAlign w:val="center"/>
          </w:tcPr>
          <w:p w14:paraId="62AACDA0" w14:textId="77777777" w:rsidR="00947C5A" w:rsidRDefault="00947C5A" w:rsidP="00947C5A">
            <w:pPr>
              <w:rPr>
                <w:kern w:val="0"/>
                <w:sz w:val="20"/>
                <w:szCs w:val="20"/>
              </w:rPr>
            </w:pPr>
          </w:p>
        </w:tc>
        <w:tc>
          <w:tcPr>
            <w:tcW w:w="824" w:type="pct"/>
            <w:tcBorders>
              <w:top w:val="single" w:sz="4" w:space="0" w:color="auto"/>
              <w:left w:val="nil"/>
              <w:right w:val="nil"/>
            </w:tcBorders>
            <w:noWrap/>
            <w:vAlign w:val="center"/>
          </w:tcPr>
          <w:p w14:paraId="4D9F5D73" w14:textId="77777777" w:rsidR="00947C5A" w:rsidRPr="00C53D85" w:rsidRDefault="00947C5A" w:rsidP="00947C5A">
            <w:pPr>
              <w:jc w:val="right"/>
              <w:rPr>
                <w:kern w:val="0"/>
                <w:sz w:val="20"/>
                <w:szCs w:val="20"/>
              </w:rPr>
            </w:pPr>
          </w:p>
        </w:tc>
        <w:tc>
          <w:tcPr>
            <w:tcW w:w="115" w:type="pct"/>
            <w:tcBorders>
              <w:top w:val="nil"/>
              <w:left w:val="nil"/>
              <w:right w:val="nil"/>
            </w:tcBorders>
            <w:noWrap/>
            <w:vAlign w:val="bottom"/>
          </w:tcPr>
          <w:p w14:paraId="75D0D4F3" w14:textId="77777777" w:rsidR="00947C5A" w:rsidRPr="00C53D85" w:rsidRDefault="00947C5A" w:rsidP="00947C5A">
            <w:pPr>
              <w:jc w:val="right"/>
              <w:rPr>
                <w:kern w:val="0"/>
                <w:sz w:val="20"/>
                <w:szCs w:val="20"/>
              </w:rPr>
            </w:pPr>
          </w:p>
        </w:tc>
        <w:tc>
          <w:tcPr>
            <w:tcW w:w="626" w:type="pct"/>
            <w:tcBorders>
              <w:top w:val="single" w:sz="4" w:space="0" w:color="auto"/>
            </w:tcBorders>
            <w:vAlign w:val="center"/>
          </w:tcPr>
          <w:p w14:paraId="588A381B" w14:textId="77777777" w:rsidR="00947C5A" w:rsidRDefault="00947C5A" w:rsidP="006C2384">
            <w:pPr>
              <w:jc w:val="right"/>
              <w:rPr>
                <w:kern w:val="0"/>
                <w:sz w:val="20"/>
                <w:szCs w:val="20"/>
              </w:rPr>
            </w:pPr>
          </w:p>
        </w:tc>
        <w:tc>
          <w:tcPr>
            <w:tcW w:w="106" w:type="pct"/>
          </w:tcPr>
          <w:p w14:paraId="53885E1B" w14:textId="77777777" w:rsidR="00947C5A" w:rsidRDefault="00947C5A" w:rsidP="00947C5A">
            <w:pPr>
              <w:rPr>
                <w:kern w:val="0"/>
                <w:sz w:val="20"/>
                <w:szCs w:val="20"/>
              </w:rPr>
            </w:pPr>
          </w:p>
        </w:tc>
        <w:tc>
          <w:tcPr>
            <w:tcW w:w="135" w:type="pct"/>
            <w:tcBorders>
              <w:top w:val="single" w:sz="4" w:space="0" w:color="auto"/>
              <w:left w:val="nil"/>
              <w:right w:val="nil"/>
            </w:tcBorders>
            <w:noWrap/>
            <w:vAlign w:val="center"/>
          </w:tcPr>
          <w:p w14:paraId="678655C0" w14:textId="755EDE70" w:rsidR="00947C5A" w:rsidRDefault="00947C5A" w:rsidP="00947C5A">
            <w:pPr>
              <w:rPr>
                <w:kern w:val="0"/>
                <w:sz w:val="20"/>
                <w:szCs w:val="20"/>
              </w:rPr>
            </w:pPr>
          </w:p>
        </w:tc>
        <w:tc>
          <w:tcPr>
            <w:tcW w:w="470" w:type="pct"/>
            <w:tcBorders>
              <w:top w:val="single" w:sz="4" w:space="0" w:color="auto"/>
              <w:left w:val="nil"/>
              <w:right w:val="nil"/>
            </w:tcBorders>
            <w:noWrap/>
            <w:vAlign w:val="center"/>
          </w:tcPr>
          <w:p w14:paraId="2794A11C" w14:textId="77777777" w:rsidR="00947C5A" w:rsidRPr="00C53D85" w:rsidRDefault="00947C5A" w:rsidP="00947C5A">
            <w:pPr>
              <w:jc w:val="right"/>
              <w:rPr>
                <w:kern w:val="0"/>
                <w:sz w:val="20"/>
                <w:szCs w:val="20"/>
              </w:rPr>
            </w:pPr>
          </w:p>
        </w:tc>
        <w:tc>
          <w:tcPr>
            <w:tcW w:w="106" w:type="pct"/>
            <w:tcBorders>
              <w:left w:val="nil"/>
              <w:right w:val="nil"/>
            </w:tcBorders>
          </w:tcPr>
          <w:p w14:paraId="3623423E" w14:textId="77777777" w:rsidR="00947C5A" w:rsidRPr="00C53D85" w:rsidRDefault="00947C5A" w:rsidP="00947C5A">
            <w:pPr>
              <w:jc w:val="right"/>
              <w:rPr>
                <w:kern w:val="0"/>
                <w:sz w:val="20"/>
                <w:szCs w:val="20"/>
              </w:rPr>
            </w:pPr>
          </w:p>
        </w:tc>
        <w:tc>
          <w:tcPr>
            <w:tcW w:w="823" w:type="pct"/>
            <w:tcBorders>
              <w:left w:val="nil"/>
              <w:right w:val="nil"/>
            </w:tcBorders>
            <w:vAlign w:val="center"/>
          </w:tcPr>
          <w:p w14:paraId="4D7C325C" w14:textId="77777777" w:rsidR="00947C5A" w:rsidRPr="00C53D85" w:rsidRDefault="00947C5A" w:rsidP="00947C5A">
            <w:pPr>
              <w:jc w:val="right"/>
              <w:rPr>
                <w:kern w:val="0"/>
                <w:sz w:val="20"/>
                <w:szCs w:val="20"/>
              </w:rPr>
            </w:pPr>
          </w:p>
        </w:tc>
      </w:tr>
      <w:tr w:rsidR="008B2414" w:rsidRPr="00C53D85" w14:paraId="49282A6C" w14:textId="636A62F4" w:rsidTr="008B2414">
        <w:trPr>
          <w:trHeight w:val="255"/>
          <w:jc w:val="center"/>
        </w:trPr>
        <w:tc>
          <w:tcPr>
            <w:tcW w:w="808" w:type="pct"/>
            <w:tcBorders>
              <w:top w:val="nil"/>
              <w:left w:val="nil"/>
              <w:bottom w:val="nil"/>
              <w:right w:val="nil"/>
            </w:tcBorders>
            <w:vAlign w:val="center"/>
          </w:tcPr>
          <w:p w14:paraId="425049C1" w14:textId="0FAD2EA5" w:rsidR="00947C5A" w:rsidRDefault="00947C5A" w:rsidP="00947C5A">
            <w:pPr>
              <w:rPr>
                <w:kern w:val="0"/>
                <w:sz w:val="20"/>
                <w:szCs w:val="20"/>
              </w:rPr>
            </w:pPr>
            <w:r>
              <w:rPr>
                <w:kern w:val="0"/>
                <w:sz w:val="20"/>
                <w:szCs w:val="20"/>
              </w:rPr>
              <w:t>Intangible liabilities</w:t>
            </w:r>
          </w:p>
        </w:tc>
        <w:tc>
          <w:tcPr>
            <w:tcW w:w="117" w:type="pct"/>
            <w:tcBorders>
              <w:top w:val="nil"/>
              <w:left w:val="nil"/>
              <w:bottom w:val="nil"/>
              <w:right w:val="nil"/>
            </w:tcBorders>
            <w:noWrap/>
            <w:vAlign w:val="bottom"/>
          </w:tcPr>
          <w:p w14:paraId="1D2A566C" w14:textId="77777777" w:rsidR="00947C5A" w:rsidRPr="00C53D85" w:rsidRDefault="00947C5A" w:rsidP="00947C5A">
            <w:pPr>
              <w:rPr>
                <w:kern w:val="0"/>
                <w:sz w:val="20"/>
                <w:szCs w:val="20"/>
              </w:rPr>
            </w:pPr>
          </w:p>
        </w:tc>
        <w:tc>
          <w:tcPr>
            <w:tcW w:w="134" w:type="pct"/>
            <w:tcBorders>
              <w:left w:val="nil"/>
              <w:right w:val="nil"/>
            </w:tcBorders>
            <w:noWrap/>
            <w:vAlign w:val="center"/>
          </w:tcPr>
          <w:p w14:paraId="7C422786" w14:textId="77777777" w:rsidR="00947C5A" w:rsidRDefault="00947C5A" w:rsidP="00947C5A">
            <w:pPr>
              <w:rPr>
                <w:kern w:val="0"/>
                <w:sz w:val="20"/>
                <w:szCs w:val="20"/>
              </w:rPr>
            </w:pPr>
          </w:p>
        </w:tc>
        <w:tc>
          <w:tcPr>
            <w:tcW w:w="450" w:type="pct"/>
            <w:tcBorders>
              <w:left w:val="nil"/>
              <w:right w:val="nil"/>
            </w:tcBorders>
            <w:noWrap/>
            <w:vAlign w:val="center"/>
          </w:tcPr>
          <w:p w14:paraId="10F34C06" w14:textId="77777777" w:rsidR="00947C5A" w:rsidRPr="00C53D85" w:rsidRDefault="00947C5A" w:rsidP="00947C5A">
            <w:pPr>
              <w:jc w:val="right"/>
              <w:rPr>
                <w:kern w:val="0"/>
                <w:sz w:val="20"/>
                <w:szCs w:val="20"/>
              </w:rPr>
            </w:pPr>
          </w:p>
        </w:tc>
        <w:tc>
          <w:tcPr>
            <w:tcW w:w="115" w:type="pct"/>
            <w:tcBorders>
              <w:left w:val="nil"/>
              <w:right w:val="nil"/>
            </w:tcBorders>
            <w:noWrap/>
            <w:vAlign w:val="bottom"/>
          </w:tcPr>
          <w:p w14:paraId="60B83DE5" w14:textId="77777777" w:rsidR="00947C5A" w:rsidRPr="00C53D85" w:rsidRDefault="00947C5A" w:rsidP="00947C5A">
            <w:pPr>
              <w:jc w:val="right"/>
              <w:rPr>
                <w:kern w:val="0"/>
                <w:sz w:val="20"/>
                <w:szCs w:val="20"/>
              </w:rPr>
            </w:pPr>
          </w:p>
        </w:tc>
        <w:tc>
          <w:tcPr>
            <w:tcW w:w="170" w:type="pct"/>
            <w:tcBorders>
              <w:left w:val="nil"/>
              <w:right w:val="nil"/>
            </w:tcBorders>
            <w:noWrap/>
            <w:vAlign w:val="center"/>
          </w:tcPr>
          <w:p w14:paraId="172B717B" w14:textId="77777777" w:rsidR="00947C5A" w:rsidRDefault="00947C5A" w:rsidP="00947C5A">
            <w:pPr>
              <w:rPr>
                <w:kern w:val="0"/>
                <w:sz w:val="20"/>
                <w:szCs w:val="20"/>
              </w:rPr>
            </w:pPr>
          </w:p>
        </w:tc>
        <w:tc>
          <w:tcPr>
            <w:tcW w:w="824" w:type="pct"/>
            <w:tcBorders>
              <w:left w:val="nil"/>
              <w:right w:val="nil"/>
            </w:tcBorders>
            <w:noWrap/>
            <w:vAlign w:val="center"/>
          </w:tcPr>
          <w:p w14:paraId="78AD35C0" w14:textId="77777777" w:rsidR="00947C5A" w:rsidRPr="00C53D85" w:rsidRDefault="00947C5A" w:rsidP="00947C5A">
            <w:pPr>
              <w:jc w:val="right"/>
              <w:rPr>
                <w:kern w:val="0"/>
                <w:sz w:val="20"/>
                <w:szCs w:val="20"/>
              </w:rPr>
            </w:pPr>
          </w:p>
        </w:tc>
        <w:tc>
          <w:tcPr>
            <w:tcW w:w="115" w:type="pct"/>
            <w:tcBorders>
              <w:left w:val="nil"/>
              <w:right w:val="nil"/>
            </w:tcBorders>
            <w:noWrap/>
            <w:vAlign w:val="bottom"/>
          </w:tcPr>
          <w:p w14:paraId="27F3FE30" w14:textId="77777777" w:rsidR="00947C5A" w:rsidRPr="00C53D85" w:rsidRDefault="00947C5A" w:rsidP="00947C5A">
            <w:pPr>
              <w:jc w:val="right"/>
              <w:rPr>
                <w:kern w:val="0"/>
                <w:sz w:val="20"/>
                <w:szCs w:val="20"/>
              </w:rPr>
            </w:pPr>
          </w:p>
        </w:tc>
        <w:tc>
          <w:tcPr>
            <w:tcW w:w="626" w:type="pct"/>
            <w:vAlign w:val="center"/>
          </w:tcPr>
          <w:p w14:paraId="603ECC78" w14:textId="77777777" w:rsidR="00947C5A" w:rsidRDefault="00947C5A" w:rsidP="006C2384">
            <w:pPr>
              <w:jc w:val="right"/>
              <w:rPr>
                <w:kern w:val="0"/>
                <w:sz w:val="20"/>
                <w:szCs w:val="20"/>
              </w:rPr>
            </w:pPr>
          </w:p>
        </w:tc>
        <w:tc>
          <w:tcPr>
            <w:tcW w:w="106" w:type="pct"/>
          </w:tcPr>
          <w:p w14:paraId="1C647064" w14:textId="77777777" w:rsidR="00947C5A" w:rsidRDefault="00947C5A" w:rsidP="00947C5A">
            <w:pPr>
              <w:rPr>
                <w:kern w:val="0"/>
                <w:sz w:val="20"/>
                <w:szCs w:val="20"/>
              </w:rPr>
            </w:pPr>
          </w:p>
        </w:tc>
        <w:tc>
          <w:tcPr>
            <w:tcW w:w="135" w:type="pct"/>
            <w:tcBorders>
              <w:left w:val="nil"/>
              <w:right w:val="nil"/>
            </w:tcBorders>
            <w:noWrap/>
            <w:vAlign w:val="center"/>
          </w:tcPr>
          <w:p w14:paraId="566B3F98" w14:textId="2FE5C287" w:rsidR="00947C5A" w:rsidRDefault="00947C5A" w:rsidP="00947C5A">
            <w:pPr>
              <w:rPr>
                <w:kern w:val="0"/>
                <w:sz w:val="20"/>
                <w:szCs w:val="20"/>
              </w:rPr>
            </w:pPr>
          </w:p>
        </w:tc>
        <w:tc>
          <w:tcPr>
            <w:tcW w:w="470" w:type="pct"/>
            <w:tcBorders>
              <w:left w:val="nil"/>
              <w:right w:val="nil"/>
            </w:tcBorders>
            <w:noWrap/>
            <w:vAlign w:val="center"/>
          </w:tcPr>
          <w:p w14:paraId="6B7380FC" w14:textId="77777777" w:rsidR="00947C5A" w:rsidRPr="00C53D85" w:rsidRDefault="00947C5A" w:rsidP="00947C5A">
            <w:pPr>
              <w:jc w:val="right"/>
              <w:rPr>
                <w:kern w:val="0"/>
                <w:sz w:val="20"/>
                <w:szCs w:val="20"/>
              </w:rPr>
            </w:pPr>
          </w:p>
        </w:tc>
        <w:tc>
          <w:tcPr>
            <w:tcW w:w="106" w:type="pct"/>
            <w:tcBorders>
              <w:left w:val="nil"/>
              <w:right w:val="nil"/>
            </w:tcBorders>
          </w:tcPr>
          <w:p w14:paraId="2CC82ABE" w14:textId="77777777" w:rsidR="00947C5A" w:rsidRPr="00C53D85" w:rsidRDefault="00947C5A" w:rsidP="00947C5A">
            <w:pPr>
              <w:jc w:val="right"/>
              <w:rPr>
                <w:kern w:val="0"/>
                <w:sz w:val="20"/>
                <w:szCs w:val="20"/>
              </w:rPr>
            </w:pPr>
          </w:p>
        </w:tc>
        <w:tc>
          <w:tcPr>
            <w:tcW w:w="823" w:type="pct"/>
            <w:tcBorders>
              <w:left w:val="nil"/>
              <w:right w:val="nil"/>
            </w:tcBorders>
            <w:vAlign w:val="center"/>
          </w:tcPr>
          <w:p w14:paraId="03631FAF" w14:textId="77777777" w:rsidR="00947C5A" w:rsidRPr="00C53D85" w:rsidRDefault="00947C5A" w:rsidP="00947C5A">
            <w:pPr>
              <w:jc w:val="right"/>
              <w:rPr>
                <w:kern w:val="0"/>
                <w:sz w:val="20"/>
                <w:szCs w:val="20"/>
              </w:rPr>
            </w:pPr>
          </w:p>
        </w:tc>
      </w:tr>
      <w:tr w:rsidR="008B2414" w:rsidRPr="00C53D85" w14:paraId="27100816" w14:textId="6533239B" w:rsidTr="008B2414">
        <w:trPr>
          <w:trHeight w:val="255"/>
          <w:jc w:val="center"/>
        </w:trPr>
        <w:tc>
          <w:tcPr>
            <w:tcW w:w="808" w:type="pct"/>
            <w:tcBorders>
              <w:top w:val="nil"/>
              <w:left w:val="nil"/>
              <w:bottom w:val="nil"/>
              <w:right w:val="nil"/>
            </w:tcBorders>
            <w:vAlign w:val="center"/>
          </w:tcPr>
          <w:p w14:paraId="604AE237" w14:textId="584FAFB4" w:rsidR="00947C5A" w:rsidRDefault="00947C5A" w:rsidP="00947C5A">
            <w:pPr>
              <w:ind w:left="180" w:hanging="360"/>
              <w:rPr>
                <w:kern w:val="0"/>
                <w:sz w:val="20"/>
                <w:szCs w:val="20"/>
              </w:rPr>
            </w:pPr>
            <w:r>
              <w:rPr>
                <w:kern w:val="0"/>
                <w:sz w:val="20"/>
                <w:szCs w:val="20"/>
              </w:rPr>
              <w:t xml:space="preserve">       Below-market lease   intangibles</w:t>
            </w:r>
          </w:p>
        </w:tc>
        <w:tc>
          <w:tcPr>
            <w:tcW w:w="117" w:type="pct"/>
            <w:tcBorders>
              <w:top w:val="nil"/>
              <w:left w:val="nil"/>
              <w:bottom w:val="nil"/>
              <w:right w:val="nil"/>
            </w:tcBorders>
            <w:noWrap/>
            <w:vAlign w:val="bottom"/>
          </w:tcPr>
          <w:p w14:paraId="33D54873" w14:textId="77777777" w:rsidR="00947C5A" w:rsidRPr="00C53D85" w:rsidRDefault="00947C5A" w:rsidP="00947C5A">
            <w:pPr>
              <w:rPr>
                <w:kern w:val="0"/>
                <w:sz w:val="20"/>
                <w:szCs w:val="20"/>
              </w:rPr>
            </w:pPr>
          </w:p>
        </w:tc>
        <w:tc>
          <w:tcPr>
            <w:tcW w:w="134" w:type="pct"/>
            <w:tcBorders>
              <w:left w:val="nil"/>
              <w:bottom w:val="single" w:sz="8" w:space="0" w:color="auto"/>
              <w:right w:val="nil"/>
            </w:tcBorders>
            <w:noWrap/>
            <w:vAlign w:val="center"/>
          </w:tcPr>
          <w:p w14:paraId="18492FE8" w14:textId="10E3A5B2" w:rsidR="00947C5A" w:rsidRDefault="00947C5A" w:rsidP="00947C5A">
            <w:pPr>
              <w:rPr>
                <w:kern w:val="0"/>
                <w:sz w:val="20"/>
                <w:szCs w:val="20"/>
              </w:rPr>
            </w:pPr>
            <w:r w:rsidRPr="00C53D85">
              <w:rPr>
                <w:kern w:val="0"/>
                <w:sz w:val="20"/>
                <w:szCs w:val="20"/>
              </w:rPr>
              <w:t>$</w:t>
            </w:r>
          </w:p>
        </w:tc>
        <w:tc>
          <w:tcPr>
            <w:tcW w:w="450" w:type="pct"/>
            <w:tcBorders>
              <w:left w:val="nil"/>
              <w:bottom w:val="single" w:sz="8" w:space="0" w:color="auto"/>
              <w:right w:val="nil"/>
            </w:tcBorders>
            <w:noWrap/>
            <w:vAlign w:val="center"/>
          </w:tcPr>
          <w:p w14:paraId="4ABF9FBD" w14:textId="26C8961B" w:rsidR="00947C5A" w:rsidRPr="00C53D85" w:rsidRDefault="00947C5A" w:rsidP="00947C5A">
            <w:pPr>
              <w:jc w:val="right"/>
              <w:rPr>
                <w:kern w:val="0"/>
                <w:sz w:val="20"/>
                <w:szCs w:val="20"/>
              </w:rPr>
            </w:pPr>
            <w:r>
              <w:rPr>
                <w:kern w:val="0"/>
                <w:sz w:val="20"/>
                <w:szCs w:val="20"/>
              </w:rPr>
              <w:t>(2,280)</w:t>
            </w:r>
            <w:r w:rsidRPr="00C53D85">
              <w:rPr>
                <w:kern w:val="0"/>
                <w:sz w:val="20"/>
                <w:szCs w:val="20"/>
              </w:rPr>
              <w:t xml:space="preserve">       </w:t>
            </w:r>
          </w:p>
        </w:tc>
        <w:tc>
          <w:tcPr>
            <w:tcW w:w="115" w:type="pct"/>
            <w:tcBorders>
              <w:left w:val="nil"/>
              <w:right w:val="nil"/>
            </w:tcBorders>
            <w:noWrap/>
            <w:vAlign w:val="bottom"/>
          </w:tcPr>
          <w:p w14:paraId="345FE1F0" w14:textId="77777777" w:rsidR="00947C5A" w:rsidRPr="00C53D85" w:rsidRDefault="00947C5A" w:rsidP="00947C5A">
            <w:pPr>
              <w:jc w:val="right"/>
              <w:rPr>
                <w:kern w:val="0"/>
                <w:sz w:val="20"/>
                <w:szCs w:val="20"/>
              </w:rPr>
            </w:pPr>
          </w:p>
        </w:tc>
        <w:tc>
          <w:tcPr>
            <w:tcW w:w="170" w:type="pct"/>
            <w:tcBorders>
              <w:left w:val="nil"/>
              <w:bottom w:val="single" w:sz="8" w:space="0" w:color="auto"/>
              <w:right w:val="nil"/>
            </w:tcBorders>
            <w:noWrap/>
            <w:vAlign w:val="center"/>
          </w:tcPr>
          <w:p w14:paraId="5D6B8A94" w14:textId="41022EAC" w:rsidR="00947C5A" w:rsidRDefault="00947C5A" w:rsidP="00947C5A">
            <w:pPr>
              <w:rPr>
                <w:kern w:val="0"/>
                <w:sz w:val="20"/>
                <w:szCs w:val="20"/>
              </w:rPr>
            </w:pPr>
            <w:r w:rsidRPr="00C53D85">
              <w:rPr>
                <w:kern w:val="0"/>
                <w:sz w:val="20"/>
                <w:szCs w:val="20"/>
              </w:rPr>
              <w:t>$</w:t>
            </w:r>
          </w:p>
        </w:tc>
        <w:tc>
          <w:tcPr>
            <w:tcW w:w="824" w:type="pct"/>
            <w:tcBorders>
              <w:left w:val="nil"/>
              <w:bottom w:val="single" w:sz="8" w:space="0" w:color="auto"/>
              <w:right w:val="nil"/>
            </w:tcBorders>
            <w:noWrap/>
            <w:vAlign w:val="center"/>
          </w:tcPr>
          <w:p w14:paraId="01B03A2B" w14:textId="306FA971" w:rsidR="00947C5A" w:rsidRPr="00C53D85" w:rsidRDefault="00947C5A" w:rsidP="00947C5A">
            <w:pPr>
              <w:jc w:val="right"/>
              <w:rPr>
                <w:kern w:val="0"/>
                <w:sz w:val="20"/>
                <w:szCs w:val="20"/>
              </w:rPr>
            </w:pPr>
            <w:r w:rsidRPr="00C53D85">
              <w:rPr>
                <w:kern w:val="0"/>
                <w:sz w:val="20"/>
                <w:szCs w:val="20"/>
              </w:rPr>
              <w:t xml:space="preserve">     </w:t>
            </w:r>
            <w:r>
              <w:rPr>
                <w:kern w:val="0"/>
                <w:sz w:val="20"/>
                <w:szCs w:val="20"/>
              </w:rPr>
              <w:t>975</w:t>
            </w:r>
          </w:p>
        </w:tc>
        <w:tc>
          <w:tcPr>
            <w:tcW w:w="115" w:type="pct"/>
            <w:tcBorders>
              <w:left w:val="nil"/>
              <w:right w:val="nil"/>
            </w:tcBorders>
            <w:noWrap/>
            <w:vAlign w:val="bottom"/>
          </w:tcPr>
          <w:p w14:paraId="60B43466" w14:textId="77777777" w:rsidR="00947C5A" w:rsidRPr="00C53D85" w:rsidRDefault="00947C5A" w:rsidP="00947C5A">
            <w:pPr>
              <w:jc w:val="right"/>
              <w:rPr>
                <w:kern w:val="0"/>
                <w:sz w:val="20"/>
                <w:szCs w:val="20"/>
              </w:rPr>
            </w:pPr>
          </w:p>
        </w:tc>
        <w:tc>
          <w:tcPr>
            <w:tcW w:w="626" w:type="pct"/>
            <w:tcBorders>
              <w:bottom w:val="single" w:sz="4" w:space="0" w:color="auto"/>
            </w:tcBorders>
            <w:vAlign w:val="center"/>
          </w:tcPr>
          <w:p w14:paraId="23AD6E08" w14:textId="6B239DAC" w:rsidR="00947C5A" w:rsidRPr="00C53D85" w:rsidRDefault="00D302D9" w:rsidP="006C2384">
            <w:pPr>
              <w:jc w:val="right"/>
              <w:rPr>
                <w:kern w:val="0"/>
                <w:sz w:val="20"/>
                <w:szCs w:val="20"/>
              </w:rPr>
            </w:pPr>
            <w:r>
              <w:rPr>
                <w:kern w:val="0"/>
                <w:sz w:val="20"/>
                <w:szCs w:val="20"/>
              </w:rPr>
              <w:t>72</w:t>
            </w:r>
          </w:p>
        </w:tc>
        <w:tc>
          <w:tcPr>
            <w:tcW w:w="106" w:type="pct"/>
          </w:tcPr>
          <w:p w14:paraId="37737C06" w14:textId="77777777" w:rsidR="00947C5A" w:rsidRPr="00C53D85" w:rsidRDefault="00947C5A" w:rsidP="00947C5A">
            <w:pPr>
              <w:rPr>
                <w:kern w:val="0"/>
                <w:sz w:val="20"/>
                <w:szCs w:val="20"/>
              </w:rPr>
            </w:pPr>
          </w:p>
        </w:tc>
        <w:tc>
          <w:tcPr>
            <w:tcW w:w="135" w:type="pct"/>
            <w:tcBorders>
              <w:left w:val="nil"/>
              <w:bottom w:val="single" w:sz="8" w:space="0" w:color="auto"/>
              <w:right w:val="nil"/>
            </w:tcBorders>
            <w:noWrap/>
            <w:vAlign w:val="center"/>
          </w:tcPr>
          <w:p w14:paraId="7C4B1069" w14:textId="11B7137E" w:rsidR="00947C5A" w:rsidRDefault="00947C5A" w:rsidP="00947C5A">
            <w:pPr>
              <w:rPr>
                <w:kern w:val="0"/>
                <w:sz w:val="20"/>
                <w:szCs w:val="20"/>
              </w:rPr>
            </w:pPr>
            <w:r w:rsidRPr="00C53D85">
              <w:rPr>
                <w:kern w:val="0"/>
                <w:sz w:val="20"/>
                <w:szCs w:val="20"/>
              </w:rPr>
              <w:t>$</w:t>
            </w:r>
          </w:p>
        </w:tc>
        <w:tc>
          <w:tcPr>
            <w:tcW w:w="470" w:type="pct"/>
            <w:tcBorders>
              <w:left w:val="nil"/>
              <w:bottom w:val="single" w:sz="8" w:space="0" w:color="auto"/>
              <w:right w:val="nil"/>
            </w:tcBorders>
            <w:noWrap/>
            <w:vAlign w:val="center"/>
          </w:tcPr>
          <w:p w14:paraId="66C17771" w14:textId="220AFC3E" w:rsidR="00947C5A" w:rsidRPr="00C53D85" w:rsidRDefault="00947C5A" w:rsidP="00947C5A">
            <w:pPr>
              <w:jc w:val="right"/>
              <w:rPr>
                <w:kern w:val="0"/>
                <w:sz w:val="20"/>
                <w:szCs w:val="20"/>
              </w:rPr>
            </w:pPr>
            <w:r>
              <w:rPr>
                <w:kern w:val="0"/>
                <w:sz w:val="20"/>
                <w:szCs w:val="20"/>
              </w:rPr>
              <w:t>(1,</w:t>
            </w:r>
            <w:r w:rsidR="00A85FED">
              <w:rPr>
                <w:kern w:val="0"/>
                <w:sz w:val="20"/>
                <w:szCs w:val="20"/>
              </w:rPr>
              <w:t>233</w:t>
            </w:r>
            <w:r>
              <w:rPr>
                <w:kern w:val="0"/>
                <w:sz w:val="20"/>
                <w:szCs w:val="20"/>
              </w:rPr>
              <w:t>)</w:t>
            </w:r>
            <w:r w:rsidRPr="00C53D85">
              <w:rPr>
                <w:kern w:val="0"/>
                <w:sz w:val="20"/>
                <w:szCs w:val="20"/>
              </w:rPr>
              <w:t xml:space="preserve"> </w:t>
            </w:r>
          </w:p>
        </w:tc>
        <w:tc>
          <w:tcPr>
            <w:tcW w:w="106" w:type="pct"/>
            <w:tcBorders>
              <w:left w:val="nil"/>
              <w:right w:val="nil"/>
            </w:tcBorders>
          </w:tcPr>
          <w:p w14:paraId="4B27223B" w14:textId="77777777" w:rsidR="00947C5A" w:rsidRDefault="00947C5A" w:rsidP="00947C5A">
            <w:pPr>
              <w:jc w:val="right"/>
              <w:rPr>
                <w:kern w:val="0"/>
                <w:sz w:val="20"/>
                <w:szCs w:val="20"/>
              </w:rPr>
            </w:pPr>
          </w:p>
        </w:tc>
        <w:tc>
          <w:tcPr>
            <w:tcW w:w="823" w:type="pct"/>
            <w:tcBorders>
              <w:left w:val="nil"/>
              <w:right w:val="nil"/>
            </w:tcBorders>
            <w:vAlign w:val="center"/>
          </w:tcPr>
          <w:p w14:paraId="75E9D70F" w14:textId="1726B92C" w:rsidR="00947C5A" w:rsidRDefault="00947C5A" w:rsidP="00947C5A">
            <w:pPr>
              <w:jc w:val="right"/>
              <w:rPr>
                <w:kern w:val="0"/>
                <w:sz w:val="20"/>
                <w:szCs w:val="20"/>
              </w:rPr>
            </w:pPr>
            <w:r>
              <w:rPr>
                <w:kern w:val="0"/>
                <w:sz w:val="20"/>
                <w:szCs w:val="20"/>
              </w:rPr>
              <w:t>14.1</w:t>
            </w:r>
          </w:p>
        </w:tc>
      </w:tr>
      <w:tr w:rsidR="008B2414" w:rsidRPr="00C53D85" w14:paraId="59CCB19E" w14:textId="0F2E9375" w:rsidTr="008B2414">
        <w:trPr>
          <w:trHeight w:val="255"/>
          <w:jc w:val="center"/>
        </w:trPr>
        <w:tc>
          <w:tcPr>
            <w:tcW w:w="808" w:type="pct"/>
            <w:tcBorders>
              <w:top w:val="nil"/>
              <w:left w:val="nil"/>
              <w:bottom w:val="nil"/>
              <w:right w:val="nil"/>
            </w:tcBorders>
            <w:vAlign w:val="center"/>
          </w:tcPr>
          <w:p w14:paraId="07DAB24B" w14:textId="48849198" w:rsidR="00947C5A" w:rsidRDefault="00947C5A" w:rsidP="00947C5A">
            <w:pPr>
              <w:rPr>
                <w:kern w:val="0"/>
                <w:sz w:val="20"/>
                <w:szCs w:val="20"/>
              </w:rPr>
            </w:pPr>
            <w:r>
              <w:rPr>
                <w:kern w:val="0"/>
                <w:sz w:val="20"/>
                <w:szCs w:val="20"/>
              </w:rPr>
              <w:t>Total intangible liabilities</w:t>
            </w:r>
          </w:p>
        </w:tc>
        <w:tc>
          <w:tcPr>
            <w:tcW w:w="117" w:type="pct"/>
            <w:tcBorders>
              <w:top w:val="nil"/>
              <w:left w:val="nil"/>
              <w:bottom w:val="nil"/>
              <w:right w:val="nil"/>
            </w:tcBorders>
            <w:noWrap/>
            <w:vAlign w:val="bottom"/>
          </w:tcPr>
          <w:p w14:paraId="6BF6A74F" w14:textId="77777777" w:rsidR="00947C5A" w:rsidRPr="00C53D85" w:rsidRDefault="00947C5A" w:rsidP="00947C5A">
            <w:pPr>
              <w:rPr>
                <w:kern w:val="0"/>
                <w:sz w:val="20"/>
                <w:szCs w:val="20"/>
              </w:rPr>
            </w:pPr>
          </w:p>
        </w:tc>
        <w:tc>
          <w:tcPr>
            <w:tcW w:w="134" w:type="pct"/>
            <w:tcBorders>
              <w:top w:val="single" w:sz="8" w:space="0" w:color="auto"/>
              <w:left w:val="nil"/>
              <w:bottom w:val="single" w:sz="4" w:space="0" w:color="auto"/>
              <w:right w:val="nil"/>
            </w:tcBorders>
            <w:noWrap/>
            <w:vAlign w:val="center"/>
          </w:tcPr>
          <w:p w14:paraId="707D6726" w14:textId="16C33F18" w:rsidR="00947C5A" w:rsidRDefault="00947C5A" w:rsidP="00947C5A">
            <w:pPr>
              <w:rPr>
                <w:kern w:val="0"/>
                <w:sz w:val="20"/>
                <w:szCs w:val="20"/>
              </w:rPr>
            </w:pPr>
          </w:p>
        </w:tc>
        <w:tc>
          <w:tcPr>
            <w:tcW w:w="450" w:type="pct"/>
            <w:tcBorders>
              <w:top w:val="single" w:sz="8" w:space="0" w:color="auto"/>
              <w:left w:val="nil"/>
              <w:bottom w:val="single" w:sz="4" w:space="0" w:color="auto"/>
              <w:right w:val="nil"/>
            </w:tcBorders>
            <w:noWrap/>
            <w:vAlign w:val="center"/>
          </w:tcPr>
          <w:p w14:paraId="15EB1AE9" w14:textId="1A7B89B4" w:rsidR="00947C5A" w:rsidRPr="00C53D85" w:rsidRDefault="00947C5A" w:rsidP="00947C5A">
            <w:pPr>
              <w:jc w:val="right"/>
              <w:rPr>
                <w:kern w:val="0"/>
                <w:sz w:val="20"/>
                <w:szCs w:val="20"/>
              </w:rPr>
            </w:pPr>
            <w:r w:rsidRPr="00C53D85">
              <w:rPr>
                <w:kern w:val="0"/>
                <w:sz w:val="20"/>
                <w:szCs w:val="20"/>
              </w:rPr>
              <w:t xml:space="preserve">   </w:t>
            </w:r>
            <w:r>
              <w:rPr>
                <w:kern w:val="0"/>
                <w:sz w:val="20"/>
                <w:szCs w:val="20"/>
              </w:rPr>
              <w:t>(2,280)</w:t>
            </w:r>
          </w:p>
        </w:tc>
        <w:tc>
          <w:tcPr>
            <w:tcW w:w="115" w:type="pct"/>
            <w:tcBorders>
              <w:left w:val="nil"/>
              <w:right w:val="nil"/>
            </w:tcBorders>
            <w:noWrap/>
            <w:vAlign w:val="bottom"/>
          </w:tcPr>
          <w:p w14:paraId="77742B17" w14:textId="77777777" w:rsidR="00947C5A" w:rsidRPr="00C53D85" w:rsidRDefault="00947C5A" w:rsidP="00947C5A">
            <w:pPr>
              <w:jc w:val="right"/>
              <w:rPr>
                <w:kern w:val="0"/>
                <w:sz w:val="20"/>
                <w:szCs w:val="20"/>
              </w:rPr>
            </w:pPr>
          </w:p>
        </w:tc>
        <w:tc>
          <w:tcPr>
            <w:tcW w:w="170" w:type="pct"/>
            <w:tcBorders>
              <w:top w:val="single" w:sz="8" w:space="0" w:color="auto"/>
              <w:left w:val="nil"/>
              <w:bottom w:val="single" w:sz="4" w:space="0" w:color="auto"/>
              <w:right w:val="nil"/>
            </w:tcBorders>
            <w:noWrap/>
            <w:vAlign w:val="center"/>
          </w:tcPr>
          <w:p w14:paraId="3EA61860" w14:textId="5B582ED2" w:rsidR="00947C5A" w:rsidRDefault="00947C5A" w:rsidP="00947C5A">
            <w:pPr>
              <w:rPr>
                <w:kern w:val="0"/>
                <w:sz w:val="20"/>
                <w:szCs w:val="20"/>
              </w:rPr>
            </w:pPr>
          </w:p>
        </w:tc>
        <w:tc>
          <w:tcPr>
            <w:tcW w:w="824" w:type="pct"/>
            <w:tcBorders>
              <w:top w:val="single" w:sz="8" w:space="0" w:color="auto"/>
              <w:left w:val="nil"/>
              <w:bottom w:val="single" w:sz="4" w:space="0" w:color="auto"/>
              <w:right w:val="nil"/>
            </w:tcBorders>
            <w:noWrap/>
            <w:vAlign w:val="center"/>
          </w:tcPr>
          <w:p w14:paraId="05020102" w14:textId="647AA096" w:rsidR="00947C5A" w:rsidRPr="00C53D85" w:rsidRDefault="00947C5A" w:rsidP="00947C5A">
            <w:pPr>
              <w:jc w:val="right"/>
              <w:rPr>
                <w:kern w:val="0"/>
                <w:sz w:val="20"/>
                <w:szCs w:val="20"/>
              </w:rPr>
            </w:pPr>
            <w:r w:rsidRPr="00C53D85">
              <w:rPr>
                <w:kern w:val="0"/>
                <w:sz w:val="20"/>
                <w:szCs w:val="20"/>
              </w:rPr>
              <w:t xml:space="preserve">     </w:t>
            </w:r>
            <w:r>
              <w:rPr>
                <w:kern w:val="0"/>
                <w:sz w:val="20"/>
                <w:szCs w:val="20"/>
              </w:rPr>
              <w:t>975</w:t>
            </w:r>
          </w:p>
        </w:tc>
        <w:tc>
          <w:tcPr>
            <w:tcW w:w="115" w:type="pct"/>
            <w:tcBorders>
              <w:left w:val="nil"/>
              <w:right w:val="nil"/>
            </w:tcBorders>
            <w:noWrap/>
            <w:vAlign w:val="bottom"/>
          </w:tcPr>
          <w:p w14:paraId="38ED4CF2" w14:textId="77777777" w:rsidR="00947C5A" w:rsidRPr="00C53D85" w:rsidRDefault="00947C5A" w:rsidP="00947C5A">
            <w:pPr>
              <w:jc w:val="right"/>
              <w:rPr>
                <w:kern w:val="0"/>
                <w:sz w:val="20"/>
                <w:szCs w:val="20"/>
              </w:rPr>
            </w:pPr>
          </w:p>
        </w:tc>
        <w:tc>
          <w:tcPr>
            <w:tcW w:w="626" w:type="pct"/>
            <w:tcBorders>
              <w:top w:val="single" w:sz="4" w:space="0" w:color="auto"/>
            </w:tcBorders>
            <w:vAlign w:val="center"/>
          </w:tcPr>
          <w:p w14:paraId="60446834" w14:textId="7D73A166" w:rsidR="00947C5A" w:rsidRDefault="005E49CF" w:rsidP="006C2384">
            <w:pPr>
              <w:jc w:val="right"/>
              <w:rPr>
                <w:kern w:val="0"/>
                <w:sz w:val="20"/>
                <w:szCs w:val="20"/>
              </w:rPr>
            </w:pPr>
            <w:r>
              <w:rPr>
                <w:kern w:val="0"/>
                <w:sz w:val="20"/>
                <w:szCs w:val="20"/>
              </w:rPr>
              <w:t>72</w:t>
            </w:r>
          </w:p>
        </w:tc>
        <w:tc>
          <w:tcPr>
            <w:tcW w:w="106" w:type="pct"/>
          </w:tcPr>
          <w:p w14:paraId="70B7F8D7" w14:textId="77777777" w:rsidR="00947C5A" w:rsidRDefault="00947C5A" w:rsidP="00947C5A">
            <w:pPr>
              <w:rPr>
                <w:kern w:val="0"/>
                <w:sz w:val="20"/>
                <w:szCs w:val="20"/>
              </w:rPr>
            </w:pPr>
          </w:p>
        </w:tc>
        <w:tc>
          <w:tcPr>
            <w:tcW w:w="135" w:type="pct"/>
            <w:tcBorders>
              <w:top w:val="single" w:sz="8" w:space="0" w:color="auto"/>
              <w:left w:val="nil"/>
              <w:bottom w:val="single" w:sz="4" w:space="0" w:color="auto"/>
              <w:right w:val="nil"/>
            </w:tcBorders>
            <w:noWrap/>
            <w:vAlign w:val="center"/>
          </w:tcPr>
          <w:p w14:paraId="02ADA1A1" w14:textId="035BB83F" w:rsidR="00947C5A" w:rsidRDefault="00947C5A" w:rsidP="00947C5A">
            <w:pPr>
              <w:rPr>
                <w:kern w:val="0"/>
                <w:sz w:val="20"/>
                <w:szCs w:val="20"/>
              </w:rPr>
            </w:pPr>
          </w:p>
        </w:tc>
        <w:tc>
          <w:tcPr>
            <w:tcW w:w="470" w:type="pct"/>
            <w:tcBorders>
              <w:top w:val="single" w:sz="8" w:space="0" w:color="auto"/>
              <w:left w:val="nil"/>
              <w:bottom w:val="single" w:sz="4" w:space="0" w:color="auto"/>
              <w:right w:val="nil"/>
            </w:tcBorders>
            <w:noWrap/>
            <w:vAlign w:val="center"/>
          </w:tcPr>
          <w:p w14:paraId="5A1E5C6D" w14:textId="129C3F50" w:rsidR="00947C5A" w:rsidRPr="00C53D85" w:rsidRDefault="00947C5A" w:rsidP="00947C5A">
            <w:pPr>
              <w:jc w:val="right"/>
              <w:rPr>
                <w:kern w:val="0"/>
                <w:sz w:val="20"/>
                <w:szCs w:val="20"/>
              </w:rPr>
            </w:pPr>
            <w:r w:rsidRPr="00C53D85">
              <w:rPr>
                <w:kern w:val="0"/>
                <w:sz w:val="20"/>
                <w:szCs w:val="20"/>
              </w:rPr>
              <w:t xml:space="preserve">  </w:t>
            </w:r>
            <w:r>
              <w:rPr>
                <w:kern w:val="0"/>
                <w:sz w:val="20"/>
                <w:szCs w:val="20"/>
              </w:rPr>
              <w:t>(1,</w:t>
            </w:r>
            <w:r w:rsidR="00A85FED">
              <w:rPr>
                <w:kern w:val="0"/>
                <w:sz w:val="20"/>
                <w:szCs w:val="20"/>
              </w:rPr>
              <w:t>233</w:t>
            </w:r>
            <w:r>
              <w:rPr>
                <w:kern w:val="0"/>
                <w:sz w:val="20"/>
                <w:szCs w:val="20"/>
              </w:rPr>
              <w:t>)</w:t>
            </w:r>
          </w:p>
        </w:tc>
        <w:tc>
          <w:tcPr>
            <w:tcW w:w="106" w:type="pct"/>
            <w:tcBorders>
              <w:left w:val="nil"/>
              <w:right w:val="nil"/>
            </w:tcBorders>
          </w:tcPr>
          <w:p w14:paraId="1503C473" w14:textId="77777777" w:rsidR="00947C5A" w:rsidRPr="00C53D85" w:rsidRDefault="00947C5A" w:rsidP="00947C5A">
            <w:pPr>
              <w:jc w:val="right"/>
              <w:rPr>
                <w:kern w:val="0"/>
                <w:sz w:val="20"/>
                <w:szCs w:val="20"/>
              </w:rPr>
            </w:pPr>
          </w:p>
        </w:tc>
        <w:tc>
          <w:tcPr>
            <w:tcW w:w="823" w:type="pct"/>
            <w:tcBorders>
              <w:left w:val="nil"/>
              <w:right w:val="nil"/>
            </w:tcBorders>
            <w:vAlign w:val="center"/>
          </w:tcPr>
          <w:p w14:paraId="08DBA049" w14:textId="77777777" w:rsidR="00947C5A" w:rsidRPr="00C53D85" w:rsidRDefault="00947C5A" w:rsidP="00947C5A">
            <w:pPr>
              <w:jc w:val="right"/>
              <w:rPr>
                <w:kern w:val="0"/>
                <w:sz w:val="20"/>
                <w:szCs w:val="20"/>
              </w:rPr>
            </w:pPr>
          </w:p>
        </w:tc>
      </w:tr>
      <w:tr w:rsidR="008B2414" w:rsidRPr="00C53D85" w14:paraId="5D95873E" w14:textId="0778D757" w:rsidTr="008B2414">
        <w:trPr>
          <w:trHeight w:val="255"/>
          <w:jc w:val="center"/>
        </w:trPr>
        <w:tc>
          <w:tcPr>
            <w:tcW w:w="808" w:type="pct"/>
            <w:tcBorders>
              <w:top w:val="nil"/>
              <w:left w:val="nil"/>
              <w:bottom w:val="nil"/>
              <w:right w:val="nil"/>
            </w:tcBorders>
            <w:vAlign w:val="center"/>
          </w:tcPr>
          <w:p w14:paraId="6CAB6195" w14:textId="6A9A8A34" w:rsidR="00947C5A" w:rsidRDefault="00947C5A" w:rsidP="00947C5A">
            <w:pPr>
              <w:rPr>
                <w:kern w:val="0"/>
                <w:sz w:val="20"/>
                <w:szCs w:val="20"/>
              </w:rPr>
            </w:pPr>
            <w:r>
              <w:rPr>
                <w:kern w:val="0"/>
                <w:sz w:val="20"/>
                <w:szCs w:val="20"/>
              </w:rPr>
              <w:t>Total intangible assets, net</w:t>
            </w:r>
          </w:p>
        </w:tc>
        <w:tc>
          <w:tcPr>
            <w:tcW w:w="117" w:type="pct"/>
            <w:tcBorders>
              <w:top w:val="nil"/>
              <w:left w:val="nil"/>
              <w:bottom w:val="nil"/>
              <w:right w:val="nil"/>
            </w:tcBorders>
            <w:noWrap/>
            <w:vAlign w:val="bottom"/>
          </w:tcPr>
          <w:p w14:paraId="05CB8D84" w14:textId="77777777" w:rsidR="00947C5A" w:rsidRPr="00C53D85" w:rsidRDefault="00947C5A" w:rsidP="00947C5A">
            <w:pPr>
              <w:rPr>
                <w:kern w:val="0"/>
                <w:sz w:val="20"/>
                <w:szCs w:val="20"/>
              </w:rPr>
            </w:pPr>
          </w:p>
        </w:tc>
        <w:tc>
          <w:tcPr>
            <w:tcW w:w="134" w:type="pct"/>
            <w:tcBorders>
              <w:top w:val="single" w:sz="4" w:space="0" w:color="auto"/>
              <w:left w:val="nil"/>
              <w:bottom w:val="double" w:sz="4" w:space="0" w:color="auto"/>
              <w:right w:val="nil"/>
            </w:tcBorders>
            <w:noWrap/>
            <w:vAlign w:val="center"/>
          </w:tcPr>
          <w:p w14:paraId="6D00A225" w14:textId="58E72CD6" w:rsidR="00947C5A" w:rsidRDefault="00947C5A" w:rsidP="00947C5A">
            <w:pPr>
              <w:rPr>
                <w:kern w:val="0"/>
                <w:sz w:val="20"/>
                <w:szCs w:val="20"/>
              </w:rPr>
            </w:pPr>
            <w:r>
              <w:rPr>
                <w:kern w:val="0"/>
                <w:sz w:val="20"/>
                <w:szCs w:val="20"/>
              </w:rPr>
              <w:t>$</w:t>
            </w:r>
          </w:p>
        </w:tc>
        <w:tc>
          <w:tcPr>
            <w:tcW w:w="450" w:type="pct"/>
            <w:tcBorders>
              <w:top w:val="single" w:sz="4" w:space="0" w:color="auto"/>
              <w:left w:val="nil"/>
              <w:bottom w:val="double" w:sz="4" w:space="0" w:color="auto"/>
              <w:right w:val="nil"/>
            </w:tcBorders>
            <w:noWrap/>
            <w:vAlign w:val="center"/>
          </w:tcPr>
          <w:p w14:paraId="4C595130" w14:textId="5EE5C604" w:rsidR="00947C5A" w:rsidRPr="00C53D85" w:rsidRDefault="00947C5A" w:rsidP="00947C5A">
            <w:pPr>
              <w:jc w:val="right"/>
              <w:rPr>
                <w:kern w:val="0"/>
                <w:sz w:val="20"/>
                <w:szCs w:val="20"/>
              </w:rPr>
            </w:pPr>
            <w:r w:rsidRPr="00C53D85">
              <w:rPr>
                <w:kern w:val="0"/>
                <w:sz w:val="20"/>
                <w:szCs w:val="20"/>
              </w:rPr>
              <w:t xml:space="preserve">   31,55</w:t>
            </w:r>
            <w:r>
              <w:rPr>
                <w:kern w:val="0"/>
                <w:sz w:val="20"/>
                <w:szCs w:val="20"/>
              </w:rPr>
              <w:t>7</w:t>
            </w:r>
            <w:r w:rsidRPr="00C53D85">
              <w:rPr>
                <w:kern w:val="0"/>
                <w:sz w:val="20"/>
                <w:szCs w:val="20"/>
              </w:rPr>
              <w:t xml:space="preserve"> </w:t>
            </w:r>
          </w:p>
        </w:tc>
        <w:tc>
          <w:tcPr>
            <w:tcW w:w="115" w:type="pct"/>
            <w:tcBorders>
              <w:left w:val="nil"/>
              <w:right w:val="nil"/>
            </w:tcBorders>
            <w:noWrap/>
            <w:vAlign w:val="bottom"/>
          </w:tcPr>
          <w:p w14:paraId="198C8012" w14:textId="77777777" w:rsidR="00947C5A" w:rsidRPr="00C53D85" w:rsidRDefault="00947C5A" w:rsidP="00947C5A">
            <w:pPr>
              <w:jc w:val="right"/>
              <w:rPr>
                <w:kern w:val="0"/>
                <w:sz w:val="20"/>
                <w:szCs w:val="20"/>
              </w:rPr>
            </w:pPr>
          </w:p>
        </w:tc>
        <w:tc>
          <w:tcPr>
            <w:tcW w:w="170" w:type="pct"/>
            <w:tcBorders>
              <w:top w:val="single" w:sz="4" w:space="0" w:color="auto"/>
              <w:left w:val="nil"/>
              <w:bottom w:val="double" w:sz="4" w:space="0" w:color="auto"/>
              <w:right w:val="nil"/>
            </w:tcBorders>
            <w:noWrap/>
            <w:vAlign w:val="center"/>
          </w:tcPr>
          <w:p w14:paraId="3E1A0004" w14:textId="76A99EE1" w:rsidR="00947C5A" w:rsidRDefault="00947C5A" w:rsidP="00947C5A">
            <w:pPr>
              <w:rPr>
                <w:kern w:val="0"/>
                <w:sz w:val="20"/>
                <w:szCs w:val="20"/>
              </w:rPr>
            </w:pPr>
            <w:r>
              <w:rPr>
                <w:kern w:val="0"/>
                <w:sz w:val="20"/>
                <w:szCs w:val="20"/>
              </w:rPr>
              <w:t>$</w:t>
            </w:r>
          </w:p>
        </w:tc>
        <w:tc>
          <w:tcPr>
            <w:tcW w:w="824" w:type="pct"/>
            <w:tcBorders>
              <w:top w:val="single" w:sz="4" w:space="0" w:color="auto"/>
              <w:left w:val="nil"/>
              <w:bottom w:val="double" w:sz="4" w:space="0" w:color="auto"/>
              <w:right w:val="nil"/>
            </w:tcBorders>
            <w:noWrap/>
            <w:vAlign w:val="center"/>
          </w:tcPr>
          <w:p w14:paraId="067F6C41" w14:textId="4FD0DBB3" w:rsidR="00947C5A" w:rsidRPr="00C53D85" w:rsidRDefault="00947C5A" w:rsidP="00947C5A">
            <w:pPr>
              <w:jc w:val="right"/>
              <w:rPr>
                <w:kern w:val="0"/>
                <w:sz w:val="20"/>
                <w:szCs w:val="20"/>
              </w:rPr>
            </w:pPr>
            <w:r w:rsidRPr="00C53D85">
              <w:rPr>
                <w:kern w:val="0"/>
                <w:sz w:val="20"/>
                <w:szCs w:val="20"/>
              </w:rPr>
              <w:t xml:space="preserve">     (27,</w:t>
            </w:r>
            <w:r>
              <w:rPr>
                <w:kern w:val="0"/>
                <w:sz w:val="20"/>
                <w:szCs w:val="20"/>
              </w:rPr>
              <w:t>825</w:t>
            </w:r>
            <w:r w:rsidRPr="00C53D85">
              <w:rPr>
                <w:kern w:val="0"/>
                <w:sz w:val="20"/>
                <w:szCs w:val="20"/>
              </w:rPr>
              <w:t>)</w:t>
            </w:r>
          </w:p>
        </w:tc>
        <w:tc>
          <w:tcPr>
            <w:tcW w:w="115" w:type="pct"/>
            <w:tcBorders>
              <w:left w:val="nil"/>
              <w:right w:val="nil"/>
            </w:tcBorders>
            <w:noWrap/>
            <w:vAlign w:val="bottom"/>
          </w:tcPr>
          <w:p w14:paraId="6168A213" w14:textId="77777777" w:rsidR="00947C5A" w:rsidRPr="00C53D85" w:rsidRDefault="00947C5A" w:rsidP="00947C5A">
            <w:pPr>
              <w:jc w:val="right"/>
              <w:rPr>
                <w:kern w:val="0"/>
                <w:sz w:val="20"/>
                <w:szCs w:val="20"/>
              </w:rPr>
            </w:pPr>
          </w:p>
        </w:tc>
        <w:tc>
          <w:tcPr>
            <w:tcW w:w="626" w:type="pct"/>
            <w:tcBorders>
              <w:top w:val="single" w:sz="4" w:space="0" w:color="auto"/>
              <w:bottom w:val="double" w:sz="4" w:space="0" w:color="auto"/>
            </w:tcBorders>
            <w:vAlign w:val="center"/>
          </w:tcPr>
          <w:p w14:paraId="51ADEAAE" w14:textId="036F9EAA" w:rsidR="00947C5A" w:rsidRDefault="006F5D9E" w:rsidP="006C2384">
            <w:pPr>
              <w:jc w:val="right"/>
              <w:rPr>
                <w:kern w:val="0"/>
                <w:sz w:val="20"/>
                <w:szCs w:val="20"/>
              </w:rPr>
            </w:pPr>
            <w:r>
              <w:rPr>
                <w:kern w:val="0"/>
                <w:sz w:val="20"/>
                <w:szCs w:val="20"/>
              </w:rPr>
              <w:t>(208)</w:t>
            </w:r>
          </w:p>
        </w:tc>
        <w:tc>
          <w:tcPr>
            <w:tcW w:w="106" w:type="pct"/>
          </w:tcPr>
          <w:p w14:paraId="100A8293" w14:textId="77777777" w:rsidR="00947C5A" w:rsidRDefault="00947C5A" w:rsidP="00947C5A">
            <w:pPr>
              <w:rPr>
                <w:kern w:val="0"/>
                <w:sz w:val="20"/>
                <w:szCs w:val="20"/>
              </w:rPr>
            </w:pPr>
          </w:p>
        </w:tc>
        <w:tc>
          <w:tcPr>
            <w:tcW w:w="135" w:type="pct"/>
            <w:tcBorders>
              <w:top w:val="single" w:sz="4" w:space="0" w:color="auto"/>
              <w:left w:val="nil"/>
              <w:bottom w:val="double" w:sz="4" w:space="0" w:color="auto"/>
              <w:right w:val="nil"/>
            </w:tcBorders>
            <w:noWrap/>
            <w:vAlign w:val="center"/>
          </w:tcPr>
          <w:p w14:paraId="061E900B" w14:textId="73EE178D" w:rsidR="00947C5A" w:rsidRDefault="00947C5A" w:rsidP="00947C5A">
            <w:pPr>
              <w:rPr>
                <w:kern w:val="0"/>
                <w:sz w:val="20"/>
                <w:szCs w:val="20"/>
              </w:rPr>
            </w:pPr>
            <w:r>
              <w:rPr>
                <w:kern w:val="0"/>
                <w:sz w:val="20"/>
                <w:szCs w:val="20"/>
              </w:rPr>
              <w:t>$</w:t>
            </w:r>
          </w:p>
        </w:tc>
        <w:tc>
          <w:tcPr>
            <w:tcW w:w="470" w:type="pct"/>
            <w:tcBorders>
              <w:top w:val="single" w:sz="4" w:space="0" w:color="auto"/>
              <w:left w:val="nil"/>
              <w:bottom w:val="double" w:sz="4" w:space="0" w:color="auto"/>
              <w:right w:val="nil"/>
            </w:tcBorders>
            <w:noWrap/>
            <w:vAlign w:val="center"/>
          </w:tcPr>
          <w:p w14:paraId="5D88A101" w14:textId="46A1C4A1" w:rsidR="00947C5A" w:rsidRPr="00C53D85" w:rsidRDefault="00A85FED" w:rsidP="00947C5A">
            <w:pPr>
              <w:jc w:val="right"/>
              <w:rPr>
                <w:kern w:val="0"/>
                <w:sz w:val="20"/>
                <w:szCs w:val="20"/>
              </w:rPr>
            </w:pPr>
            <w:r>
              <w:rPr>
                <w:kern w:val="0"/>
                <w:sz w:val="20"/>
                <w:szCs w:val="20"/>
              </w:rPr>
              <w:t>3,524</w:t>
            </w:r>
            <w:r w:rsidR="00947C5A" w:rsidRPr="00C53D85">
              <w:rPr>
                <w:kern w:val="0"/>
                <w:sz w:val="20"/>
                <w:szCs w:val="20"/>
              </w:rPr>
              <w:t xml:space="preserve"> </w:t>
            </w:r>
          </w:p>
        </w:tc>
        <w:tc>
          <w:tcPr>
            <w:tcW w:w="106" w:type="pct"/>
            <w:tcBorders>
              <w:left w:val="nil"/>
              <w:right w:val="nil"/>
            </w:tcBorders>
          </w:tcPr>
          <w:p w14:paraId="173F4EE7" w14:textId="77777777" w:rsidR="00947C5A" w:rsidRPr="00C53D85" w:rsidRDefault="00947C5A" w:rsidP="00947C5A">
            <w:pPr>
              <w:jc w:val="right"/>
              <w:rPr>
                <w:kern w:val="0"/>
                <w:sz w:val="20"/>
                <w:szCs w:val="20"/>
              </w:rPr>
            </w:pPr>
          </w:p>
        </w:tc>
        <w:tc>
          <w:tcPr>
            <w:tcW w:w="823" w:type="pct"/>
            <w:tcBorders>
              <w:left w:val="nil"/>
              <w:right w:val="nil"/>
            </w:tcBorders>
            <w:vAlign w:val="center"/>
          </w:tcPr>
          <w:p w14:paraId="41E9D5D5" w14:textId="77777777" w:rsidR="00947C5A" w:rsidRPr="00C53D85" w:rsidRDefault="00947C5A" w:rsidP="00947C5A">
            <w:pPr>
              <w:jc w:val="right"/>
              <w:rPr>
                <w:kern w:val="0"/>
                <w:sz w:val="20"/>
                <w:szCs w:val="20"/>
              </w:rPr>
            </w:pPr>
          </w:p>
        </w:tc>
      </w:tr>
    </w:tbl>
    <w:p w14:paraId="51159B2A" w14:textId="77777777" w:rsidR="008031A0" w:rsidRDefault="008031A0" w:rsidP="006B26EB">
      <w:pPr>
        <w:keepNext/>
        <w:jc w:val="both"/>
        <w:rPr>
          <w:sz w:val="20"/>
          <w:szCs w:val="20"/>
        </w:rPr>
      </w:pPr>
    </w:p>
    <w:p w14:paraId="5267624A" w14:textId="47011F57" w:rsidR="006B26EB" w:rsidRPr="00C53D85" w:rsidRDefault="008031A0" w:rsidP="006B26EB">
      <w:pPr>
        <w:keepNext/>
        <w:jc w:val="both"/>
        <w:rPr>
          <w:sz w:val="20"/>
          <w:szCs w:val="20"/>
        </w:rPr>
      </w:pPr>
      <w:r>
        <w:rPr>
          <w:sz w:val="20"/>
          <w:szCs w:val="20"/>
        </w:rPr>
        <w:t xml:space="preserve">During the year ended December 31, 2024, the </w:t>
      </w:r>
      <w:r w:rsidRPr="00C53D85">
        <w:rPr>
          <w:sz w:val="20"/>
          <w:szCs w:val="20"/>
        </w:rPr>
        <w:t>Company recognized aggregate amortization expense of approximately $0.</w:t>
      </w:r>
      <w:r w:rsidR="004767A4">
        <w:rPr>
          <w:sz w:val="20"/>
          <w:szCs w:val="20"/>
        </w:rPr>
        <w:t>4</w:t>
      </w:r>
      <w:r w:rsidRPr="00C53D85">
        <w:rPr>
          <w:sz w:val="20"/>
          <w:szCs w:val="20"/>
        </w:rPr>
        <w:t xml:space="preserve"> million for the year ended December 31, 2024.</w:t>
      </w:r>
      <w:r>
        <w:rPr>
          <w:sz w:val="20"/>
          <w:szCs w:val="20"/>
        </w:rPr>
        <w:t xml:space="preserve"> </w:t>
      </w:r>
      <w:r w:rsidR="00BD6CD4" w:rsidRPr="00C53D85">
        <w:rPr>
          <w:sz w:val="20"/>
          <w:szCs w:val="20"/>
        </w:rPr>
        <w:t>The Company notes that the amortization period for intangibles properties ranged from approximately 0.5 years to 20</w:t>
      </w:r>
      <w:r w:rsidR="000C3173">
        <w:rPr>
          <w:sz w:val="20"/>
          <w:szCs w:val="20"/>
        </w:rPr>
        <w:t>.0</w:t>
      </w:r>
      <w:r w:rsidR="00BD6CD4" w:rsidRPr="00C53D85">
        <w:rPr>
          <w:sz w:val="20"/>
          <w:szCs w:val="20"/>
        </w:rPr>
        <w:t xml:space="preserve"> years. </w:t>
      </w:r>
    </w:p>
    <w:p w14:paraId="3F052B9B" w14:textId="77777777" w:rsidR="002E287D" w:rsidRPr="00C53D85" w:rsidRDefault="002E287D" w:rsidP="006B26EB">
      <w:pPr>
        <w:keepNext/>
        <w:jc w:val="both"/>
        <w:rPr>
          <w:sz w:val="20"/>
          <w:szCs w:val="20"/>
        </w:rPr>
      </w:pPr>
    </w:p>
    <w:p w14:paraId="38418BE0" w14:textId="7C63EED7" w:rsidR="00EE7D3C" w:rsidRPr="00EE7D3C" w:rsidRDefault="00EE7D3C" w:rsidP="00EE7D3C">
      <w:pPr>
        <w:keepNext/>
        <w:jc w:val="both"/>
        <w:rPr>
          <w:sz w:val="20"/>
          <w:szCs w:val="20"/>
        </w:rPr>
      </w:pPr>
      <w:r w:rsidRPr="00EE7D3C">
        <w:rPr>
          <w:sz w:val="20"/>
          <w:szCs w:val="20"/>
        </w:rPr>
        <w:t>In connection with the acquisition of Carson</w:t>
      </w:r>
      <w:r w:rsidR="00FB2AF0">
        <w:rPr>
          <w:sz w:val="20"/>
          <w:szCs w:val="20"/>
        </w:rPr>
        <w:t xml:space="preserve"> during the year ended December 31, 2021</w:t>
      </w:r>
      <w:r w:rsidRPr="00EE7D3C">
        <w:rPr>
          <w:sz w:val="20"/>
          <w:szCs w:val="20"/>
        </w:rPr>
        <w:t xml:space="preserve">, the Company </w:t>
      </w:r>
      <w:r w:rsidR="000537CE">
        <w:rPr>
          <w:sz w:val="20"/>
          <w:szCs w:val="20"/>
        </w:rPr>
        <w:t xml:space="preserve">previously </w:t>
      </w:r>
      <w:r w:rsidR="00646626">
        <w:rPr>
          <w:sz w:val="20"/>
          <w:szCs w:val="20"/>
        </w:rPr>
        <w:t xml:space="preserve">recognized intangible </w:t>
      </w:r>
      <w:r w:rsidR="000537CE">
        <w:rPr>
          <w:sz w:val="20"/>
          <w:szCs w:val="20"/>
        </w:rPr>
        <w:t xml:space="preserve">assets as of the acquisition date. Due to the Company’s adoption ASC 2023-05, the </w:t>
      </w:r>
      <w:r w:rsidR="00646626">
        <w:rPr>
          <w:sz w:val="20"/>
          <w:szCs w:val="20"/>
        </w:rPr>
        <w:t xml:space="preserve">Company </w:t>
      </w:r>
      <w:r w:rsidR="000537CE">
        <w:rPr>
          <w:sz w:val="20"/>
          <w:szCs w:val="20"/>
        </w:rPr>
        <w:t>re-</w:t>
      </w:r>
      <w:r w:rsidR="00254B7E">
        <w:rPr>
          <w:sz w:val="20"/>
          <w:szCs w:val="20"/>
        </w:rPr>
        <w:t>assessed the fair value of any a</w:t>
      </w:r>
      <w:r w:rsidRPr="00EE7D3C">
        <w:rPr>
          <w:sz w:val="20"/>
          <w:szCs w:val="20"/>
        </w:rPr>
        <w:t>cquired intangible assets</w:t>
      </w:r>
      <w:r w:rsidR="00646626">
        <w:rPr>
          <w:sz w:val="20"/>
          <w:szCs w:val="20"/>
        </w:rPr>
        <w:t xml:space="preserve"> </w:t>
      </w:r>
      <w:r w:rsidR="00254B7E">
        <w:rPr>
          <w:sz w:val="20"/>
          <w:szCs w:val="20"/>
        </w:rPr>
        <w:t>that should be separately recognized</w:t>
      </w:r>
      <w:r w:rsidR="000537CE">
        <w:rPr>
          <w:sz w:val="20"/>
          <w:szCs w:val="20"/>
        </w:rPr>
        <w:t xml:space="preserve"> as of August 8, 2022. When determining the fair value of any identifiable intangible assets, management considered </w:t>
      </w:r>
      <w:r w:rsidR="00254B7E" w:rsidRPr="00254B7E">
        <w:rPr>
          <w:sz w:val="20"/>
          <w:szCs w:val="20"/>
        </w:rPr>
        <w:t>information supplied by the management of the acquired enti</w:t>
      </w:r>
      <w:r w:rsidR="000537CE">
        <w:rPr>
          <w:sz w:val="20"/>
          <w:szCs w:val="20"/>
        </w:rPr>
        <w:t>ty</w:t>
      </w:r>
      <w:r w:rsidR="00254B7E" w:rsidRPr="00254B7E">
        <w:rPr>
          <w:sz w:val="20"/>
          <w:szCs w:val="20"/>
        </w:rPr>
        <w:t xml:space="preserve">, </w:t>
      </w:r>
      <w:r w:rsidR="000537CE">
        <w:rPr>
          <w:sz w:val="20"/>
          <w:szCs w:val="20"/>
        </w:rPr>
        <w:t xml:space="preserve">a </w:t>
      </w:r>
      <w:r w:rsidR="00254B7E" w:rsidRPr="00254B7E">
        <w:rPr>
          <w:sz w:val="20"/>
          <w:szCs w:val="20"/>
        </w:rPr>
        <w:t xml:space="preserve">valuation supplied by </w:t>
      </w:r>
      <w:r w:rsidR="000537CE">
        <w:rPr>
          <w:sz w:val="20"/>
          <w:szCs w:val="20"/>
        </w:rPr>
        <w:t xml:space="preserve">an </w:t>
      </w:r>
      <w:r w:rsidR="00254B7E" w:rsidRPr="00254B7E">
        <w:rPr>
          <w:sz w:val="20"/>
          <w:szCs w:val="20"/>
        </w:rPr>
        <w:t>independent appraisal expert and other relevant information.</w:t>
      </w:r>
      <w:r w:rsidRPr="00EE7D3C">
        <w:rPr>
          <w:sz w:val="20"/>
          <w:szCs w:val="20"/>
        </w:rPr>
        <w:t xml:space="preserve"> </w:t>
      </w:r>
      <w:r w:rsidR="000537CE">
        <w:rPr>
          <w:sz w:val="20"/>
          <w:szCs w:val="20"/>
        </w:rPr>
        <w:t>As of remeasurement date of August 8, 2022, t</w:t>
      </w:r>
      <w:r w:rsidRPr="00EE7D3C">
        <w:rPr>
          <w:sz w:val="20"/>
          <w:szCs w:val="20"/>
        </w:rPr>
        <w:t>he Company allocated approximately $3.</w:t>
      </w:r>
      <w:r w:rsidR="00542403">
        <w:rPr>
          <w:sz w:val="20"/>
          <w:szCs w:val="20"/>
        </w:rPr>
        <w:t>0</w:t>
      </w:r>
      <w:r w:rsidRPr="00EE7D3C">
        <w:rPr>
          <w:sz w:val="20"/>
          <w:szCs w:val="20"/>
        </w:rPr>
        <w:t xml:space="preserve"> million of the purchase price to identifiable intangible assets, consisting of approximately $0.4 million for the Carson trade name, $1.3 million for customer relationships, and $1.3 million for developed technology.</w:t>
      </w:r>
    </w:p>
    <w:p w14:paraId="05F9BA47" w14:textId="77777777" w:rsidR="00EE7D3C" w:rsidRPr="00C53D85" w:rsidRDefault="00EE7D3C" w:rsidP="00EE7D3C">
      <w:pPr>
        <w:keepNext/>
        <w:jc w:val="both"/>
        <w:rPr>
          <w:sz w:val="20"/>
          <w:szCs w:val="20"/>
        </w:rPr>
      </w:pPr>
    </w:p>
    <w:p w14:paraId="459FD9BB" w14:textId="1558AD36" w:rsidR="00EE7D3C" w:rsidRDefault="00EE7D3C" w:rsidP="00EE7D3C">
      <w:pPr>
        <w:keepNext/>
        <w:jc w:val="both"/>
        <w:rPr>
          <w:sz w:val="20"/>
          <w:szCs w:val="20"/>
        </w:rPr>
      </w:pPr>
      <w:r w:rsidRPr="00EE7D3C">
        <w:rPr>
          <w:sz w:val="20"/>
          <w:szCs w:val="20"/>
        </w:rPr>
        <w:t xml:space="preserve">The trade name and developed technology intangible assets were valued using the relief-from-royalty method, which estimates the value of the asset based on hypothetical royalty payments that would be avoided by owning the asset. The customer relationships intangible </w:t>
      </w:r>
      <w:r w:rsidRPr="00EE7D3C">
        <w:rPr>
          <w:sz w:val="20"/>
          <w:szCs w:val="20"/>
        </w:rPr>
        <w:lastRenderedPageBreak/>
        <w:t>asset was valued using the multi-period excess earnings method, which isolates the cash flows attributable to existing customer relationships, net of returns on contributory assets.</w:t>
      </w:r>
    </w:p>
    <w:p w14:paraId="17B1A842" w14:textId="77777777" w:rsidR="002A27E0" w:rsidRPr="00EE7D3C" w:rsidRDefault="002A27E0" w:rsidP="00EE7D3C">
      <w:pPr>
        <w:keepNext/>
        <w:jc w:val="both"/>
        <w:rPr>
          <w:sz w:val="20"/>
          <w:szCs w:val="20"/>
        </w:rPr>
      </w:pPr>
    </w:p>
    <w:p w14:paraId="29DBAA90" w14:textId="75C5E506" w:rsidR="006B26EB" w:rsidRPr="00C53D85" w:rsidRDefault="00B002D3" w:rsidP="006B26EB">
      <w:pPr>
        <w:keepNext/>
        <w:jc w:val="both"/>
        <w:rPr>
          <w:sz w:val="20"/>
          <w:szCs w:val="20"/>
        </w:rPr>
      </w:pPr>
      <w:r w:rsidRPr="00C53D85">
        <w:rPr>
          <w:sz w:val="20"/>
          <w:szCs w:val="20"/>
        </w:rPr>
        <w:t xml:space="preserve">As of December 31, 2024, </w:t>
      </w:r>
      <w:r w:rsidR="00CC5FB6">
        <w:rPr>
          <w:sz w:val="20"/>
          <w:szCs w:val="20"/>
        </w:rPr>
        <w:t xml:space="preserve">the Company </w:t>
      </w:r>
      <w:r w:rsidRPr="00C53D85">
        <w:rPr>
          <w:sz w:val="20"/>
          <w:szCs w:val="20"/>
        </w:rPr>
        <w:t>estimate</w:t>
      </w:r>
      <w:r w:rsidR="00CC5FB6">
        <w:rPr>
          <w:sz w:val="20"/>
          <w:szCs w:val="20"/>
        </w:rPr>
        <w:t>s</w:t>
      </w:r>
      <w:r w:rsidRPr="00C53D85">
        <w:rPr>
          <w:sz w:val="20"/>
          <w:szCs w:val="20"/>
        </w:rPr>
        <w:t xml:space="preserve"> future amortization expense of </w:t>
      </w:r>
      <w:r w:rsidR="00957DE3">
        <w:rPr>
          <w:sz w:val="20"/>
          <w:szCs w:val="20"/>
        </w:rPr>
        <w:t xml:space="preserve">the Company’s </w:t>
      </w:r>
      <w:r w:rsidRPr="00C53D85">
        <w:rPr>
          <w:sz w:val="20"/>
          <w:szCs w:val="20"/>
        </w:rPr>
        <w:t>finite-lived intangible assets that will be recognized in depreciation and amortization expenses to be as follows</w:t>
      </w:r>
      <w:r w:rsidR="006B26EB" w:rsidRPr="00C53D85">
        <w:rPr>
          <w:sz w:val="20"/>
          <w:szCs w:val="20"/>
        </w:rPr>
        <w:t xml:space="preserve"> (in thousands):</w:t>
      </w:r>
    </w:p>
    <w:p w14:paraId="458EAC42" w14:textId="77777777" w:rsidR="00515313" w:rsidRPr="00C53D85" w:rsidRDefault="00515313" w:rsidP="006B26EB">
      <w:pPr>
        <w:keepNext/>
        <w:jc w:val="both"/>
        <w:rPr>
          <w:sz w:val="20"/>
          <w:szCs w:val="20"/>
        </w:rPr>
      </w:pPr>
    </w:p>
    <w:tbl>
      <w:tblPr>
        <w:tblW w:w="5000" w:type="pct"/>
        <w:jc w:val="center"/>
        <w:tblLook w:val="04A0" w:firstRow="1" w:lastRow="0" w:firstColumn="1" w:lastColumn="0" w:noHBand="0" w:noVBand="1"/>
      </w:tblPr>
      <w:tblGrid>
        <w:gridCol w:w="7147"/>
        <w:gridCol w:w="726"/>
        <w:gridCol w:w="2927"/>
      </w:tblGrid>
      <w:tr w:rsidR="00B755FE" w:rsidRPr="00C53D85" w14:paraId="585FC252" w14:textId="77777777" w:rsidTr="0005659C">
        <w:trPr>
          <w:trHeight w:val="270"/>
          <w:tblHeader/>
          <w:jc w:val="center"/>
        </w:trPr>
        <w:tc>
          <w:tcPr>
            <w:tcW w:w="3309" w:type="pct"/>
            <w:tcBorders>
              <w:top w:val="nil"/>
              <w:left w:val="nil"/>
              <w:bottom w:val="nil"/>
              <w:right w:val="nil"/>
            </w:tcBorders>
            <w:shd w:val="clear" w:color="auto" w:fill="C6D9F1" w:themeFill="text2" w:themeFillTint="33"/>
            <w:vAlign w:val="bottom"/>
            <w:hideMark/>
          </w:tcPr>
          <w:p w14:paraId="3D4E7D34" w14:textId="2D24189E" w:rsidR="00B755FE" w:rsidRPr="00C53D85" w:rsidRDefault="00B755FE" w:rsidP="00B755FE">
            <w:pPr>
              <w:rPr>
                <w:b/>
                <w:bCs/>
                <w:color w:val="000000"/>
                <w:kern w:val="0"/>
                <w:sz w:val="20"/>
                <w:szCs w:val="20"/>
              </w:rPr>
            </w:pPr>
            <w:r w:rsidRPr="00C53D85">
              <w:rPr>
                <w:b/>
                <w:bCs/>
                <w:color w:val="000000"/>
                <w:kern w:val="0"/>
                <w:sz w:val="20"/>
                <w:szCs w:val="20"/>
              </w:rPr>
              <w:t>Year</w:t>
            </w:r>
            <w:r w:rsidR="00BE0BDB">
              <w:rPr>
                <w:b/>
                <w:bCs/>
                <w:color w:val="000000"/>
                <w:kern w:val="0"/>
                <w:sz w:val="20"/>
                <w:szCs w:val="20"/>
              </w:rPr>
              <w:t xml:space="preserve"> Ended December 31,</w:t>
            </w:r>
          </w:p>
        </w:tc>
        <w:tc>
          <w:tcPr>
            <w:tcW w:w="1691" w:type="pct"/>
            <w:gridSpan w:val="2"/>
            <w:tcBorders>
              <w:top w:val="nil"/>
              <w:left w:val="nil"/>
              <w:bottom w:val="single" w:sz="8" w:space="0" w:color="000000"/>
              <w:right w:val="nil"/>
            </w:tcBorders>
            <w:shd w:val="clear" w:color="auto" w:fill="C6D9F1" w:themeFill="text2" w:themeFillTint="33"/>
            <w:vAlign w:val="center"/>
            <w:hideMark/>
          </w:tcPr>
          <w:p w14:paraId="07260378" w14:textId="6B845D21" w:rsidR="00B755FE" w:rsidRPr="00C53D85" w:rsidRDefault="0068269E" w:rsidP="00B755FE">
            <w:pPr>
              <w:jc w:val="center"/>
              <w:rPr>
                <w:b/>
                <w:bCs/>
                <w:color w:val="000000"/>
                <w:kern w:val="0"/>
                <w:sz w:val="20"/>
                <w:szCs w:val="20"/>
              </w:rPr>
            </w:pPr>
            <w:r w:rsidRPr="00C53D85">
              <w:rPr>
                <w:b/>
                <w:bCs/>
                <w:color w:val="000000"/>
                <w:kern w:val="0"/>
                <w:sz w:val="20"/>
                <w:szCs w:val="20"/>
              </w:rPr>
              <w:t>Amount</w:t>
            </w:r>
          </w:p>
        </w:tc>
      </w:tr>
      <w:tr w:rsidR="00B755FE" w:rsidRPr="00C53D85" w14:paraId="7F0F10CF" w14:textId="77777777" w:rsidTr="0005659C">
        <w:trPr>
          <w:trHeight w:val="255"/>
          <w:tblHeader/>
          <w:jc w:val="center"/>
        </w:trPr>
        <w:tc>
          <w:tcPr>
            <w:tcW w:w="3309" w:type="pct"/>
            <w:tcBorders>
              <w:top w:val="nil"/>
              <w:left w:val="nil"/>
              <w:bottom w:val="nil"/>
              <w:right w:val="nil"/>
            </w:tcBorders>
            <w:vAlign w:val="center"/>
            <w:hideMark/>
          </w:tcPr>
          <w:p w14:paraId="6CAEB8AD" w14:textId="77777777" w:rsidR="00B755FE" w:rsidRPr="00C53D85" w:rsidRDefault="00B755FE" w:rsidP="00B755FE">
            <w:pPr>
              <w:rPr>
                <w:color w:val="000000"/>
                <w:kern w:val="0"/>
                <w:sz w:val="20"/>
                <w:szCs w:val="20"/>
              </w:rPr>
            </w:pPr>
            <w:r w:rsidRPr="00C53D85">
              <w:rPr>
                <w:color w:val="000000"/>
                <w:kern w:val="0"/>
                <w:sz w:val="20"/>
                <w:szCs w:val="20"/>
              </w:rPr>
              <w:t>2025</w:t>
            </w:r>
          </w:p>
        </w:tc>
        <w:tc>
          <w:tcPr>
            <w:tcW w:w="336" w:type="pct"/>
            <w:tcBorders>
              <w:top w:val="nil"/>
              <w:left w:val="nil"/>
              <w:bottom w:val="nil"/>
              <w:right w:val="nil"/>
            </w:tcBorders>
            <w:vAlign w:val="center"/>
            <w:hideMark/>
          </w:tcPr>
          <w:p w14:paraId="05EFAC7A" w14:textId="77777777" w:rsidR="00B755FE" w:rsidRPr="00C53D85" w:rsidRDefault="00B755FE" w:rsidP="00B755FE">
            <w:pPr>
              <w:rPr>
                <w:color w:val="000000"/>
                <w:kern w:val="0"/>
                <w:sz w:val="20"/>
                <w:szCs w:val="20"/>
              </w:rPr>
            </w:pPr>
            <w:r w:rsidRPr="00C53D85">
              <w:rPr>
                <w:color w:val="000000"/>
                <w:kern w:val="0"/>
                <w:sz w:val="20"/>
                <w:szCs w:val="20"/>
              </w:rPr>
              <w:t>$</w:t>
            </w:r>
          </w:p>
        </w:tc>
        <w:tc>
          <w:tcPr>
            <w:tcW w:w="1355" w:type="pct"/>
            <w:tcBorders>
              <w:top w:val="nil"/>
              <w:left w:val="nil"/>
              <w:bottom w:val="nil"/>
              <w:right w:val="nil"/>
            </w:tcBorders>
            <w:vAlign w:val="center"/>
            <w:hideMark/>
          </w:tcPr>
          <w:p w14:paraId="56B87FE3" w14:textId="31021AB0" w:rsidR="00B755FE" w:rsidRPr="00C53D85" w:rsidRDefault="00F81174" w:rsidP="00B755FE">
            <w:pPr>
              <w:jc w:val="right"/>
              <w:rPr>
                <w:color w:val="000000"/>
                <w:kern w:val="0"/>
                <w:sz w:val="20"/>
                <w:szCs w:val="20"/>
              </w:rPr>
            </w:pPr>
            <w:r>
              <w:rPr>
                <w:color w:val="000000"/>
                <w:kern w:val="0"/>
                <w:sz w:val="20"/>
                <w:szCs w:val="20"/>
              </w:rPr>
              <w:t>596</w:t>
            </w:r>
            <w:r w:rsidR="00B755FE" w:rsidRPr="00C53D85">
              <w:rPr>
                <w:color w:val="000000"/>
                <w:kern w:val="0"/>
                <w:sz w:val="20"/>
                <w:szCs w:val="20"/>
              </w:rPr>
              <w:t xml:space="preserve"> </w:t>
            </w:r>
          </w:p>
        </w:tc>
      </w:tr>
      <w:tr w:rsidR="00B755FE" w:rsidRPr="00C53D85" w14:paraId="707EEBF7" w14:textId="77777777" w:rsidTr="0005659C">
        <w:trPr>
          <w:trHeight w:val="255"/>
          <w:tblHeader/>
          <w:jc w:val="center"/>
        </w:trPr>
        <w:tc>
          <w:tcPr>
            <w:tcW w:w="3309" w:type="pct"/>
            <w:tcBorders>
              <w:top w:val="nil"/>
              <w:left w:val="nil"/>
              <w:bottom w:val="nil"/>
              <w:right w:val="nil"/>
            </w:tcBorders>
            <w:vAlign w:val="center"/>
            <w:hideMark/>
          </w:tcPr>
          <w:p w14:paraId="0004E43E" w14:textId="77777777" w:rsidR="00B755FE" w:rsidRPr="00C53D85" w:rsidRDefault="00B755FE" w:rsidP="00B755FE">
            <w:pPr>
              <w:rPr>
                <w:color w:val="000000"/>
                <w:kern w:val="0"/>
                <w:sz w:val="20"/>
                <w:szCs w:val="20"/>
              </w:rPr>
            </w:pPr>
            <w:r w:rsidRPr="00C53D85">
              <w:rPr>
                <w:color w:val="000000"/>
                <w:kern w:val="0"/>
                <w:sz w:val="20"/>
                <w:szCs w:val="20"/>
              </w:rPr>
              <w:t>2026</w:t>
            </w:r>
          </w:p>
        </w:tc>
        <w:tc>
          <w:tcPr>
            <w:tcW w:w="1691" w:type="pct"/>
            <w:gridSpan w:val="2"/>
            <w:tcBorders>
              <w:top w:val="nil"/>
              <w:left w:val="nil"/>
              <w:bottom w:val="nil"/>
              <w:right w:val="nil"/>
            </w:tcBorders>
            <w:vAlign w:val="center"/>
            <w:hideMark/>
          </w:tcPr>
          <w:p w14:paraId="56B4C88F" w14:textId="4286CA1C" w:rsidR="00B755FE" w:rsidRPr="00C53D85" w:rsidRDefault="00F81174" w:rsidP="00B755FE">
            <w:pPr>
              <w:jc w:val="right"/>
              <w:rPr>
                <w:color w:val="000000"/>
                <w:kern w:val="0"/>
                <w:sz w:val="20"/>
                <w:szCs w:val="20"/>
              </w:rPr>
            </w:pPr>
            <w:r>
              <w:rPr>
                <w:color w:val="000000"/>
                <w:kern w:val="0"/>
                <w:sz w:val="20"/>
                <w:szCs w:val="20"/>
              </w:rPr>
              <w:t>596</w:t>
            </w:r>
          </w:p>
        </w:tc>
      </w:tr>
      <w:tr w:rsidR="00B755FE" w:rsidRPr="00C53D85" w14:paraId="582A45FA" w14:textId="77777777" w:rsidTr="0005659C">
        <w:trPr>
          <w:trHeight w:val="255"/>
          <w:tblHeader/>
          <w:jc w:val="center"/>
        </w:trPr>
        <w:tc>
          <w:tcPr>
            <w:tcW w:w="3309" w:type="pct"/>
            <w:tcBorders>
              <w:top w:val="nil"/>
              <w:left w:val="nil"/>
              <w:bottom w:val="nil"/>
              <w:right w:val="nil"/>
            </w:tcBorders>
            <w:vAlign w:val="center"/>
            <w:hideMark/>
          </w:tcPr>
          <w:p w14:paraId="502F5E83" w14:textId="77777777" w:rsidR="00B755FE" w:rsidRPr="00C53D85" w:rsidRDefault="00B755FE" w:rsidP="00B755FE">
            <w:pPr>
              <w:rPr>
                <w:color w:val="000000"/>
                <w:kern w:val="0"/>
                <w:sz w:val="20"/>
                <w:szCs w:val="20"/>
              </w:rPr>
            </w:pPr>
            <w:r w:rsidRPr="00C53D85">
              <w:rPr>
                <w:color w:val="000000"/>
                <w:kern w:val="0"/>
                <w:sz w:val="20"/>
                <w:szCs w:val="20"/>
              </w:rPr>
              <w:t>2027</w:t>
            </w:r>
          </w:p>
        </w:tc>
        <w:tc>
          <w:tcPr>
            <w:tcW w:w="1691" w:type="pct"/>
            <w:gridSpan w:val="2"/>
            <w:tcBorders>
              <w:top w:val="nil"/>
              <w:left w:val="nil"/>
              <w:bottom w:val="nil"/>
              <w:right w:val="nil"/>
            </w:tcBorders>
            <w:vAlign w:val="center"/>
            <w:hideMark/>
          </w:tcPr>
          <w:p w14:paraId="4449A420" w14:textId="49C4243B" w:rsidR="00B755FE" w:rsidRPr="00C53D85" w:rsidRDefault="00F81174" w:rsidP="00B755FE">
            <w:pPr>
              <w:jc w:val="right"/>
              <w:rPr>
                <w:color w:val="000000"/>
                <w:kern w:val="0"/>
                <w:sz w:val="20"/>
                <w:szCs w:val="20"/>
              </w:rPr>
            </w:pPr>
            <w:r>
              <w:rPr>
                <w:color w:val="000000"/>
                <w:kern w:val="0"/>
                <w:sz w:val="20"/>
                <w:szCs w:val="20"/>
              </w:rPr>
              <w:t>555</w:t>
            </w:r>
            <w:r w:rsidR="00B755FE" w:rsidRPr="00C53D85">
              <w:rPr>
                <w:color w:val="000000"/>
                <w:kern w:val="0"/>
                <w:sz w:val="20"/>
                <w:szCs w:val="20"/>
              </w:rPr>
              <w:t xml:space="preserve"> </w:t>
            </w:r>
          </w:p>
        </w:tc>
      </w:tr>
      <w:tr w:rsidR="00B755FE" w:rsidRPr="00C53D85" w14:paraId="23C2A4CA" w14:textId="77777777" w:rsidTr="0005659C">
        <w:trPr>
          <w:trHeight w:val="255"/>
          <w:tblHeader/>
          <w:jc w:val="center"/>
        </w:trPr>
        <w:tc>
          <w:tcPr>
            <w:tcW w:w="3309" w:type="pct"/>
            <w:tcBorders>
              <w:top w:val="nil"/>
              <w:left w:val="nil"/>
              <w:bottom w:val="nil"/>
              <w:right w:val="nil"/>
            </w:tcBorders>
            <w:vAlign w:val="center"/>
            <w:hideMark/>
          </w:tcPr>
          <w:p w14:paraId="68CB664D" w14:textId="77777777" w:rsidR="00B755FE" w:rsidRPr="00C53D85" w:rsidRDefault="00B755FE" w:rsidP="00B755FE">
            <w:pPr>
              <w:rPr>
                <w:color w:val="000000"/>
                <w:kern w:val="0"/>
                <w:sz w:val="20"/>
                <w:szCs w:val="20"/>
              </w:rPr>
            </w:pPr>
            <w:r w:rsidRPr="00C53D85">
              <w:rPr>
                <w:color w:val="000000"/>
                <w:kern w:val="0"/>
                <w:sz w:val="20"/>
                <w:szCs w:val="20"/>
              </w:rPr>
              <w:t>2028</w:t>
            </w:r>
          </w:p>
        </w:tc>
        <w:tc>
          <w:tcPr>
            <w:tcW w:w="1691" w:type="pct"/>
            <w:gridSpan w:val="2"/>
            <w:tcBorders>
              <w:top w:val="nil"/>
              <w:left w:val="nil"/>
              <w:bottom w:val="nil"/>
              <w:right w:val="nil"/>
            </w:tcBorders>
            <w:vAlign w:val="center"/>
            <w:hideMark/>
          </w:tcPr>
          <w:p w14:paraId="5E209A0C" w14:textId="41906BAC" w:rsidR="00B755FE" w:rsidRPr="00C53D85" w:rsidRDefault="00F81174" w:rsidP="00B755FE">
            <w:pPr>
              <w:jc w:val="right"/>
              <w:rPr>
                <w:color w:val="000000"/>
                <w:kern w:val="0"/>
                <w:sz w:val="20"/>
                <w:szCs w:val="20"/>
              </w:rPr>
            </w:pPr>
            <w:r>
              <w:rPr>
                <w:color w:val="000000"/>
                <w:kern w:val="0"/>
                <w:sz w:val="20"/>
                <w:szCs w:val="20"/>
              </w:rPr>
              <w:t>467</w:t>
            </w:r>
          </w:p>
        </w:tc>
      </w:tr>
      <w:tr w:rsidR="00B755FE" w:rsidRPr="00C53D85" w14:paraId="0FFFAEBD" w14:textId="77777777" w:rsidTr="0005659C">
        <w:trPr>
          <w:trHeight w:val="255"/>
          <w:tblHeader/>
          <w:jc w:val="center"/>
        </w:trPr>
        <w:tc>
          <w:tcPr>
            <w:tcW w:w="3309" w:type="pct"/>
            <w:tcBorders>
              <w:top w:val="nil"/>
              <w:left w:val="nil"/>
              <w:bottom w:val="nil"/>
              <w:right w:val="nil"/>
            </w:tcBorders>
            <w:vAlign w:val="center"/>
            <w:hideMark/>
          </w:tcPr>
          <w:p w14:paraId="7D389878" w14:textId="77777777" w:rsidR="00B755FE" w:rsidRPr="00C53D85" w:rsidRDefault="00B755FE" w:rsidP="00B755FE">
            <w:pPr>
              <w:rPr>
                <w:color w:val="000000"/>
                <w:kern w:val="0"/>
                <w:sz w:val="20"/>
                <w:szCs w:val="20"/>
              </w:rPr>
            </w:pPr>
            <w:r w:rsidRPr="00C53D85">
              <w:rPr>
                <w:color w:val="000000"/>
                <w:kern w:val="0"/>
                <w:sz w:val="20"/>
                <w:szCs w:val="20"/>
              </w:rPr>
              <w:t>2029</w:t>
            </w:r>
          </w:p>
        </w:tc>
        <w:tc>
          <w:tcPr>
            <w:tcW w:w="1691" w:type="pct"/>
            <w:gridSpan w:val="2"/>
            <w:tcBorders>
              <w:top w:val="nil"/>
              <w:left w:val="nil"/>
              <w:bottom w:val="nil"/>
              <w:right w:val="nil"/>
            </w:tcBorders>
            <w:vAlign w:val="center"/>
            <w:hideMark/>
          </w:tcPr>
          <w:p w14:paraId="7F3E318B" w14:textId="2360F806" w:rsidR="00B755FE" w:rsidRPr="00C53D85" w:rsidRDefault="00F81174" w:rsidP="00B755FE">
            <w:pPr>
              <w:jc w:val="right"/>
              <w:rPr>
                <w:color w:val="000000"/>
                <w:kern w:val="0"/>
                <w:sz w:val="20"/>
                <w:szCs w:val="20"/>
              </w:rPr>
            </w:pPr>
            <w:r>
              <w:rPr>
                <w:color w:val="000000"/>
                <w:kern w:val="0"/>
                <w:sz w:val="20"/>
                <w:szCs w:val="20"/>
              </w:rPr>
              <w:t>455</w:t>
            </w:r>
            <w:r w:rsidR="00B755FE" w:rsidRPr="00C53D85">
              <w:rPr>
                <w:color w:val="000000"/>
                <w:kern w:val="0"/>
                <w:sz w:val="20"/>
                <w:szCs w:val="20"/>
              </w:rPr>
              <w:t xml:space="preserve"> </w:t>
            </w:r>
          </w:p>
        </w:tc>
      </w:tr>
      <w:tr w:rsidR="00B755FE" w:rsidRPr="00C53D85" w14:paraId="332D2945" w14:textId="77777777" w:rsidTr="0005659C">
        <w:trPr>
          <w:trHeight w:val="270"/>
          <w:tblHeader/>
          <w:jc w:val="center"/>
        </w:trPr>
        <w:tc>
          <w:tcPr>
            <w:tcW w:w="3309" w:type="pct"/>
            <w:tcBorders>
              <w:top w:val="nil"/>
              <w:left w:val="nil"/>
              <w:bottom w:val="nil"/>
              <w:right w:val="nil"/>
            </w:tcBorders>
            <w:vAlign w:val="center"/>
            <w:hideMark/>
          </w:tcPr>
          <w:p w14:paraId="5EDF4B45" w14:textId="77777777" w:rsidR="00B755FE" w:rsidRPr="00C53D85" w:rsidRDefault="00B755FE" w:rsidP="00B755FE">
            <w:pPr>
              <w:rPr>
                <w:color w:val="000000"/>
                <w:kern w:val="0"/>
                <w:sz w:val="20"/>
                <w:szCs w:val="20"/>
              </w:rPr>
            </w:pPr>
            <w:r w:rsidRPr="00C53D85">
              <w:rPr>
                <w:color w:val="000000"/>
                <w:kern w:val="0"/>
                <w:sz w:val="20"/>
                <w:szCs w:val="20"/>
              </w:rPr>
              <w:t>Thereafter</w:t>
            </w:r>
          </w:p>
        </w:tc>
        <w:tc>
          <w:tcPr>
            <w:tcW w:w="1691" w:type="pct"/>
            <w:gridSpan w:val="2"/>
            <w:tcBorders>
              <w:top w:val="nil"/>
              <w:left w:val="nil"/>
              <w:bottom w:val="single" w:sz="8" w:space="0" w:color="000000"/>
              <w:right w:val="nil"/>
            </w:tcBorders>
            <w:vAlign w:val="center"/>
            <w:hideMark/>
          </w:tcPr>
          <w:p w14:paraId="37578244" w14:textId="5C0F944B" w:rsidR="00B755FE" w:rsidRPr="00C53D85" w:rsidRDefault="00F81174" w:rsidP="00B755FE">
            <w:pPr>
              <w:jc w:val="right"/>
              <w:rPr>
                <w:color w:val="000000"/>
                <w:kern w:val="0"/>
                <w:sz w:val="20"/>
                <w:szCs w:val="20"/>
              </w:rPr>
            </w:pPr>
            <w:r>
              <w:rPr>
                <w:color w:val="000000"/>
                <w:kern w:val="0"/>
                <w:sz w:val="20"/>
                <w:szCs w:val="20"/>
              </w:rPr>
              <w:t>855</w:t>
            </w:r>
          </w:p>
        </w:tc>
      </w:tr>
      <w:tr w:rsidR="00B755FE" w:rsidRPr="00C53D85" w14:paraId="110AF6DE" w14:textId="77777777" w:rsidTr="0005659C">
        <w:trPr>
          <w:trHeight w:val="270"/>
          <w:tblHeader/>
          <w:jc w:val="center"/>
        </w:trPr>
        <w:tc>
          <w:tcPr>
            <w:tcW w:w="3309" w:type="pct"/>
            <w:tcBorders>
              <w:top w:val="nil"/>
              <w:left w:val="nil"/>
              <w:bottom w:val="nil"/>
              <w:right w:val="nil"/>
            </w:tcBorders>
            <w:vAlign w:val="center"/>
            <w:hideMark/>
          </w:tcPr>
          <w:p w14:paraId="6695093E" w14:textId="77777777" w:rsidR="00B755FE" w:rsidRPr="00C53D85" w:rsidRDefault="00B755FE" w:rsidP="00B755FE">
            <w:pPr>
              <w:rPr>
                <w:kern w:val="0"/>
                <w:sz w:val="20"/>
                <w:szCs w:val="20"/>
              </w:rPr>
            </w:pPr>
            <w:r w:rsidRPr="00C53D85">
              <w:rPr>
                <w:kern w:val="0"/>
                <w:sz w:val="20"/>
                <w:szCs w:val="20"/>
              </w:rPr>
              <w:t> </w:t>
            </w:r>
          </w:p>
        </w:tc>
        <w:tc>
          <w:tcPr>
            <w:tcW w:w="336" w:type="pct"/>
            <w:tcBorders>
              <w:top w:val="nil"/>
              <w:left w:val="nil"/>
              <w:bottom w:val="double" w:sz="6" w:space="0" w:color="000000"/>
              <w:right w:val="nil"/>
            </w:tcBorders>
            <w:vAlign w:val="center"/>
            <w:hideMark/>
          </w:tcPr>
          <w:p w14:paraId="7E906CCE" w14:textId="77777777" w:rsidR="00B755FE" w:rsidRPr="00C53D85" w:rsidRDefault="00B755FE" w:rsidP="00B755FE">
            <w:pPr>
              <w:rPr>
                <w:color w:val="000000"/>
                <w:kern w:val="0"/>
                <w:sz w:val="20"/>
                <w:szCs w:val="20"/>
              </w:rPr>
            </w:pPr>
            <w:r w:rsidRPr="00C53D85">
              <w:rPr>
                <w:color w:val="000000"/>
                <w:kern w:val="0"/>
                <w:sz w:val="20"/>
                <w:szCs w:val="20"/>
              </w:rPr>
              <w:t>$</w:t>
            </w:r>
          </w:p>
        </w:tc>
        <w:tc>
          <w:tcPr>
            <w:tcW w:w="1355" w:type="pct"/>
            <w:tcBorders>
              <w:top w:val="nil"/>
              <w:left w:val="nil"/>
              <w:bottom w:val="double" w:sz="6" w:space="0" w:color="000000"/>
              <w:right w:val="nil"/>
            </w:tcBorders>
            <w:vAlign w:val="center"/>
            <w:hideMark/>
          </w:tcPr>
          <w:p w14:paraId="05AB2083" w14:textId="6A6FBD9B" w:rsidR="00B755FE" w:rsidRPr="00C53D85" w:rsidRDefault="00F81174" w:rsidP="00B755FE">
            <w:pPr>
              <w:jc w:val="right"/>
              <w:rPr>
                <w:color w:val="000000"/>
                <w:kern w:val="0"/>
                <w:sz w:val="20"/>
                <w:szCs w:val="20"/>
              </w:rPr>
            </w:pPr>
            <w:r>
              <w:rPr>
                <w:color w:val="000000"/>
                <w:kern w:val="0"/>
                <w:sz w:val="20"/>
                <w:szCs w:val="20"/>
              </w:rPr>
              <w:t>3,524</w:t>
            </w:r>
            <w:r w:rsidR="00B755FE" w:rsidRPr="00C53D85">
              <w:rPr>
                <w:color w:val="000000"/>
                <w:kern w:val="0"/>
                <w:sz w:val="20"/>
                <w:szCs w:val="20"/>
              </w:rPr>
              <w:t xml:space="preserve"> </w:t>
            </w:r>
          </w:p>
        </w:tc>
      </w:tr>
    </w:tbl>
    <w:p w14:paraId="6E28F049" w14:textId="77777777" w:rsidR="006B26EB" w:rsidRPr="00C53D85" w:rsidRDefault="006B26EB" w:rsidP="00395859">
      <w:pPr>
        <w:keepNext/>
        <w:jc w:val="both"/>
        <w:rPr>
          <w:sz w:val="20"/>
          <w:szCs w:val="20"/>
        </w:rPr>
      </w:pPr>
    </w:p>
    <w:p w14:paraId="5B92DB91" w14:textId="77777777" w:rsidR="004C4E05" w:rsidRPr="00C53D85" w:rsidRDefault="004C4E05" w:rsidP="00395859">
      <w:pPr>
        <w:rPr>
          <w:sz w:val="20"/>
          <w:szCs w:val="20"/>
        </w:rPr>
        <w:sectPr w:rsidR="004C4E05" w:rsidRPr="00C53D85" w:rsidSect="006936F7">
          <w:type w:val="continuous"/>
          <w:pgSz w:w="12240" w:h="15840"/>
          <w:pgMar w:top="720" w:right="720" w:bottom="720" w:left="720" w:header="0" w:footer="360" w:gutter="0"/>
          <w:cols w:space="708"/>
          <w:docGrid w:linePitch="326"/>
        </w:sectPr>
      </w:pPr>
    </w:p>
    <w:p w14:paraId="69824111" w14:textId="31BAA2AF" w:rsidR="00B149E3" w:rsidRDefault="00B149E3" w:rsidP="00B149E3">
      <w:pPr>
        <w:keepNext/>
        <w:outlineLvl w:val="1"/>
        <w:rPr>
          <w:ins w:id="207" w:author="Kyle Condon" w:date="2026-02-25T12:13:00Z" w16du:dateUtc="2026-02-25T19:13:00Z"/>
          <w:b/>
          <w:sz w:val="20"/>
          <w:szCs w:val="20"/>
        </w:rPr>
      </w:pPr>
      <w:ins w:id="208" w:author="Kyle Condon" w:date="2026-02-25T12:13:00Z" w16du:dateUtc="2026-02-25T19:13:00Z">
        <w:r w:rsidRPr="00C53D85" w:rsidDel="0002271E">
          <w:rPr>
            <w:b/>
            <w:sz w:val="20"/>
            <w:szCs w:val="20"/>
          </w:rPr>
          <w:t>1</w:t>
        </w:r>
      </w:ins>
      <w:ins w:id="209" w:author="Kyle Condon" w:date="2026-02-25T12:39:00Z" w16du:dateUtc="2026-02-25T19:39:00Z">
        <w:r w:rsidR="00821737">
          <w:rPr>
            <w:b/>
            <w:sz w:val="20"/>
            <w:szCs w:val="20"/>
          </w:rPr>
          <w:t>1</w:t>
        </w:r>
      </w:ins>
      <w:ins w:id="210" w:author="Kyle Condon" w:date="2026-02-25T12:13:00Z" w16du:dateUtc="2026-02-25T19:13:00Z">
        <w:r w:rsidRPr="00C53D85" w:rsidDel="0002271E">
          <w:rPr>
            <w:b/>
            <w:sz w:val="20"/>
            <w:szCs w:val="20"/>
          </w:rPr>
          <w:t xml:space="preserve">. </w:t>
        </w:r>
        <w:r>
          <w:rPr>
            <w:b/>
            <w:sz w:val="20"/>
            <w:szCs w:val="20"/>
          </w:rPr>
          <w:t>Leases</w:t>
        </w:r>
      </w:ins>
    </w:p>
    <w:p w14:paraId="046D85EE" w14:textId="77777777" w:rsidR="009347F7" w:rsidRDefault="009347F7" w:rsidP="009347F7">
      <w:pPr>
        <w:jc w:val="both"/>
        <w:rPr>
          <w:ins w:id="211" w:author="Kyle Condon" w:date="2026-02-25T12:13:00Z" w16du:dateUtc="2026-02-25T19:13:00Z"/>
          <w:sz w:val="20"/>
          <w:szCs w:val="20"/>
        </w:rPr>
      </w:pPr>
    </w:p>
    <w:p w14:paraId="7858FC51" w14:textId="34D03085" w:rsidR="009347F7" w:rsidRDefault="009347F7" w:rsidP="009347F7">
      <w:pPr>
        <w:jc w:val="both"/>
        <w:rPr>
          <w:ins w:id="212" w:author="Kyle Condon" w:date="2026-02-25T12:20:00Z" w16du:dateUtc="2026-02-25T19:20:00Z"/>
          <w:sz w:val="20"/>
          <w:szCs w:val="20"/>
        </w:rPr>
      </w:pPr>
      <w:ins w:id="213" w:author="Kyle Condon" w:date="2026-02-25T12:13:00Z" w16du:dateUtc="2026-02-25T19:13:00Z">
        <w:r w:rsidRPr="00344ACC">
          <w:rPr>
            <w:sz w:val="20"/>
            <w:szCs w:val="20"/>
          </w:rPr>
          <w:t xml:space="preserve">The Company enters into a variety of </w:t>
        </w:r>
      </w:ins>
      <w:ins w:id="214" w:author="Kyle Condon" w:date="2026-02-25T12:36:00Z" w16du:dateUtc="2026-02-25T19:36:00Z">
        <w:r w:rsidR="000B6A6D">
          <w:rPr>
            <w:sz w:val="20"/>
            <w:szCs w:val="20"/>
          </w:rPr>
          <w:t>lease</w:t>
        </w:r>
      </w:ins>
      <w:ins w:id="215" w:author="Kyle Condon" w:date="2026-02-25T12:13:00Z" w16du:dateUtc="2026-02-25T19:13:00Z">
        <w:r w:rsidRPr="00344ACC">
          <w:rPr>
            <w:sz w:val="20"/>
            <w:szCs w:val="20"/>
          </w:rPr>
          <w:t xml:space="preserve"> agreements through the normal course of its business, but primarily </w:t>
        </w:r>
      </w:ins>
      <w:ins w:id="216" w:author="Kyle Condon" w:date="2026-02-25T12:37:00Z" w16du:dateUtc="2026-02-25T19:37:00Z">
        <w:r w:rsidR="000B6A6D">
          <w:rPr>
            <w:sz w:val="20"/>
            <w:szCs w:val="20"/>
          </w:rPr>
          <w:t xml:space="preserve">an office </w:t>
        </w:r>
      </w:ins>
      <w:ins w:id="217" w:author="Kyle Condon" w:date="2026-02-25T12:13:00Z" w16du:dateUtc="2026-02-25T19:13:00Z">
        <w:r w:rsidRPr="00344ACC">
          <w:rPr>
            <w:sz w:val="20"/>
            <w:szCs w:val="20"/>
          </w:rPr>
          <w:t xml:space="preserve">real estate lease to support its operations. </w:t>
        </w:r>
        <w:r w:rsidRPr="00AD6B35">
          <w:rPr>
            <w:sz w:val="20"/>
            <w:szCs w:val="20"/>
          </w:rPr>
          <w:t>The Company</w:t>
        </w:r>
        <w:r>
          <w:rPr>
            <w:sz w:val="20"/>
            <w:szCs w:val="20"/>
          </w:rPr>
          <w:t xml:space="preserve"> leases</w:t>
        </w:r>
      </w:ins>
      <w:ins w:id="218" w:author="Kyle Condon" w:date="2026-02-25T12:36:00Z" w16du:dateUtc="2026-02-25T19:36:00Z">
        <w:r w:rsidR="000B6A6D">
          <w:rPr>
            <w:sz w:val="20"/>
            <w:szCs w:val="20"/>
          </w:rPr>
          <w:t xml:space="preserve"> a property </w:t>
        </w:r>
      </w:ins>
      <w:ins w:id="219" w:author="Kyle Condon" w:date="2026-02-25T12:13:00Z" w16du:dateUtc="2026-02-25T19:13:00Z">
        <w:r w:rsidRPr="00AD6B35">
          <w:rPr>
            <w:sz w:val="20"/>
            <w:szCs w:val="20"/>
          </w:rPr>
          <w:t xml:space="preserve">located in </w:t>
        </w:r>
      </w:ins>
      <w:ins w:id="220" w:author="Kyle Condon" w:date="2026-02-25T12:17:00Z" w16du:dateUtc="2026-02-25T19:17:00Z">
        <w:r w:rsidR="00680135">
          <w:rPr>
            <w:sz w:val="20"/>
            <w:szCs w:val="20"/>
          </w:rPr>
          <w:t>Miami, Florida</w:t>
        </w:r>
      </w:ins>
      <w:ins w:id="221" w:author="Kyle Condon" w:date="2026-02-25T12:13:00Z" w16du:dateUtc="2026-02-25T19:13:00Z">
        <w:r>
          <w:rPr>
            <w:sz w:val="20"/>
            <w:szCs w:val="20"/>
          </w:rPr>
          <w:t xml:space="preserve">. </w:t>
        </w:r>
        <w:r w:rsidRPr="00344ACC">
          <w:rPr>
            <w:sz w:val="20"/>
            <w:szCs w:val="20"/>
          </w:rPr>
          <w:t>The real estate lease agreemen</w:t>
        </w:r>
      </w:ins>
      <w:ins w:id="222" w:author="Kyle Condon" w:date="2026-02-25T12:37:00Z" w16du:dateUtc="2026-02-25T19:37:00Z">
        <w:r w:rsidR="000B6A6D">
          <w:rPr>
            <w:sz w:val="20"/>
            <w:szCs w:val="20"/>
          </w:rPr>
          <w:t>t</w:t>
        </w:r>
      </w:ins>
      <w:ins w:id="223" w:author="Kyle Condon" w:date="2026-02-25T12:13:00Z" w16du:dateUtc="2026-02-25T19:13:00Z">
        <w:r w:rsidRPr="00344ACC">
          <w:rPr>
            <w:sz w:val="20"/>
            <w:szCs w:val="20"/>
          </w:rPr>
          <w:t xml:space="preserve"> provide</w:t>
        </w:r>
      </w:ins>
      <w:ins w:id="224" w:author="Kyle Condon" w:date="2026-02-25T12:37:00Z" w16du:dateUtc="2026-02-25T19:37:00Z">
        <w:r w:rsidR="000B6A6D">
          <w:rPr>
            <w:sz w:val="20"/>
            <w:szCs w:val="20"/>
          </w:rPr>
          <w:t>s</w:t>
        </w:r>
      </w:ins>
      <w:ins w:id="225" w:author="Kyle Condon" w:date="2026-02-25T12:13:00Z" w16du:dateUtc="2026-02-25T19:13:00Z">
        <w:r w:rsidRPr="00344ACC">
          <w:rPr>
            <w:sz w:val="20"/>
            <w:szCs w:val="20"/>
          </w:rPr>
          <w:t xml:space="preserve"> for fixed minimum rental payments and the payment of real estate taxes and insurance. </w:t>
        </w:r>
        <w:r>
          <w:rPr>
            <w:sz w:val="20"/>
            <w:szCs w:val="20"/>
          </w:rPr>
          <w:t>The Company</w:t>
        </w:r>
      </w:ins>
      <w:ins w:id="226" w:author="Kyle Condon" w:date="2026-02-25T12:20:00Z" w16du:dateUtc="2026-02-25T19:20:00Z">
        <w:r w:rsidR="00CF28E4">
          <w:rPr>
            <w:sz w:val="20"/>
            <w:szCs w:val="20"/>
          </w:rPr>
          <w:t>’s</w:t>
        </w:r>
      </w:ins>
      <w:ins w:id="227" w:author="Kyle Condon" w:date="2026-02-25T12:13:00Z" w16du:dateUtc="2026-02-25T19:13:00Z">
        <w:r>
          <w:rPr>
            <w:sz w:val="20"/>
            <w:szCs w:val="20"/>
          </w:rPr>
          <w:t xml:space="preserve"> lease term </w:t>
        </w:r>
        <w:r w:rsidRPr="00D5317D">
          <w:rPr>
            <w:sz w:val="20"/>
            <w:szCs w:val="20"/>
          </w:rPr>
          <w:t>expire</w:t>
        </w:r>
      </w:ins>
      <w:ins w:id="228" w:author="Kyle Condon" w:date="2026-02-25T12:20:00Z" w16du:dateUtc="2026-02-25T19:20:00Z">
        <w:r w:rsidR="00CF28E4">
          <w:rPr>
            <w:sz w:val="20"/>
            <w:szCs w:val="20"/>
          </w:rPr>
          <w:t>s</w:t>
        </w:r>
      </w:ins>
      <w:ins w:id="229" w:author="Kyle Condon" w:date="2026-02-25T12:13:00Z" w16du:dateUtc="2026-02-25T19:13:00Z">
        <w:r w:rsidRPr="00D5317D">
          <w:rPr>
            <w:sz w:val="20"/>
            <w:szCs w:val="20"/>
          </w:rPr>
          <w:t xml:space="preserve"> </w:t>
        </w:r>
      </w:ins>
      <w:ins w:id="230" w:author="Kyle Condon" w:date="2026-02-25T12:20:00Z" w16du:dateUtc="2026-02-25T19:20:00Z">
        <w:r w:rsidR="00CF28E4">
          <w:rPr>
            <w:sz w:val="20"/>
            <w:szCs w:val="20"/>
          </w:rPr>
          <w:t xml:space="preserve">in </w:t>
        </w:r>
        <w:r w:rsidR="003F2679">
          <w:rPr>
            <w:sz w:val="20"/>
            <w:szCs w:val="20"/>
          </w:rPr>
          <w:t>February 2027.</w:t>
        </w:r>
      </w:ins>
    </w:p>
    <w:p w14:paraId="62936E80" w14:textId="77777777" w:rsidR="009347F7" w:rsidRDefault="009347F7" w:rsidP="009347F7">
      <w:pPr>
        <w:keepNext/>
        <w:jc w:val="both"/>
        <w:rPr>
          <w:ins w:id="231" w:author="Kyle Condon" w:date="2026-02-25T12:13:00Z" w16du:dateUtc="2026-02-25T19:13:00Z"/>
          <w:sz w:val="20"/>
          <w:szCs w:val="20"/>
        </w:rPr>
      </w:pPr>
    </w:p>
    <w:p w14:paraId="4D030382" w14:textId="61210DE3" w:rsidR="009347F7" w:rsidRDefault="009347F7" w:rsidP="009347F7">
      <w:pPr>
        <w:keepNext/>
        <w:jc w:val="both"/>
        <w:rPr>
          <w:ins w:id="232" w:author="Kyle Condon" w:date="2026-02-25T12:13:00Z" w16du:dateUtc="2026-02-25T19:13:00Z"/>
          <w:sz w:val="20"/>
          <w:szCs w:val="20"/>
        </w:rPr>
      </w:pPr>
      <w:ins w:id="233" w:author="Kyle Condon" w:date="2026-02-25T12:13:00Z" w16du:dateUtc="2026-02-25T19:13:00Z">
        <w:r w:rsidRPr="00344ACC">
          <w:rPr>
            <w:sz w:val="20"/>
            <w:szCs w:val="20"/>
          </w:rPr>
          <w:t xml:space="preserve">The Company also enters into leases for equipment and service agreements, and other leases related to its manufacturing operations that </w:t>
        </w:r>
        <w:r>
          <w:rPr>
            <w:sz w:val="20"/>
            <w:szCs w:val="20"/>
          </w:rPr>
          <w:t>are classified as finance leases</w:t>
        </w:r>
      </w:ins>
      <w:ins w:id="234" w:author="Kyle Condon" w:date="2026-02-25T12:21:00Z" w16du:dateUtc="2026-02-25T19:21:00Z">
        <w:r w:rsidR="003F2679">
          <w:rPr>
            <w:sz w:val="20"/>
            <w:szCs w:val="20"/>
          </w:rPr>
          <w:t>, of which the ROU asset and lease liability were both less than $0.1 million.</w:t>
        </w:r>
      </w:ins>
      <w:ins w:id="235" w:author="Kyle Condon" w:date="2026-02-25T12:13:00Z" w16du:dateUtc="2026-02-25T19:13:00Z">
        <w:r w:rsidRPr="00344ACC">
          <w:rPr>
            <w:sz w:val="20"/>
            <w:szCs w:val="20"/>
          </w:rPr>
          <w:t xml:space="preserve"> </w:t>
        </w:r>
      </w:ins>
    </w:p>
    <w:p w14:paraId="07AA785C" w14:textId="77777777" w:rsidR="009347F7" w:rsidRDefault="009347F7" w:rsidP="009347F7">
      <w:pPr>
        <w:keepNext/>
        <w:jc w:val="both"/>
        <w:rPr>
          <w:ins w:id="236" w:author="Kyle Condon" w:date="2026-02-25T12:13:00Z" w16du:dateUtc="2026-02-25T19:13:00Z"/>
          <w:sz w:val="20"/>
          <w:szCs w:val="20"/>
        </w:rPr>
      </w:pPr>
    </w:p>
    <w:p w14:paraId="2794EE2F" w14:textId="3315F377" w:rsidR="00034F18" w:rsidRDefault="009347F7" w:rsidP="009347F7">
      <w:pPr>
        <w:keepNext/>
        <w:jc w:val="both"/>
        <w:rPr>
          <w:ins w:id="237" w:author="Kyle Condon" w:date="2026-02-25T12:26:00Z" w16du:dateUtc="2026-02-25T19:26:00Z"/>
          <w:sz w:val="20"/>
          <w:szCs w:val="20"/>
        </w:rPr>
      </w:pPr>
      <w:ins w:id="238" w:author="Kyle Condon" w:date="2026-02-25T12:13:00Z" w16du:dateUtc="2026-02-25T19:13:00Z">
        <w:r>
          <w:rPr>
            <w:sz w:val="20"/>
            <w:szCs w:val="20"/>
          </w:rPr>
          <w:t>The following table summarizes supplemental balance sheet information related to the Company’s operating leases</w:t>
        </w:r>
      </w:ins>
      <w:ins w:id="239" w:author="Kyle Condon" w:date="2026-02-25T12:26:00Z" w16du:dateUtc="2026-02-25T19:26:00Z">
        <w:r w:rsidR="00034F18">
          <w:rPr>
            <w:sz w:val="20"/>
            <w:szCs w:val="20"/>
          </w:rPr>
          <w:t xml:space="preserve"> as of December 31, 2024</w:t>
        </w:r>
      </w:ins>
      <w:ins w:id="240" w:author="Kyle Condon" w:date="2026-02-25T12:28:00Z" w16du:dateUtc="2026-02-25T19:28:00Z">
        <w:r w:rsidR="00034F18">
          <w:rPr>
            <w:sz w:val="20"/>
            <w:szCs w:val="20"/>
          </w:rPr>
          <w:t xml:space="preserve"> (in thousands)</w:t>
        </w:r>
      </w:ins>
      <w:ins w:id="241" w:author="Kyle Condon" w:date="2026-02-25T12:13:00Z" w16du:dateUtc="2026-02-25T19:13:00Z">
        <w:r>
          <w:rPr>
            <w:sz w:val="20"/>
            <w:szCs w:val="20"/>
          </w:rPr>
          <w:t xml:space="preserve">: </w:t>
        </w:r>
      </w:ins>
    </w:p>
    <w:p w14:paraId="20FDEC76" w14:textId="5ED0E838" w:rsidR="00034F18" w:rsidRDefault="00034F18" w:rsidP="009347F7">
      <w:pPr>
        <w:keepNext/>
        <w:jc w:val="both"/>
        <w:rPr>
          <w:ins w:id="242" w:author="Kyle Condon" w:date="2026-02-25T12:26:00Z" w16du:dateUtc="2026-02-25T19:26:00Z"/>
          <w:sz w:val="20"/>
          <w:szCs w:val="20"/>
        </w:rPr>
      </w:pPr>
    </w:p>
    <w:tbl>
      <w:tblPr>
        <w:tblStyle w:val="ListTable1Light-Accent1"/>
        <w:tblW w:w="5000" w:type="pct"/>
        <w:tblLayout w:type="fixed"/>
        <w:tblLook w:val="04A0" w:firstRow="1" w:lastRow="0" w:firstColumn="1" w:lastColumn="0" w:noHBand="0" w:noVBand="1"/>
        <w:tblPrChange w:id="243" w:author="Kyle Condon" w:date="2026-02-25T12:30:00Z" w16du:dateUtc="2026-02-25T19:30:00Z">
          <w:tblPr>
            <w:tblStyle w:val="ListTable1Light-Accent1"/>
            <w:tblW w:w="5418" w:type="dxa"/>
            <w:tblLayout w:type="fixed"/>
            <w:tblLook w:val="04A0" w:firstRow="1" w:lastRow="0" w:firstColumn="1" w:lastColumn="0" w:noHBand="0" w:noVBand="1"/>
          </w:tblPr>
        </w:tblPrChange>
      </w:tblPr>
      <w:tblGrid>
        <w:gridCol w:w="4532"/>
        <w:gridCol w:w="4320"/>
        <w:gridCol w:w="1948"/>
        <w:tblGridChange w:id="244">
          <w:tblGrid>
            <w:gridCol w:w="1998"/>
            <w:gridCol w:w="1710"/>
            <w:gridCol w:w="824"/>
            <w:gridCol w:w="616"/>
            <w:gridCol w:w="3704"/>
            <w:gridCol w:w="1948"/>
          </w:tblGrid>
        </w:tblGridChange>
      </w:tblGrid>
      <w:tr w:rsidR="00B1662A" w:rsidRPr="00C53D85" w14:paraId="7693153C" w14:textId="77777777" w:rsidTr="00B1662A">
        <w:trPr>
          <w:cnfStyle w:val="100000000000" w:firstRow="1" w:lastRow="0" w:firstColumn="0" w:lastColumn="0" w:oddVBand="0" w:evenVBand="0" w:oddHBand="0" w:evenHBand="0" w:firstRowFirstColumn="0" w:firstRowLastColumn="0" w:lastRowFirstColumn="0" w:lastRowLastColumn="0"/>
          <w:ins w:id="245" w:author="Kyle Condon" w:date="2026-02-25T12:26:00Z"/>
          <w:trPrChange w:id="246" w:author="Kyle Condon" w:date="2026-02-25T12:30:00Z" w16du:dateUtc="2026-02-25T19:30:00Z">
            <w:trPr>
              <w:gridAfter w:val="0"/>
            </w:trPr>
          </w:trPrChange>
        </w:trPr>
        <w:tc>
          <w:tcPr>
            <w:cnfStyle w:val="001000000000" w:firstRow="0" w:lastRow="0" w:firstColumn="1" w:lastColumn="0" w:oddVBand="0" w:evenVBand="0" w:oddHBand="0" w:evenHBand="0" w:firstRowFirstColumn="0" w:firstRowLastColumn="0" w:lastRowFirstColumn="0" w:lastRowLastColumn="0"/>
            <w:tcW w:w="2098" w:type="pct"/>
            <w:shd w:val="clear" w:color="auto" w:fill="C6D9F1" w:themeFill="text2" w:themeFillTint="33"/>
            <w:vAlign w:val="center"/>
            <w:tcPrChange w:id="247" w:author="Kyle Condon" w:date="2026-02-25T12:30:00Z" w16du:dateUtc="2026-02-25T19:30:00Z">
              <w:tcPr>
                <w:tcW w:w="1998" w:type="dxa"/>
                <w:shd w:val="clear" w:color="auto" w:fill="C6D9F1" w:themeFill="text2" w:themeFillTint="33"/>
                <w:vAlign w:val="center"/>
              </w:tcPr>
            </w:tcPrChange>
          </w:tcPr>
          <w:p w14:paraId="48651DAB" w14:textId="77777777" w:rsidR="00B1662A" w:rsidRPr="00C53D85" w:rsidRDefault="00B1662A" w:rsidP="003347AB">
            <w:pPr>
              <w:keepNext/>
              <w:tabs>
                <w:tab w:val="left" w:leader="dot" w:pos="2310"/>
              </w:tabs>
              <w:spacing w:before="23" w:after="20"/>
              <w:ind w:left="-53"/>
              <w:jc w:val="center"/>
              <w:cnfStyle w:val="101000000000" w:firstRow="1" w:lastRow="0" w:firstColumn="1" w:lastColumn="0" w:oddVBand="0" w:evenVBand="0" w:oddHBand="0" w:evenHBand="0" w:firstRowFirstColumn="0" w:firstRowLastColumn="0" w:lastRowFirstColumn="0" w:lastRowLastColumn="0"/>
              <w:rPr>
                <w:ins w:id="248" w:author="Kyle Condon" w:date="2026-02-25T12:26:00Z" w16du:dateUtc="2026-02-25T19:26:00Z"/>
                <w:color w:val="000000"/>
                <w:sz w:val="20"/>
                <w:szCs w:val="20"/>
              </w:rPr>
            </w:pPr>
          </w:p>
        </w:tc>
        <w:tc>
          <w:tcPr>
            <w:tcW w:w="2000" w:type="pct"/>
            <w:shd w:val="clear" w:color="auto" w:fill="C6D9F1" w:themeFill="text2" w:themeFillTint="33"/>
            <w:vAlign w:val="center"/>
            <w:tcPrChange w:id="249" w:author="Kyle Condon" w:date="2026-02-25T12:30:00Z" w16du:dateUtc="2026-02-25T19:30:00Z">
              <w:tcPr>
                <w:tcW w:w="1710" w:type="dxa"/>
                <w:shd w:val="clear" w:color="auto" w:fill="C6D9F1" w:themeFill="text2" w:themeFillTint="33"/>
                <w:vAlign w:val="center"/>
              </w:tcPr>
            </w:tcPrChange>
          </w:tcPr>
          <w:p w14:paraId="6A3008CD" w14:textId="77777777" w:rsidR="00B1662A" w:rsidRPr="0005659C" w:rsidRDefault="00B1662A" w:rsidP="003347AB">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ins w:id="250" w:author="Kyle Condon" w:date="2026-02-25T12:26:00Z" w16du:dateUtc="2026-02-25T19:26:00Z"/>
                <w:b w:val="0"/>
                <w:color w:val="000000"/>
                <w:sz w:val="20"/>
                <w:szCs w:val="20"/>
              </w:rPr>
            </w:pPr>
            <w:ins w:id="251" w:author="Kyle Condon" w:date="2026-02-25T12:26:00Z" w16du:dateUtc="2026-02-25T19:26:00Z">
              <w:r w:rsidRPr="00571DE5">
                <w:rPr>
                  <w:color w:val="000000"/>
                  <w:sz w:val="20"/>
                  <w:szCs w:val="20"/>
                </w:rPr>
                <w:t>Financial Statement Classification</w:t>
              </w:r>
            </w:ins>
          </w:p>
        </w:tc>
        <w:tc>
          <w:tcPr>
            <w:tcW w:w="902" w:type="pct"/>
            <w:tcBorders>
              <w:bottom w:val="single" w:sz="4" w:space="0" w:color="auto"/>
            </w:tcBorders>
            <w:shd w:val="clear" w:color="auto" w:fill="C6D9F1" w:themeFill="text2" w:themeFillTint="33"/>
            <w:vAlign w:val="center"/>
            <w:tcPrChange w:id="252" w:author="Kyle Condon" w:date="2026-02-25T12:30:00Z" w16du:dateUtc="2026-02-25T19:30:00Z">
              <w:tcPr>
                <w:tcW w:w="1440" w:type="dxa"/>
                <w:gridSpan w:val="2"/>
                <w:tcBorders>
                  <w:bottom w:val="single" w:sz="4" w:space="0" w:color="auto"/>
                </w:tcBorders>
                <w:shd w:val="clear" w:color="auto" w:fill="C6D9F1" w:themeFill="text2" w:themeFillTint="33"/>
                <w:vAlign w:val="center"/>
              </w:tcPr>
            </w:tcPrChange>
          </w:tcPr>
          <w:p w14:paraId="4FCE9EF3" w14:textId="696DF7F6" w:rsidR="00B1662A" w:rsidRPr="00B1662A" w:rsidRDefault="00B1662A" w:rsidP="003347AB">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ins w:id="253" w:author="Kyle Condon" w:date="2026-02-25T12:26:00Z" w16du:dateUtc="2026-02-25T19:26:00Z"/>
                <w:color w:val="000000"/>
                <w:sz w:val="20"/>
                <w:szCs w:val="20"/>
                <w:rPrChange w:id="254" w:author="Kyle Condon" w:date="2026-02-25T12:29:00Z" w16du:dateUtc="2026-02-25T19:29:00Z">
                  <w:rPr>
                    <w:ins w:id="255" w:author="Kyle Condon" w:date="2026-02-25T12:26:00Z" w16du:dateUtc="2026-02-25T19:26:00Z"/>
                    <w:b w:val="0"/>
                    <w:bCs w:val="0"/>
                    <w:color w:val="000000"/>
                    <w:sz w:val="20"/>
                    <w:szCs w:val="20"/>
                  </w:rPr>
                </w:rPrChange>
              </w:rPr>
            </w:pPr>
            <w:ins w:id="256" w:author="Kyle Condon" w:date="2026-02-25T12:29:00Z" w16du:dateUtc="2026-02-25T19:29:00Z">
              <w:r w:rsidRPr="00B1662A">
                <w:rPr>
                  <w:color w:val="000000"/>
                  <w:sz w:val="20"/>
                  <w:szCs w:val="20"/>
                </w:rPr>
                <w:t>Amount</w:t>
              </w:r>
            </w:ins>
          </w:p>
        </w:tc>
      </w:tr>
      <w:tr w:rsidR="00B1662A" w:rsidRPr="00C53D85" w14:paraId="1DBBE1B6" w14:textId="77777777" w:rsidTr="00B1662A">
        <w:trPr>
          <w:cnfStyle w:val="000000100000" w:firstRow="0" w:lastRow="0" w:firstColumn="0" w:lastColumn="0" w:oddVBand="0" w:evenVBand="0" w:oddHBand="1" w:evenHBand="0" w:firstRowFirstColumn="0" w:firstRowLastColumn="0" w:lastRowFirstColumn="0" w:lastRowLastColumn="0"/>
          <w:trHeight w:val="215"/>
          <w:ins w:id="257" w:author="Kyle Condon" w:date="2026-02-25T12:26:00Z"/>
          <w:trPrChange w:id="258" w:author="Kyle Condon" w:date="2026-02-25T12:30:00Z" w16du:dateUtc="2026-02-25T19:30:00Z">
            <w:trPr>
              <w:gridAfter w:val="0"/>
              <w:trHeight w:val="215"/>
            </w:trPr>
          </w:trPrChange>
        </w:trPr>
        <w:tc>
          <w:tcPr>
            <w:cnfStyle w:val="001000000000" w:firstRow="0" w:lastRow="0" w:firstColumn="1" w:lastColumn="0" w:oddVBand="0" w:evenVBand="0" w:oddHBand="0" w:evenHBand="0" w:firstRowFirstColumn="0" w:firstRowLastColumn="0" w:lastRowFirstColumn="0" w:lastRowLastColumn="0"/>
            <w:tcW w:w="2098" w:type="pct"/>
            <w:shd w:val="clear" w:color="auto" w:fill="FFFFFF" w:themeFill="background1"/>
            <w:tcPrChange w:id="259" w:author="Kyle Condon" w:date="2026-02-25T12:30:00Z" w16du:dateUtc="2026-02-25T19:30:00Z">
              <w:tcPr>
                <w:tcW w:w="1998" w:type="dxa"/>
                <w:shd w:val="clear" w:color="auto" w:fill="FFFFFF" w:themeFill="background1"/>
              </w:tcPr>
            </w:tcPrChange>
          </w:tcPr>
          <w:p w14:paraId="7EF787DC" w14:textId="2EE30C79" w:rsidR="00B1662A" w:rsidRPr="00880C74" w:rsidRDefault="00B1662A">
            <w:pPr>
              <w:tabs>
                <w:tab w:val="left" w:pos="2240"/>
                <w:tab w:val="left" w:leader="dot" w:pos="2310"/>
              </w:tabs>
              <w:spacing w:before="23" w:after="20"/>
              <w:cnfStyle w:val="001000100000" w:firstRow="0" w:lastRow="0" w:firstColumn="1" w:lastColumn="0" w:oddVBand="0" w:evenVBand="0" w:oddHBand="1" w:evenHBand="0" w:firstRowFirstColumn="0" w:firstRowLastColumn="0" w:lastRowFirstColumn="0" w:lastRowLastColumn="0"/>
              <w:rPr>
                <w:ins w:id="260" w:author="Kyle Condon" w:date="2026-02-25T12:26:00Z" w16du:dateUtc="2026-02-25T19:26:00Z"/>
                <w:b w:val="0"/>
                <w:bCs w:val="0"/>
                <w:sz w:val="20"/>
                <w:szCs w:val="20"/>
              </w:rPr>
              <w:pPrChange w:id="261" w:author="Kyle Condon" w:date="2026-02-25T12:27:00Z" w16du:dateUtc="2026-02-25T19:27:00Z">
                <w:pPr>
                  <w:tabs>
                    <w:tab w:val="left" w:pos="2240"/>
                    <w:tab w:val="left" w:leader="dot" w:pos="2310"/>
                  </w:tabs>
                  <w:spacing w:before="23" w:after="20"/>
                  <w:ind w:left="270"/>
                  <w:cnfStyle w:val="001000100000" w:firstRow="0" w:lastRow="0" w:firstColumn="1" w:lastColumn="0" w:oddVBand="0" w:evenVBand="0" w:oddHBand="1" w:evenHBand="0" w:firstRowFirstColumn="0" w:firstRowLastColumn="0" w:lastRowFirstColumn="0" w:lastRowLastColumn="0"/>
                </w:pPr>
              </w:pPrChange>
            </w:pPr>
            <w:ins w:id="262" w:author="Kyle Condon" w:date="2026-02-25T12:27:00Z" w16du:dateUtc="2026-02-25T19:27:00Z">
              <w:r w:rsidRPr="00CB2C26">
                <w:rPr>
                  <w:b w:val="0"/>
                  <w:bCs w:val="0"/>
                  <w:color w:val="000000"/>
                  <w:kern w:val="0"/>
                  <w:sz w:val="20"/>
                  <w:szCs w:val="20"/>
                </w:rPr>
                <w:t>Operating lease right-of-use asset</w:t>
              </w:r>
              <w:r>
                <w:rPr>
                  <w:b w:val="0"/>
                  <w:bCs w:val="0"/>
                  <w:color w:val="000000"/>
                  <w:kern w:val="0"/>
                  <w:sz w:val="20"/>
                  <w:szCs w:val="20"/>
                </w:rPr>
                <w:t>s</w:t>
              </w:r>
            </w:ins>
          </w:p>
        </w:tc>
        <w:tc>
          <w:tcPr>
            <w:tcW w:w="2000" w:type="pct"/>
            <w:shd w:val="clear" w:color="auto" w:fill="FFFFFF" w:themeFill="background1"/>
            <w:tcPrChange w:id="263" w:author="Kyle Condon" w:date="2026-02-25T12:30:00Z" w16du:dateUtc="2026-02-25T19:30:00Z">
              <w:tcPr>
                <w:tcW w:w="1710" w:type="dxa"/>
                <w:shd w:val="clear" w:color="auto" w:fill="FFFFFF" w:themeFill="background1"/>
              </w:tcPr>
            </w:tcPrChange>
          </w:tcPr>
          <w:p w14:paraId="7923FC01" w14:textId="0E42948A" w:rsidR="00B1662A" w:rsidRPr="0005659C" w:rsidRDefault="00821737" w:rsidP="003347AB">
            <w:pPr>
              <w:tabs>
                <w:tab w:val="left" w:pos="444"/>
                <w:tab w:val="left" w:pos="1222"/>
              </w:tabs>
              <w:spacing w:before="23" w:after="20"/>
              <w:cnfStyle w:val="000000100000" w:firstRow="0" w:lastRow="0" w:firstColumn="0" w:lastColumn="0" w:oddVBand="0" w:evenVBand="0" w:oddHBand="1" w:evenHBand="0" w:firstRowFirstColumn="0" w:firstRowLastColumn="0" w:lastRowFirstColumn="0" w:lastRowLastColumn="0"/>
              <w:rPr>
                <w:ins w:id="264" w:author="Kyle Condon" w:date="2026-02-25T12:26:00Z" w16du:dateUtc="2026-02-25T19:26:00Z"/>
                <w:color w:val="000000"/>
                <w:sz w:val="20"/>
                <w:szCs w:val="20"/>
              </w:rPr>
            </w:pPr>
            <w:ins w:id="265" w:author="Kyle Condon" w:date="2026-02-25T12:37:00Z" w16du:dateUtc="2026-02-25T19:37:00Z">
              <w:r>
                <w:rPr>
                  <w:color w:val="000000"/>
                  <w:sz w:val="20"/>
                  <w:szCs w:val="20"/>
                </w:rPr>
                <w:t>Other assets</w:t>
              </w:r>
            </w:ins>
          </w:p>
        </w:tc>
        <w:tc>
          <w:tcPr>
            <w:tcW w:w="902" w:type="pct"/>
            <w:tcBorders>
              <w:top w:val="single" w:sz="4" w:space="0" w:color="auto"/>
              <w:bottom w:val="double" w:sz="4" w:space="0" w:color="auto"/>
            </w:tcBorders>
            <w:shd w:val="clear" w:color="auto" w:fill="FFFFFF" w:themeFill="background1"/>
            <w:tcPrChange w:id="266" w:author="Kyle Condon" w:date="2026-02-25T12:30:00Z" w16du:dateUtc="2026-02-25T19:30:00Z">
              <w:tcPr>
                <w:tcW w:w="1440" w:type="dxa"/>
                <w:gridSpan w:val="2"/>
                <w:tcBorders>
                  <w:top w:val="single" w:sz="4" w:space="0" w:color="auto"/>
                  <w:bottom w:val="double" w:sz="4" w:space="0" w:color="auto"/>
                </w:tcBorders>
                <w:shd w:val="clear" w:color="auto" w:fill="FFFFFF" w:themeFill="background1"/>
              </w:tcPr>
            </w:tcPrChange>
          </w:tcPr>
          <w:p w14:paraId="7487A094" w14:textId="6BB632BC" w:rsidR="00B1662A" w:rsidRPr="00C53D85" w:rsidRDefault="00B1662A">
            <w:pPr>
              <w:tabs>
                <w:tab w:val="left" w:pos="444"/>
                <w:tab w:val="left" w:pos="1222"/>
              </w:tabs>
              <w:spacing w:before="23" w:after="20"/>
              <w:cnfStyle w:val="000000100000" w:firstRow="0" w:lastRow="0" w:firstColumn="0" w:lastColumn="0" w:oddVBand="0" w:evenVBand="0" w:oddHBand="1" w:evenHBand="0" w:firstRowFirstColumn="0" w:firstRowLastColumn="0" w:lastRowFirstColumn="0" w:lastRowLastColumn="0"/>
              <w:rPr>
                <w:ins w:id="267" w:author="Kyle Condon" w:date="2026-02-25T12:26:00Z" w16du:dateUtc="2026-02-25T19:26:00Z"/>
                <w:bCs/>
                <w:color w:val="000000"/>
                <w:sz w:val="20"/>
                <w:szCs w:val="20"/>
              </w:rPr>
              <w:pPrChange w:id="268" w:author="Kyle Condon" w:date="2026-02-25T12:29:00Z" w16du:dateUtc="2026-02-25T19:29:00Z">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pPr>
              </w:pPrChange>
            </w:pPr>
            <w:ins w:id="269" w:author="Kyle Condon" w:date="2026-02-25T12:26:00Z" w16du:dateUtc="2026-02-25T19:26:00Z">
              <w:r>
                <w:rPr>
                  <w:bCs/>
                  <w:color w:val="000000"/>
                  <w:sz w:val="20"/>
                  <w:szCs w:val="20"/>
                </w:rPr>
                <w:t xml:space="preserve">$          </w:t>
              </w:r>
            </w:ins>
            <w:ins w:id="270" w:author="Kyle Condon" w:date="2026-02-25T12:29:00Z" w16du:dateUtc="2026-02-25T19:29:00Z">
              <w:r>
                <w:rPr>
                  <w:bCs/>
                  <w:color w:val="000000"/>
                  <w:sz w:val="20"/>
                  <w:szCs w:val="20"/>
                </w:rPr>
                <w:t xml:space="preserve">     </w:t>
              </w:r>
            </w:ins>
            <w:ins w:id="271" w:author="Kyle Condon" w:date="2026-02-25T12:26:00Z" w16du:dateUtc="2026-02-25T19:26:00Z">
              <w:r>
                <w:rPr>
                  <w:bCs/>
                  <w:color w:val="000000"/>
                  <w:sz w:val="20"/>
                  <w:szCs w:val="20"/>
                </w:rPr>
                <w:t xml:space="preserve"> </w:t>
              </w:r>
            </w:ins>
            <w:ins w:id="272" w:author="Kyle Condon" w:date="2026-02-25T12:30:00Z" w16du:dateUtc="2026-02-25T19:30:00Z">
              <w:r>
                <w:rPr>
                  <w:bCs/>
                  <w:color w:val="000000"/>
                  <w:sz w:val="20"/>
                  <w:szCs w:val="20"/>
                </w:rPr>
                <w:t xml:space="preserve">          </w:t>
              </w:r>
            </w:ins>
            <w:ins w:id="273" w:author="Kyle Condon" w:date="2026-02-25T12:28:00Z" w16du:dateUtc="2026-02-25T19:28:00Z">
              <w:r>
                <w:rPr>
                  <w:bCs/>
                  <w:color w:val="000000"/>
                  <w:sz w:val="20"/>
                  <w:szCs w:val="20"/>
                </w:rPr>
                <w:t>790</w:t>
              </w:r>
            </w:ins>
            <w:ins w:id="274" w:author="Kyle Condon" w:date="2026-02-25T12:26:00Z" w16du:dateUtc="2026-02-25T19:26:00Z">
              <w:r>
                <w:rPr>
                  <w:bCs/>
                  <w:color w:val="000000"/>
                  <w:sz w:val="20"/>
                  <w:szCs w:val="20"/>
                </w:rPr>
                <w:t xml:space="preserve"> </w:t>
              </w:r>
            </w:ins>
          </w:p>
        </w:tc>
      </w:tr>
      <w:tr w:rsidR="00B1662A" w:rsidRPr="00C53D85" w14:paraId="55EE58EF" w14:textId="77777777" w:rsidTr="00B1662A">
        <w:trPr>
          <w:trHeight w:val="215"/>
          <w:ins w:id="275" w:author="Kyle Condon" w:date="2026-02-25T12:27:00Z"/>
          <w:trPrChange w:id="276" w:author="Kyle Condon" w:date="2026-02-25T12:30:00Z" w16du:dateUtc="2026-02-25T19:30:00Z">
            <w:trPr>
              <w:gridAfter w:val="0"/>
              <w:trHeight w:val="215"/>
            </w:trPr>
          </w:trPrChange>
        </w:trPr>
        <w:tc>
          <w:tcPr>
            <w:cnfStyle w:val="001000000000" w:firstRow="0" w:lastRow="0" w:firstColumn="1" w:lastColumn="0" w:oddVBand="0" w:evenVBand="0" w:oddHBand="0" w:evenHBand="0" w:firstRowFirstColumn="0" w:firstRowLastColumn="0" w:lastRowFirstColumn="0" w:lastRowLastColumn="0"/>
            <w:tcW w:w="2098" w:type="pct"/>
            <w:shd w:val="clear" w:color="auto" w:fill="FFFFFF" w:themeFill="background1"/>
            <w:tcPrChange w:id="277" w:author="Kyle Condon" w:date="2026-02-25T12:30:00Z" w16du:dateUtc="2026-02-25T19:30:00Z">
              <w:tcPr>
                <w:tcW w:w="1998" w:type="dxa"/>
                <w:shd w:val="clear" w:color="auto" w:fill="FFFFFF" w:themeFill="background1"/>
              </w:tcPr>
            </w:tcPrChange>
          </w:tcPr>
          <w:p w14:paraId="1D81C533" w14:textId="77777777" w:rsidR="00B1662A" w:rsidRDefault="00B1662A" w:rsidP="003347AB">
            <w:pPr>
              <w:tabs>
                <w:tab w:val="left" w:pos="2240"/>
                <w:tab w:val="left" w:leader="dot" w:pos="2310"/>
              </w:tabs>
              <w:spacing w:before="23" w:after="20"/>
              <w:ind w:left="270"/>
              <w:rPr>
                <w:ins w:id="278" w:author="Kyle Condon" w:date="2026-02-25T12:27:00Z" w16du:dateUtc="2026-02-25T19:27:00Z"/>
                <w:sz w:val="20"/>
                <w:szCs w:val="20"/>
              </w:rPr>
            </w:pPr>
          </w:p>
        </w:tc>
        <w:tc>
          <w:tcPr>
            <w:tcW w:w="2000" w:type="pct"/>
            <w:shd w:val="clear" w:color="auto" w:fill="FFFFFF" w:themeFill="background1"/>
            <w:tcPrChange w:id="279" w:author="Kyle Condon" w:date="2026-02-25T12:30:00Z" w16du:dateUtc="2026-02-25T19:30:00Z">
              <w:tcPr>
                <w:tcW w:w="1710" w:type="dxa"/>
                <w:shd w:val="clear" w:color="auto" w:fill="FFFFFF" w:themeFill="background1"/>
              </w:tcPr>
            </w:tcPrChange>
          </w:tcPr>
          <w:p w14:paraId="1676FDC3" w14:textId="77777777" w:rsidR="00B1662A" w:rsidRPr="0005659C" w:rsidRDefault="00B1662A" w:rsidP="003347AB">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ins w:id="280" w:author="Kyle Condon" w:date="2026-02-25T12:27:00Z" w16du:dateUtc="2026-02-25T19:27:00Z"/>
                <w:color w:val="000000"/>
                <w:sz w:val="20"/>
                <w:szCs w:val="20"/>
              </w:rPr>
            </w:pPr>
          </w:p>
        </w:tc>
        <w:tc>
          <w:tcPr>
            <w:tcW w:w="902" w:type="pct"/>
            <w:tcBorders>
              <w:top w:val="double" w:sz="4" w:space="0" w:color="auto"/>
            </w:tcBorders>
            <w:shd w:val="clear" w:color="auto" w:fill="FFFFFF" w:themeFill="background1"/>
            <w:tcPrChange w:id="281" w:author="Kyle Condon" w:date="2026-02-25T12:30:00Z" w16du:dateUtc="2026-02-25T19:30:00Z">
              <w:tcPr>
                <w:tcW w:w="1440" w:type="dxa"/>
                <w:gridSpan w:val="2"/>
                <w:tcBorders>
                  <w:top w:val="double" w:sz="4" w:space="0" w:color="auto"/>
                </w:tcBorders>
                <w:shd w:val="clear" w:color="auto" w:fill="FFFFFF" w:themeFill="background1"/>
              </w:tcPr>
            </w:tcPrChange>
          </w:tcPr>
          <w:p w14:paraId="6DF1D936" w14:textId="77777777" w:rsidR="00B1662A" w:rsidRDefault="00B1662A" w:rsidP="003347AB">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ins w:id="282" w:author="Kyle Condon" w:date="2026-02-25T12:27:00Z" w16du:dateUtc="2026-02-25T19:27:00Z"/>
                <w:bCs/>
                <w:color w:val="000000"/>
                <w:sz w:val="20"/>
                <w:szCs w:val="20"/>
              </w:rPr>
            </w:pPr>
          </w:p>
        </w:tc>
      </w:tr>
      <w:tr w:rsidR="00B1662A" w:rsidRPr="00C53D85" w14:paraId="1B718620" w14:textId="77777777" w:rsidTr="00B1662A">
        <w:trPr>
          <w:cnfStyle w:val="000000100000" w:firstRow="0" w:lastRow="0" w:firstColumn="0" w:lastColumn="0" w:oddVBand="0" w:evenVBand="0" w:oddHBand="1" w:evenHBand="0" w:firstRowFirstColumn="0" w:firstRowLastColumn="0" w:lastRowFirstColumn="0" w:lastRowLastColumn="0"/>
          <w:trHeight w:val="215"/>
          <w:ins w:id="283" w:author="Kyle Condon" w:date="2026-02-25T12:26:00Z"/>
          <w:trPrChange w:id="284" w:author="Kyle Condon" w:date="2026-02-25T12:30:00Z" w16du:dateUtc="2026-02-25T19:30:00Z">
            <w:trPr>
              <w:gridAfter w:val="0"/>
              <w:trHeight w:val="215"/>
            </w:trPr>
          </w:trPrChange>
        </w:trPr>
        <w:tc>
          <w:tcPr>
            <w:cnfStyle w:val="001000000000" w:firstRow="0" w:lastRow="0" w:firstColumn="1" w:lastColumn="0" w:oddVBand="0" w:evenVBand="0" w:oddHBand="0" w:evenHBand="0" w:firstRowFirstColumn="0" w:firstRowLastColumn="0" w:lastRowFirstColumn="0" w:lastRowLastColumn="0"/>
            <w:tcW w:w="2098" w:type="pct"/>
            <w:shd w:val="clear" w:color="auto" w:fill="FFFFFF" w:themeFill="background1"/>
            <w:tcPrChange w:id="285" w:author="Kyle Condon" w:date="2026-02-25T12:30:00Z" w16du:dateUtc="2026-02-25T19:30:00Z">
              <w:tcPr>
                <w:tcW w:w="1998" w:type="dxa"/>
                <w:shd w:val="clear" w:color="auto" w:fill="FFFFFF" w:themeFill="background1"/>
              </w:tcPr>
            </w:tcPrChange>
          </w:tcPr>
          <w:p w14:paraId="4BCEB76B" w14:textId="6B522A06" w:rsidR="00B1662A" w:rsidRDefault="00B1662A">
            <w:pPr>
              <w:tabs>
                <w:tab w:val="left" w:pos="2240"/>
                <w:tab w:val="left" w:leader="dot" w:pos="2310"/>
              </w:tabs>
              <w:spacing w:before="23" w:after="20"/>
              <w:cnfStyle w:val="001000100000" w:firstRow="0" w:lastRow="0" w:firstColumn="1" w:lastColumn="0" w:oddVBand="0" w:evenVBand="0" w:oddHBand="1" w:evenHBand="0" w:firstRowFirstColumn="0" w:firstRowLastColumn="0" w:lastRowFirstColumn="0" w:lastRowLastColumn="0"/>
              <w:rPr>
                <w:ins w:id="286" w:author="Kyle Condon" w:date="2026-02-25T12:26:00Z" w16du:dateUtc="2026-02-25T19:26:00Z"/>
                <w:color w:val="000000"/>
                <w:sz w:val="20"/>
                <w:szCs w:val="20"/>
              </w:rPr>
              <w:pPrChange w:id="287" w:author="Kyle Condon" w:date="2026-02-25T12:27:00Z" w16du:dateUtc="2026-02-25T19:27:00Z">
                <w:pPr>
                  <w:tabs>
                    <w:tab w:val="left" w:pos="2240"/>
                    <w:tab w:val="left" w:leader="dot" w:pos="2310"/>
                  </w:tabs>
                  <w:spacing w:before="23" w:after="20"/>
                  <w:ind w:left="270"/>
                  <w:cnfStyle w:val="001000100000" w:firstRow="0" w:lastRow="0" w:firstColumn="1" w:lastColumn="0" w:oddVBand="0" w:evenVBand="0" w:oddHBand="1" w:evenHBand="0" w:firstRowFirstColumn="0" w:firstRowLastColumn="0" w:lastRowFirstColumn="0" w:lastRowLastColumn="0"/>
                </w:pPr>
              </w:pPrChange>
            </w:pPr>
            <w:ins w:id="288" w:author="Kyle Condon" w:date="2026-02-25T12:27:00Z" w16du:dateUtc="2026-02-25T19:27:00Z">
              <w:r w:rsidRPr="00CB2C26">
                <w:rPr>
                  <w:b w:val="0"/>
                  <w:bCs w:val="0"/>
                  <w:color w:val="000000"/>
                  <w:kern w:val="0"/>
                  <w:sz w:val="20"/>
                  <w:szCs w:val="20"/>
                </w:rPr>
                <w:t>Operating lease liabilities, current</w:t>
              </w:r>
            </w:ins>
          </w:p>
        </w:tc>
        <w:tc>
          <w:tcPr>
            <w:tcW w:w="2000" w:type="pct"/>
            <w:shd w:val="clear" w:color="auto" w:fill="FFFFFF" w:themeFill="background1"/>
            <w:tcPrChange w:id="289" w:author="Kyle Condon" w:date="2026-02-25T12:30:00Z" w16du:dateUtc="2026-02-25T19:30:00Z">
              <w:tcPr>
                <w:tcW w:w="1710" w:type="dxa"/>
                <w:shd w:val="clear" w:color="auto" w:fill="FFFFFF" w:themeFill="background1"/>
              </w:tcPr>
            </w:tcPrChange>
          </w:tcPr>
          <w:p w14:paraId="545F5578" w14:textId="1D43C87F" w:rsidR="00B1662A" w:rsidRPr="0005659C" w:rsidRDefault="00821737" w:rsidP="003347AB">
            <w:pPr>
              <w:tabs>
                <w:tab w:val="left" w:pos="444"/>
                <w:tab w:val="left" w:pos="1222"/>
              </w:tabs>
              <w:spacing w:before="23" w:after="20"/>
              <w:cnfStyle w:val="000000100000" w:firstRow="0" w:lastRow="0" w:firstColumn="0" w:lastColumn="0" w:oddVBand="0" w:evenVBand="0" w:oddHBand="1" w:evenHBand="0" w:firstRowFirstColumn="0" w:firstRowLastColumn="0" w:lastRowFirstColumn="0" w:lastRowLastColumn="0"/>
              <w:rPr>
                <w:ins w:id="290" w:author="Kyle Condon" w:date="2026-02-25T12:26:00Z" w16du:dateUtc="2026-02-25T19:26:00Z"/>
                <w:color w:val="000000"/>
                <w:sz w:val="20"/>
                <w:szCs w:val="20"/>
              </w:rPr>
            </w:pPr>
            <w:ins w:id="291" w:author="Kyle Condon" w:date="2026-02-25T12:37:00Z" w16du:dateUtc="2026-02-25T19:37:00Z">
              <w:r>
                <w:rPr>
                  <w:color w:val="000000"/>
                  <w:sz w:val="20"/>
                  <w:szCs w:val="20"/>
                </w:rPr>
                <w:t>Other current liabilities</w:t>
              </w:r>
            </w:ins>
          </w:p>
        </w:tc>
        <w:tc>
          <w:tcPr>
            <w:tcW w:w="902" w:type="pct"/>
            <w:shd w:val="clear" w:color="auto" w:fill="FFFFFF" w:themeFill="background1"/>
            <w:tcPrChange w:id="292" w:author="Kyle Condon" w:date="2026-02-25T12:30:00Z" w16du:dateUtc="2026-02-25T19:30:00Z">
              <w:tcPr>
                <w:tcW w:w="1440" w:type="dxa"/>
                <w:gridSpan w:val="2"/>
                <w:shd w:val="clear" w:color="auto" w:fill="FFFFFF" w:themeFill="background1"/>
              </w:tcPr>
            </w:tcPrChange>
          </w:tcPr>
          <w:p w14:paraId="685EAF03" w14:textId="72BCAE98" w:rsidR="00B1662A" w:rsidRPr="00C53D85" w:rsidRDefault="00B1662A" w:rsidP="003347AB">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ins w:id="293" w:author="Kyle Condon" w:date="2026-02-25T12:26:00Z" w16du:dateUtc="2026-02-25T19:26:00Z"/>
                <w:bCs/>
                <w:color w:val="000000"/>
                <w:sz w:val="20"/>
                <w:szCs w:val="20"/>
              </w:rPr>
            </w:pPr>
            <w:ins w:id="294" w:author="Kyle Condon" w:date="2026-02-25T12:29:00Z" w16du:dateUtc="2026-02-25T19:29:00Z">
              <w:r>
                <w:rPr>
                  <w:bCs/>
                  <w:color w:val="000000"/>
                  <w:sz w:val="20"/>
                  <w:szCs w:val="20"/>
                </w:rPr>
                <w:t xml:space="preserve">$     </w:t>
              </w:r>
            </w:ins>
            <w:ins w:id="295" w:author="Kyle Condon" w:date="2026-02-25T12:30:00Z" w16du:dateUtc="2026-02-25T19:30:00Z">
              <w:r>
                <w:rPr>
                  <w:bCs/>
                  <w:color w:val="000000"/>
                  <w:sz w:val="20"/>
                  <w:szCs w:val="20"/>
                </w:rPr>
                <w:t xml:space="preserve">          </w:t>
              </w:r>
            </w:ins>
            <w:ins w:id="296" w:author="Kyle Condon" w:date="2026-02-25T12:29:00Z" w16du:dateUtc="2026-02-25T19:29:00Z">
              <w:r>
                <w:rPr>
                  <w:bCs/>
                  <w:color w:val="000000"/>
                  <w:sz w:val="20"/>
                  <w:szCs w:val="20"/>
                </w:rPr>
                <w:t xml:space="preserve">           358</w:t>
              </w:r>
            </w:ins>
          </w:p>
        </w:tc>
      </w:tr>
      <w:tr w:rsidR="00B1662A" w:rsidRPr="00C53D85" w14:paraId="043C9211" w14:textId="77777777" w:rsidTr="00B1662A">
        <w:trPr>
          <w:trHeight w:val="215"/>
          <w:ins w:id="297" w:author="Kyle Condon" w:date="2026-02-25T12:26:00Z"/>
          <w:trPrChange w:id="298" w:author="Kyle Condon" w:date="2026-02-25T12:30:00Z" w16du:dateUtc="2026-02-25T19:30:00Z">
            <w:trPr>
              <w:gridAfter w:val="0"/>
              <w:trHeight w:val="215"/>
            </w:trPr>
          </w:trPrChange>
        </w:trPr>
        <w:tc>
          <w:tcPr>
            <w:cnfStyle w:val="001000000000" w:firstRow="0" w:lastRow="0" w:firstColumn="1" w:lastColumn="0" w:oddVBand="0" w:evenVBand="0" w:oddHBand="0" w:evenHBand="0" w:firstRowFirstColumn="0" w:firstRowLastColumn="0" w:lastRowFirstColumn="0" w:lastRowLastColumn="0"/>
            <w:tcW w:w="2098" w:type="pct"/>
            <w:shd w:val="clear" w:color="auto" w:fill="FFFFFF" w:themeFill="background1"/>
            <w:tcPrChange w:id="299" w:author="Kyle Condon" w:date="2026-02-25T12:30:00Z" w16du:dateUtc="2026-02-25T19:30:00Z">
              <w:tcPr>
                <w:tcW w:w="1998" w:type="dxa"/>
                <w:shd w:val="clear" w:color="auto" w:fill="FFFFFF" w:themeFill="background1"/>
              </w:tcPr>
            </w:tcPrChange>
          </w:tcPr>
          <w:p w14:paraId="6D334A52" w14:textId="17651F14" w:rsidR="00B1662A" w:rsidRPr="00C53D85" w:rsidRDefault="00B1662A">
            <w:pPr>
              <w:tabs>
                <w:tab w:val="left" w:pos="2240"/>
                <w:tab w:val="left" w:leader="dot" w:pos="2310"/>
              </w:tabs>
              <w:spacing w:before="23" w:after="20"/>
              <w:rPr>
                <w:ins w:id="300" w:author="Kyle Condon" w:date="2026-02-25T12:26:00Z" w16du:dateUtc="2026-02-25T19:26:00Z"/>
                <w:b w:val="0"/>
                <w:bCs w:val="0"/>
                <w:color w:val="000000"/>
                <w:sz w:val="20"/>
                <w:szCs w:val="20"/>
              </w:rPr>
              <w:pPrChange w:id="301" w:author="Kyle Condon" w:date="2026-02-25T12:27:00Z" w16du:dateUtc="2026-02-25T19:27:00Z">
                <w:pPr>
                  <w:tabs>
                    <w:tab w:val="left" w:pos="2240"/>
                    <w:tab w:val="left" w:leader="dot" w:pos="2310"/>
                  </w:tabs>
                  <w:spacing w:before="23" w:after="20"/>
                  <w:ind w:left="270"/>
                </w:pPr>
              </w:pPrChange>
            </w:pPr>
            <w:ins w:id="302" w:author="Kyle Condon" w:date="2026-02-25T12:27:00Z" w16du:dateUtc="2026-02-25T19:27:00Z">
              <w:r w:rsidRPr="00CB2C26">
                <w:rPr>
                  <w:b w:val="0"/>
                  <w:bCs w:val="0"/>
                  <w:color w:val="000000"/>
                  <w:kern w:val="0"/>
                  <w:sz w:val="20"/>
                  <w:szCs w:val="20"/>
                </w:rPr>
                <w:t>Operating lease liabilities, non-current</w:t>
              </w:r>
            </w:ins>
          </w:p>
        </w:tc>
        <w:tc>
          <w:tcPr>
            <w:tcW w:w="2000" w:type="pct"/>
            <w:shd w:val="clear" w:color="auto" w:fill="FFFFFF" w:themeFill="background1"/>
            <w:tcPrChange w:id="303" w:author="Kyle Condon" w:date="2026-02-25T12:30:00Z" w16du:dateUtc="2026-02-25T19:30:00Z">
              <w:tcPr>
                <w:tcW w:w="1710" w:type="dxa"/>
                <w:shd w:val="clear" w:color="auto" w:fill="FFFFFF" w:themeFill="background1"/>
              </w:tcPr>
            </w:tcPrChange>
          </w:tcPr>
          <w:p w14:paraId="63B71DAE" w14:textId="2B852567" w:rsidR="00B1662A" w:rsidRPr="0005659C" w:rsidRDefault="00821737" w:rsidP="003347AB">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ins w:id="304" w:author="Kyle Condon" w:date="2026-02-25T12:26:00Z" w16du:dateUtc="2026-02-25T19:26:00Z"/>
                <w:color w:val="000000"/>
                <w:sz w:val="20"/>
                <w:szCs w:val="20"/>
              </w:rPr>
            </w:pPr>
            <w:ins w:id="305" w:author="Kyle Condon" w:date="2026-02-25T12:37:00Z" w16du:dateUtc="2026-02-25T19:37:00Z">
              <w:r>
                <w:rPr>
                  <w:bCs/>
                  <w:color w:val="000000"/>
                  <w:sz w:val="20"/>
                  <w:szCs w:val="20"/>
                </w:rPr>
                <w:t>Other non-current liabilities</w:t>
              </w:r>
            </w:ins>
          </w:p>
        </w:tc>
        <w:tc>
          <w:tcPr>
            <w:tcW w:w="902" w:type="pct"/>
            <w:tcBorders>
              <w:bottom w:val="single" w:sz="4" w:space="0" w:color="auto"/>
            </w:tcBorders>
            <w:shd w:val="clear" w:color="auto" w:fill="FFFFFF" w:themeFill="background1"/>
            <w:tcPrChange w:id="306" w:author="Kyle Condon" w:date="2026-02-25T12:30:00Z" w16du:dateUtc="2026-02-25T19:30:00Z">
              <w:tcPr>
                <w:tcW w:w="1440" w:type="dxa"/>
                <w:gridSpan w:val="2"/>
                <w:tcBorders>
                  <w:bottom w:val="single" w:sz="4" w:space="0" w:color="auto"/>
                </w:tcBorders>
                <w:shd w:val="clear" w:color="auto" w:fill="FFFFFF" w:themeFill="background1"/>
              </w:tcPr>
            </w:tcPrChange>
          </w:tcPr>
          <w:p w14:paraId="02FA79A7" w14:textId="230822C1" w:rsidR="00B1662A" w:rsidRPr="00C53D85" w:rsidRDefault="00B1662A" w:rsidP="003347AB">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ins w:id="307" w:author="Kyle Condon" w:date="2026-02-25T12:26:00Z" w16du:dateUtc="2026-02-25T19:26:00Z"/>
                <w:bCs/>
                <w:color w:val="000000"/>
                <w:sz w:val="20"/>
                <w:szCs w:val="20"/>
              </w:rPr>
            </w:pPr>
            <w:ins w:id="308" w:author="Kyle Condon" w:date="2026-02-25T12:29:00Z" w16du:dateUtc="2026-02-25T19:29:00Z">
              <w:r>
                <w:rPr>
                  <w:bCs/>
                  <w:color w:val="000000"/>
                  <w:sz w:val="20"/>
                  <w:szCs w:val="20"/>
                </w:rPr>
                <w:t>456</w:t>
              </w:r>
            </w:ins>
          </w:p>
        </w:tc>
      </w:tr>
      <w:tr w:rsidR="00B1662A" w:rsidRPr="00C53D85" w14:paraId="1B93DD70" w14:textId="77777777" w:rsidTr="00B1662A">
        <w:trPr>
          <w:cnfStyle w:val="000000100000" w:firstRow="0" w:lastRow="0" w:firstColumn="0" w:lastColumn="0" w:oddVBand="0" w:evenVBand="0" w:oddHBand="1" w:evenHBand="0" w:firstRowFirstColumn="0" w:firstRowLastColumn="0" w:lastRowFirstColumn="0" w:lastRowLastColumn="0"/>
          <w:trHeight w:val="215"/>
          <w:ins w:id="309" w:author="Kyle Condon" w:date="2026-02-25T12:26:00Z"/>
          <w:trPrChange w:id="310" w:author="Kyle Condon" w:date="2026-02-25T12:30:00Z" w16du:dateUtc="2026-02-25T19:30:00Z">
            <w:trPr>
              <w:gridAfter w:val="0"/>
              <w:trHeight w:val="215"/>
            </w:trPr>
          </w:trPrChange>
        </w:trPr>
        <w:tc>
          <w:tcPr>
            <w:cnfStyle w:val="001000000000" w:firstRow="0" w:lastRow="0" w:firstColumn="1" w:lastColumn="0" w:oddVBand="0" w:evenVBand="0" w:oddHBand="0" w:evenHBand="0" w:firstRowFirstColumn="0" w:firstRowLastColumn="0" w:lastRowFirstColumn="0" w:lastRowLastColumn="0"/>
            <w:tcW w:w="2098" w:type="pct"/>
            <w:shd w:val="clear" w:color="auto" w:fill="FFFFFF" w:themeFill="background1"/>
            <w:tcPrChange w:id="311" w:author="Kyle Condon" w:date="2026-02-25T12:30:00Z" w16du:dateUtc="2026-02-25T19:30:00Z">
              <w:tcPr>
                <w:tcW w:w="1998" w:type="dxa"/>
                <w:shd w:val="clear" w:color="auto" w:fill="FFFFFF" w:themeFill="background1"/>
              </w:tcPr>
            </w:tcPrChange>
          </w:tcPr>
          <w:p w14:paraId="22BC4D2D" w14:textId="2427EDC7" w:rsidR="00B1662A" w:rsidRPr="00F65D1C" w:rsidRDefault="00B1662A" w:rsidP="003347AB">
            <w:pPr>
              <w:tabs>
                <w:tab w:val="left" w:pos="2240"/>
                <w:tab w:val="left" w:leader="dot" w:pos="2310"/>
              </w:tabs>
              <w:spacing w:before="23" w:after="20"/>
              <w:cnfStyle w:val="001000100000" w:firstRow="0" w:lastRow="0" w:firstColumn="1" w:lastColumn="0" w:oddVBand="0" w:evenVBand="0" w:oddHBand="1" w:evenHBand="0" w:firstRowFirstColumn="0" w:firstRowLastColumn="0" w:lastRowFirstColumn="0" w:lastRowLastColumn="0"/>
              <w:rPr>
                <w:ins w:id="312" w:author="Kyle Condon" w:date="2026-02-25T12:26:00Z" w16du:dateUtc="2026-02-25T19:26:00Z"/>
                <w:b w:val="0"/>
                <w:bCs w:val="0"/>
                <w:color w:val="000000"/>
                <w:sz w:val="20"/>
                <w:szCs w:val="20"/>
              </w:rPr>
            </w:pPr>
            <w:ins w:id="313" w:author="Kyle Condon" w:date="2026-02-25T12:27:00Z" w16du:dateUtc="2026-02-25T19:27:00Z">
              <w:r w:rsidRPr="00CB2C26">
                <w:rPr>
                  <w:b w:val="0"/>
                  <w:bCs w:val="0"/>
                  <w:color w:val="000000"/>
                  <w:kern w:val="0"/>
                  <w:sz w:val="20"/>
                  <w:szCs w:val="20"/>
                </w:rPr>
                <w:t>Total operating lease liabilities</w:t>
              </w:r>
            </w:ins>
          </w:p>
        </w:tc>
        <w:tc>
          <w:tcPr>
            <w:tcW w:w="2000" w:type="pct"/>
            <w:shd w:val="clear" w:color="auto" w:fill="FFFFFF" w:themeFill="background1"/>
            <w:tcPrChange w:id="314" w:author="Kyle Condon" w:date="2026-02-25T12:30:00Z" w16du:dateUtc="2026-02-25T19:30:00Z">
              <w:tcPr>
                <w:tcW w:w="1710" w:type="dxa"/>
                <w:shd w:val="clear" w:color="auto" w:fill="FFFFFF" w:themeFill="background1"/>
              </w:tcPr>
            </w:tcPrChange>
          </w:tcPr>
          <w:p w14:paraId="2CE97743" w14:textId="77777777" w:rsidR="00B1662A" w:rsidRPr="00D72D96" w:rsidRDefault="00B1662A" w:rsidP="003347AB">
            <w:pPr>
              <w:tabs>
                <w:tab w:val="left" w:pos="444"/>
                <w:tab w:val="left" w:pos="1222"/>
              </w:tabs>
              <w:spacing w:before="23" w:after="20"/>
              <w:cnfStyle w:val="000000100000" w:firstRow="0" w:lastRow="0" w:firstColumn="0" w:lastColumn="0" w:oddVBand="0" w:evenVBand="0" w:oddHBand="1" w:evenHBand="0" w:firstRowFirstColumn="0" w:firstRowLastColumn="0" w:lastRowFirstColumn="0" w:lastRowLastColumn="0"/>
              <w:rPr>
                <w:ins w:id="315" w:author="Kyle Condon" w:date="2026-02-25T12:26:00Z" w16du:dateUtc="2026-02-25T19:26:00Z"/>
                <w:color w:val="000000"/>
                <w:sz w:val="20"/>
                <w:szCs w:val="20"/>
              </w:rPr>
            </w:pPr>
          </w:p>
        </w:tc>
        <w:tc>
          <w:tcPr>
            <w:tcW w:w="902" w:type="pct"/>
            <w:tcBorders>
              <w:top w:val="single" w:sz="4" w:space="0" w:color="auto"/>
              <w:bottom w:val="double" w:sz="4" w:space="0" w:color="auto"/>
            </w:tcBorders>
            <w:shd w:val="clear" w:color="auto" w:fill="FFFFFF" w:themeFill="background1"/>
            <w:tcPrChange w:id="316" w:author="Kyle Condon" w:date="2026-02-25T12:30:00Z" w16du:dateUtc="2026-02-25T19:30:00Z">
              <w:tcPr>
                <w:tcW w:w="1440" w:type="dxa"/>
                <w:gridSpan w:val="2"/>
                <w:tcBorders>
                  <w:top w:val="single" w:sz="4" w:space="0" w:color="auto"/>
                  <w:bottom w:val="double" w:sz="4" w:space="0" w:color="auto"/>
                </w:tcBorders>
                <w:shd w:val="clear" w:color="auto" w:fill="FFFFFF" w:themeFill="background1"/>
              </w:tcPr>
            </w:tcPrChange>
          </w:tcPr>
          <w:p w14:paraId="13911CDC" w14:textId="6C9B6EE4" w:rsidR="00B1662A" w:rsidRDefault="00B1662A" w:rsidP="003347AB">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ins w:id="317" w:author="Kyle Condon" w:date="2026-02-25T12:26:00Z" w16du:dateUtc="2026-02-25T19:26:00Z"/>
                <w:bCs/>
                <w:color w:val="000000"/>
                <w:sz w:val="20"/>
                <w:szCs w:val="20"/>
              </w:rPr>
            </w:pPr>
            <w:ins w:id="318" w:author="Kyle Condon" w:date="2026-02-25T12:26:00Z" w16du:dateUtc="2026-02-25T19:26:00Z">
              <w:r>
                <w:rPr>
                  <w:bCs/>
                  <w:color w:val="000000"/>
                  <w:sz w:val="20"/>
                  <w:szCs w:val="20"/>
                </w:rPr>
                <w:t xml:space="preserve">$     </w:t>
              </w:r>
            </w:ins>
            <w:ins w:id="319" w:author="Kyle Condon" w:date="2026-02-25T12:30:00Z" w16du:dateUtc="2026-02-25T19:30:00Z">
              <w:r>
                <w:rPr>
                  <w:bCs/>
                  <w:color w:val="000000"/>
                  <w:sz w:val="20"/>
                  <w:szCs w:val="20"/>
                </w:rPr>
                <w:t xml:space="preserve">          </w:t>
              </w:r>
            </w:ins>
            <w:ins w:id="320" w:author="Kyle Condon" w:date="2026-02-25T12:29:00Z" w16du:dateUtc="2026-02-25T19:29:00Z">
              <w:r>
                <w:rPr>
                  <w:bCs/>
                  <w:color w:val="000000"/>
                  <w:sz w:val="20"/>
                  <w:szCs w:val="20"/>
                </w:rPr>
                <w:t xml:space="preserve">     </w:t>
              </w:r>
            </w:ins>
            <w:ins w:id="321" w:author="Kyle Condon" w:date="2026-02-25T12:26:00Z" w16du:dateUtc="2026-02-25T19:26:00Z">
              <w:r>
                <w:rPr>
                  <w:bCs/>
                  <w:color w:val="000000"/>
                  <w:sz w:val="20"/>
                  <w:szCs w:val="20"/>
                </w:rPr>
                <w:t xml:space="preserve">      </w:t>
              </w:r>
            </w:ins>
            <w:ins w:id="322" w:author="Kyle Condon" w:date="2026-02-25T12:29:00Z" w16du:dateUtc="2026-02-25T19:29:00Z">
              <w:r>
                <w:rPr>
                  <w:bCs/>
                  <w:color w:val="000000"/>
                  <w:sz w:val="20"/>
                  <w:szCs w:val="20"/>
                </w:rPr>
                <w:t>814</w:t>
              </w:r>
            </w:ins>
            <w:ins w:id="323" w:author="Kyle Condon" w:date="2026-02-25T12:26:00Z" w16du:dateUtc="2026-02-25T19:26:00Z">
              <w:r w:rsidDel="001B3A3B">
                <w:rPr>
                  <w:bCs/>
                  <w:color w:val="000000"/>
                  <w:sz w:val="20"/>
                  <w:szCs w:val="20"/>
                </w:rPr>
                <w:t xml:space="preserve"> </w:t>
              </w:r>
              <w:r>
                <w:rPr>
                  <w:bCs/>
                  <w:color w:val="000000"/>
                  <w:sz w:val="20"/>
                  <w:szCs w:val="20"/>
                </w:rPr>
                <w:t xml:space="preserve">                 </w:t>
              </w:r>
            </w:ins>
          </w:p>
        </w:tc>
      </w:tr>
      <w:tr w:rsidR="00B1662A" w:rsidRPr="00C53D85" w14:paraId="5A69ED95" w14:textId="77777777" w:rsidTr="00B1662A">
        <w:trPr>
          <w:trHeight w:val="215"/>
          <w:ins w:id="324" w:author="Kyle Condon" w:date="2026-02-25T12:26:00Z"/>
          <w:trPrChange w:id="325" w:author="Kyle Condon" w:date="2026-02-25T12:30:00Z" w16du:dateUtc="2026-02-25T19:30:00Z">
            <w:trPr>
              <w:gridAfter w:val="0"/>
              <w:trHeight w:val="215"/>
            </w:trPr>
          </w:trPrChange>
        </w:trPr>
        <w:tc>
          <w:tcPr>
            <w:cnfStyle w:val="001000000000" w:firstRow="0" w:lastRow="0" w:firstColumn="1" w:lastColumn="0" w:oddVBand="0" w:evenVBand="0" w:oddHBand="0" w:evenHBand="0" w:firstRowFirstColumn="0" w:firstRowLastColumn="0" w:lastRowFirstColumn="0" w:lastRowLastColumn="0"/>
            <w:tcW w:w="2098" w:type="pct"/>
            <w:shd w:val="clear" w:color="auto" w:fill="FFFFFF" w:themeFill="background1"/>
            <w:tcPrChange w:id="326" w:author="Kyle Condon" w:date="2026-02-25T12:30:00Z" w16du:dateUtc="2026-02-25T19:30:00Z">
              <w:tcPr>
                <w:tcW w:w="1998" w:type="dxa"/>
                <w:shd w:val="clear" w:color="auto" w:fill="FFFFFF" w:themeFill="background1"/>
              </w:tcPr>
            </w:tcPrChange>
          </w:tcPr>
          <w:p w14:paraId="12A2C6AA" w14:textId="77777777" w:rsidR="00B1662A" w:rsidRPr="00F65D1C" w:rsidRDefault="00B1662A" w:rsidP="003347AB">
            <w:pPr>
              <w:tabs>
                <w:tab w:val="left" w:pos="2240"/>
                <w:tab w:val="left" w:leader="dot" w:pos="2310"/>
              </w:tabs>
              <w:spacing w:before="23" w:after="20"/>
              <w:rPr>
                <w:ins w:id="327" w:author="Kyle Condon" w:date="2026-02-25T12:26:00Z" w16du:dateUtc="2026-02-25T19:26:00Z"/>
                <w:b w:val="0"/>
                <w:bCs w:val="0"/>
                <w:color w:val="000000"/>
                <w:sz w:val="20"/>
                <w:szCs w:val="20"/>
              </w:rPr>
            </w:pPr>
          </w:p>
        </w:tc>
        <w:tc>
          <w:tcPr>
            <w:tcW w:w="2000" w:type="pct"/>
            <w:shd w:val="clear" w:color="auto" w:fill="FFFFFF" w:themeFill="background1"/>
            <w:tcPrChange w:id="328" w:author="Kyle Condon" w:date="2026-02-25T12:30:00Z" w16du:dateUtc="2026-02-25T19:30:00Z">
              <w:tcPr>
                <w:tcW w:w="1710" w:type="dxa"/>
                <w:shd w:val="clear" w:color="auto" w:fill="FFFFFF" w:themeFill="background1"/>
              </w:tcPr>
            </w:tcPrChange>
          </w:tcPr>
          <w:p w14:paraId="09AC2B59" w14:textId="77777777" w:rsidR="00B1662A" w:rsidRPr="00D72D96" w:rsidRDefault="00B1662A" w:rsidP="003347AB">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ins w:id="329" w:author="Kyle Condon" w:date="2026-02-25T12:26:00Z" w16du:dateUtc="2026-02-25T19:26:00Z"/>
                <w:color w:val="000000"/>
                <w:sz w:val="20"/>
                <w:szCs w:val="20"/>
              </w:rPr>
            </w:pPr>
          </w:p>
        </w:tc>
        <w:tc>
          <w:tcPr>
            <w:tcW w:w="902" w:type="pct"/>
            <w:tcBorders>
              <w:top w:val="double" w:sz="4" w:space="0" w:color="auto"/>
            </w:tcBorders>
            <w:shd w:val="clear" w:color="auto" w:fill="FFFFFF" w:themeFill="background1"/>
            <w:tcPrChange w:id="330" w:author="Kyle Condon" w:date="2026-02-25T12:30:00Z" w16du:dateUtc="2026-02-25T19:30:00Z">
              <w:tcPr>
                <w:tcW w:w="1440" w:type="dxa"/>
                <w:gridSpan w:val="2"/>
                <w:tcBorders>
                  <w:top w:val="double" w:sz="4" w:space="0" w:color="auto"/>
                </w:tcBorders>
                <w:shd w:val="clear" w:color="auto" w:fill="FFFFFF" w:themeFill="background1"/>
              </w:tcPr>
            </w:tcPrChange>
          </w:tcPr>
          <w:p w14:paraId="2D07A2AA" w14:textId="77777777" w:rsidR="00B1662A" w:rsidRDefault="00B1662A" w:rsidP="003347AB">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ins w:id="331" w:author="Kyle Condon" w:date="2026-02-25T12:26:00Z" w16du:dateUtc="2026-02-25T19:26:00Z"/>
                <w:bCs/>
                <w:color w:val="000000"/>
                <w:sz w:val="20"/>
                <w:szCs w:val="20"/>
              </w:rPr>
            </w:pPr>
          </w:p>
        </w:tc>
      </w:tr>
      <w:tr w:rsidR="00B1662A" w:rsidRPr="00C53D85" w14:paraId="566D1D50" w14:textId="77777777" w:rsidTr="00B1662A">
        <w:trPr>
          <w:cnfStyle w:val="000000100000" w:firstRow="0" w:lastRow="0" w:firstColumn="0" w:lastColumn="0" w:oddVBand="0" w:evenVBand="0" w:oddHBand="1" w:evenHBand="0" w:firstRowFirstColumn="0" w:firstRowLastColumn="0" w:lastRowFirstColumn="0" w:lastRowLastColumn="0"/>
          <w:trHeight w:val="215"/>
          <w:ins w:id="332" w:author="Kyle Condon" w:date="2026-02-25T12:28:00Z"/>
          <w:trPrChange w:id="333" w:author="Kyle Condon" w:date="2026-02-25T12:30:00Z" w16du:dateUtc="2026-02-25T19:30:00Z">
            <w:trPr>
              <w:gridAfter w:val="0"/>
              <w:trHeight w:val="215"/>
            </w:trPr>
          </w:trPrChange>
        </w:trPr>
        <w:tc>
          <w:tcPr>
            <w:cnfStyle w:val="001000000000" w:firstRow="0" w:lastRow="0" w:firstColumn="1" w:lastColumn="0" w:oddVBand="0" w:evenVBand="0" w:oddHBand="0" w:evenHBand="0" w:firstRowFirstColumn="0" w:firstRowLastColumn="0" w:lastRowFirstColumn="0" w:lastRowLastColumn="0"/>
            <w:tcW w:w="2098" w:type="pct"/>
            <w:shd w:val="clear" w:color="auto" w:fill="FFFFFF" w:themeFill="background1"/>
            <w:tcPrChange w:id="334" w:author="Kyle Condon" w:date="2026-02-25T12:30:00Z" w16du:dateUtc="2026-02-25T19:30:00Z">
              <w:tcPr>
                <w:tcW w:w="1998" w:type="dxa"/>
                <w:shd w:val="clear" w:color="auto" w:fill="FFFFFF" w:themeFill="background1"/>
              </w:tcPr>
            </w:tcPrChange>
          </w:tcPr>
          <w:p w14:paraId="768AB7BD" w14:textId="65522554" w:rsidR="00B1662A" w:rsidRPr="00F65D1C" w:rsidRDefault="00B1662A" w:rsidP="003347AB">
            <w:pPr>
              <w:tabs>
                <w:tab w:val="left" w:pos="2240"/>
                <w:tab w:val="left" w:leader="dot" w:pos="2310"/>
              </w:tabs>
              <w:spacing w:before="23" w:after="20"/>
              <w:cnfStyle w:val="001000100000" w:firstRow="0" w:lastRow="0" w:firstColumn="1" w:lastColumn="0" w:oddVBand="0" w:evenVBand="0" w:oddHBand="1" w:evenHBand="0" w:firstRowFirstColumn="0" w:firstRowLastColumn="0" w:lastRowFirstColumn="0" w:lastRowLastColumn="0"/>
              <w:rPr>
                <w:ins w:id="335" w:author="Kyle Condon" w:date="2026-02-25T12:28:00Z" w16du:dateUtc="2026-02-25T19:28:00Z"/>
                <w:b w:val="0"/>
                <w:bCs w:val="0"/>
                <w:color w:val="000000"/>
                <w:sz w:val="20"/>
                <w:szCs w:val="20"/>
              </w:rPr>
            </w:pPr>
            <w:ins w:id="336" w:author="Kyle Condon" w:date="2026-02-25T12:28:00Z" w16du:dateUtc="2026-02-25T19:28:00Z">
              <w:r>
                <w:rPr>
                  <w:b w:val="0"/>
                  <w:bCs w:val="0"/>
                  <w:color w:val="000000"/>
                  <w:sz w:val="20"/>
                  <w:szCs w:val="20"/>
                </w:rPr>
                <w:t>Weighted-average remaining term</w:t>
              </w:r>
            </w:ins>
          </w:p>
        </w:tc>
        <w:tc>
          <w:tcPr>
            <w:tcW w:w="2000" w:type="pct"/>
            <w:shd w:val="clear" w:color="auto" w:fill="FFFFFF" w:themeFill="background1"/>
            <w:tcPrChange w:id="337" w:author="Kyle Condon" w:date="2026-02-25T12:30:00Z" w16du:dateUtc="2026-02-25T19:30:00Z">
              <w:tcPr>
                <w:tcW w:w="1710" w:type="dxa"/>
                <w:shd w:val="clear" w:color="auto" w:fill="FFFFFF" w:themeFill="background1"/>
              </w:tcPr>
            </w:tcPrChange>
          </w:tcPr>
          <w:p w14:paraId="42B7C5EC" w14:textId="77777777" w:rsidR="00B1662A" w:rsidRPr="00D72D96" w:rsidRDefault="00B1662A" w:rsidP="003347AB">
            <w:pPr>
              <w:tabs>
                <w:tab w:val="left" w:pos="444"/>
                <w:tab w:val="left" w:pos="1222"/>
              </w:tabs>
              <w:spacing w:before="23" w:after="20"/>
              <w:cnfStyle w:val="000000100000" w:firstRow="0" w:lastRow="0" w:firstColumn="0" w:lastColumn="0" w:oddVBand="0" w:evenVBand="0" w:oddHBand="1" w:evenHBand="0" w:firstRowFirstColumn="0" w:firstRowLastColumn="0" w:lastRowFirstColumn="0" w:lastRowLastColumn="0"/>
              <w:rPr>
                <w:ins w:id="338" w:author="Kyle Condon" w:date="2026-02-25T12:28:00Z" w16du:dateUtc="2026-02-25T19:28:00Z"/>
                <w:color w:val="000000"/>
                <w:sz w:val="20"/>
                <w:szCs w:val="20"/>
              </w:rPr>
            </w:pPr>
          </w:p>
        </w:tc>
        <w:tc>
          <w:tcPr>
            <w:tcW w:w="902" w:type="pct"/>
            <w:shd w:val="clear" w:color="auto" w:fill="FFFFFF" w:themeFill="background1"/>
            <w:tcPrChange w:id="339" w:author="Kyle Condon" w:date="2026-02-25T12:30:00Z" w16du:dateUtc="2026-02-25T19:30:00Z">
              <w:tcPr>
                <w:tcW w:w="1440" w:type="dxa"/>
                <w:gridSpan w:val="2"/>
                <w:shd w:val="clear" w:color="auto" w:fill="FFFFFF" w:themeFill="background1"/>
              </w:tcPr>
            </w:tcPrChange>
          </w:tcPr>
          <w:p w14:paraId="1F30B6BE" w14:textId="67DA5C61" w:rsidR="00B1662A" w:rsidRDefault="00B1662A" w:rsidP="003347AB">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ins w:id="340" w:author="Kyle Condon" w:date="2026-02-25T12:28:00Z" w16du:dateUtc="2026-02-25T19:28:00Z"/>
                <w:bCs/>
                <w:color w:val="000000"/>
                <w:sz w:val="20"/>
                <w:szCs w:val="20"/>
              </w:rPr>
            </w:pPr>
            <w:ins w:id="341" w:author="Kyle Condon" w:date="2026-02-25T12:28:00Z" w16du:dateUtc="2026-02-25T19:28:00Z">
              <w:r>
                <w:rPr>
                  <w:bCs/>
                  <w:color w:val="000000"/>
                  <w:sz w:val="20"/>
                  <w:szCs w:val="20"/>
                </w:rPr>
                <w:t>2.1 years</w:t>
              </w:r>
            </w:ins>
          </w:p>
        </w:tc>
      </w:tr>
      <w:tr w:rsidR="00B1662A" w:rsidRPr="00C53D85" w14:paraId="4085A753" w14:textId="77777777" w:rsidTr="00B1662A">
        <w:trPr>
          <w:trHeight w:val="215"/>
          <w:ins w:id="342" w:author="Kyle Condon" w:date="2026-02-25T12:28:00Z"/>
          <w:trPrChange w:id="343" w:author="Kyle Condon" w:date="2026-02-25T12:30:00Z" w16du:dateUtc="2026-02-25T19:30:00Z">
            <w:trPr>
              <w:gridAfter w:val="0"/>
              <w:trHeight w:val="215"/>
            </w:trPr>
          </w:trPrChange>
        </w:trPr>
        <w:tc>
          <w:tcPr>
            <w:cnfStyle w:val="001000000000" w:firstRow="0" w:lastRow="0" w:firstColumn="1" w:lastColumn="0" w:oddVBand="0" w:evenVBand="0" w:oddHBand="0" w:evenHBand="0" w:firstRowFirstColumn="0" w:firstRowLastColumn="0" w:lastRowFirstColumn="0" w:lastRowLastColumn="0"/>
            <w:tcW w:w="2098" w:type="pct"/>
            <w:shd w:val="clear" w:color="auto" w:fill="FFFFFF" w:themeFill="background1"/>
            <w:tcPrChange w:id="344" w:author="Kyle Condon" w:date="2026-02-25T12:30:00Z" w16du:dateUtc="2026-02-25T19:30:00Z">
              <w:tcPr>
                <w:tcW w:w="1998" w:type="dxa"/>
                <w:shd w:val="clear" w:color="auto" w:fill="FFFFFF" w:themeFill="background1"/>
              </w:tcPr>
            </w:tcPrChange>
          </w:tcPr>
          <w:p w14:paraId="09DEE5F3" w14:textId="0390D4A4" w:rsidR="00B1662A" w:rsidRPr="00F65D1C" w:rsidRDefault="00B1662A" w:rsidP="003347AB">
            <w:pPr>
              <w:tabs>
                <w:tab w:val="left" w:pos="2240"/>
                <w:tab w:val="left" w:leader="dot" w:pos="2310"/>
              </w:tabs>
              <w:spacing w:before="23" w:after="20"/>
              <w:rPr>
                <w:ins w:id="345" w:author="Kyle Condon" w:date="2026-02-25T12:28:00Z" w16du:dateUtc="2026-02-25T19:28:00Z"/>
                <w:b w:val="0"/>
                <w:bCs w:val="0"/>
                <w:color w:val="000000"/>
                <w:sz w:val="20"/>
                <w:szCs w:val="20"/>
              </w:rPr>
            </w:pPr>
            <w:ins w:id="346" w:author="Kyle Condon" w:date="2026-02-25T12:28:00Z" w16du:dateUtc="2026-02-25T19:28:00Z">
              <w:r>
                <w:rPr>
                  <w:b w:val="0"/>
                  <w:bCs w:val="0"/>
                  <w:color w:val="000000"/>
                  <w:sz w:val="20"/>
                  <w:szCs w:val="20"/>
                </w:rPr>
                <w:t>Weighted-average discount rate</w:t>
              </w:r>
            </w:ins>
          </w:p>
        </w:tc>
        <w:tc>
          <w:tcPr>
            <w:tcW w:w="2000" w:type="pct"/>
            <w:shd w:val="clear" w:color="auto" w:fill="FFFFFF" w:themeFill="background1"/>
            <w:tcPrChange w:id="347" w:author="Kyle Condon" w:date="2026-02-25T12:30:00Z" w16du:dateUtc="2026-02-25T19:30:00Z">
              <w:tcPr>
                <w:tcW w:w="1710" w:type="dxa"/>
                <w:shd w:val="clear" w:color="auto" w:fill="FFFFFF" w:themeFill="background1"/>
              </w:tcPr>
            </w:tcPrChange>
          </w:tcPr>
          <w:p w14:paraId="472840AB" w14:textId="77777777" w:rsidR="00B1662A" w:rsidRPr="00D72D96" w:rsidRDefault="00B1662A" w:rsidP="003347AB">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ins w:id="348" w:author="Kyle Condon" w:date="2026-02-25T12:28:00Z" w16du:dateUtc="2026-02-25T19:28:00Z"/>
                <w:color w:val="000000"/>
                <w:sz w:val="20"/>
                <w:szCs w:val="20"/>
              </w:rPr>
            </w:pPr>
          </w:p>
        </w:tc>
        <w:tc>
          <w:tcPr>
            <w:tcW w:w="902" w:type="pct"/>
            <w:shd w:val="clear" w:color="auto" w:fill="FFFFFF" w:themeFill="background1"/>
            <w:tcPrChange w:id="349" w:author="Kyle Condon" w:date="2026-02-25T12:30:00Z" w16du:dateUtc="2026-02-25T19:30:00Z">
              <w:tcPr>
                <w:tcW w:w="1440" w:type="dxa"/>
                <w:gridSpan w:val="2"/>
                <w:shd w:val="clear" w:color="auto" w:fill="FFFFFF" w:themeFill="background1"/>
              </w:tcPr>
            </w:tcPrChange>
          </w:tcPr>
          <w:p w14:paraId="6E45AC19" w14:textId="41888326" w:rsidR="00B1662A" w:rsidRDefault="00B1662A" w:rsidP="003347AB">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ins w:id="350" w:author="Kyle Condon" w:date="2026-02-25T12:28:00Z" w16du:dateUtc="2026-02-25T19:28:00Z"/>
                <w:bCs/>
                <w:color w:val="000000"/>
                <w:sz w:val="20"/>
                <w:szCs w:val="20"/>
              </w:rPr>
            </w:pPr>
            <w:ins w:id="351" w:author="Kyle Condon" w:date="2026-02-25T12:28:00Z" w16du:dateUtc="2026-02-25T19:28:00Z">
              <w:r>
                <w:rPr>
                  <w:bCs/>
                  <w:color w:val="000000"/>
                  <w:sz w:val="20"/>
                  <w:szCs w:val="20"/>
                </w:rPr>
                <w:t>4.1%</w:t>
              </w:r>
            </w:ins>
          </w:p>
        </w:tc>
      </w:tr>
    </w:tbl>
    <w:p w14:paraId="0B4B40AF" w14:textId="77777777" w:rsidR="00561A8C" w:rsidRDefault="00561A8C" w:rsidP="00561A8C">
      <w:pPr>
        <w:keepNext/>
        <w:jc w:val="both"/>
        <w:rPr>
          <w:ins w:id="352" w:author="Kyle Condon" w:date="2026-02-25T12:14:00Z" w16du:dateUtc="2026-02-25T19:14:00Z"/>
          <w:sz w:val="20"/>
          <w:szCs w:val="20"/>
        </w:rPr>
      </w:pPr>
    </w:p>
    <w:p w14:paraId="60FD30B8" w14:textId="06DB3793" w:rsidR="00561A8C" w:rsidRDefault="00561A8C" w:rsidP="00561A8C">
      <w:pPr>
        <w:keepNext/>
        <w:jc w:val="both"/>
        <w:rPr>
          <w:ins w:id="353" w:author="Kyle Condon" w:date="2026-02-25T12:14:00Z" w16du:dateUtc="2026-02-25T19:14:00Z"/>
          <w:sz w:val="20"/>
          <w:szCs w:val="20"/>
        </w:rPr>
      </w:pPr>
      <w:ins w:id="354" w:author="Kyle Condon" w:date="2026-02-25T12:14:00Z" w16du:dateUtc="2026-02-25T19:14:00Z">
        <w:r>
          <w:rPr>
            <w:sz w:val="20"/>
            <w:szCs w:val="20"/>
          </w:rPr>
          <w:t xml:space="preserve">For the year ended December 31, </w:t>
        </w:r>
      </w:ins>
      <w:ins w:id="355" w:author="Kyle Condon" w:date="2026-02-25T12:30:00Z" w16du:dateUtc="2026-02-25T19:30:00Z">
        <w:r w:rsidR="00BF20FD">
          <w:rPr>
            <w:sz w:val="20"/>
            <w:szCs w:val="20"/>
          </w:rPr>
          <w:t>2024</w:t>
        </w:r>
      </w:ins>
      <w:ins w:id="356" w:author="Kyle Condon" w:date="2026-02-25T12:14:00Z" w16du:dateUtc="2026-02-25T19:14:00Z">
        <w:r>
          <w:rPr>
            <w:sz w:val="20"/>
            <w:szCs w:val="20"/>
          </w:rPr>
          <w:t>, the Company recognized approximately $</w:t>
        </w:r>
      </w:ins>
      <w:ins w:id="357" w:author="Kyle Condon" w:date="2026-02-25T12:31:00Z" w16du:dateUtc="2026-02-25T19:31:00Z">
        <w:r w:rsidR="00EC1368">
          <w:rPr>
            <w:sz w:val="20"/>
            <w:szCs w:val="20"/>
          </w:rPr>
          <w:t>0</w:t>
        </w:r>
      </w:ins>
      <w:ins w:id="358" w:author="Kyle Condon" w:date="2026-02-25T12:14:00Z" w16du:dateUtc="2026-02-25T19:14:00Z">
        <w:r>
          <w:rPr>
            <w:sz w:val="20"/>
            <w:szCs w:val="20"/>
          </w:rPr>
          <w:t>.</w:t>
        </w:r>
      </w:ins>
      <w:ins w:id="359" w:author="Kyle Condon" w:date="2026-02-25T12:31:00Z" w16du:dateUtc="2026-02-25T19:31:00Z">
        <w:r w:rsidR="00EC1368">
          <w:rPr>
            <w:sz w:val="20"/>
            <w:szCs w:val="20"/>
          </w:rPr>
          <w:t>3</w:t>
        </w:r>
      </w:ins>
      <w:ins w:id="360" w:author="Kyle Condon" w:date="2026-02-25T12:14:00Z" w16du:dateUtc="2026-02-25T19:14:00Z">
        <w:r>
          <w:rPr>
            <w:sz w:val="20"/>
            <w:szCs w:val="20"/>
          </w:rPr>
          <w:t xml:space="preserve"> million of lease expense, which was </w:t>
        </w:r>
        <w:r w:rsidRPr="001F4187">
          <w:rPr>
            <w:sz w:val="20"/>
            <w:szCs w:val="20"/>
          </w:rPr>
          <w:t xml:space="preserve">recognized within </w:t>
        </w:r>
      </w:ins>
      <w:ins w:id="361" w:author="Kyle Condon" w:date="2026-02-25T12:33:00Z" w16du:dateUtc="2026-02-25T19:33:00Z">
        <w:r w:rsidR="003E0919">
          <w:rPr>
            <w:color w:val="000000"/>
            <w:kern w:val="0"/>
            <w:sz w:val="20"/>
            <w:szCs w:val="20"/>
          </w:rPr>
          <w:t>g</w:t>
        </w:r>
      </w:ins>
      <w:ins w:id="362" w:author="Kyle Condon" w:date="2026-02-25T12:32:00Z" w16du:dateUtc="2026-02-25T19:32:00Z">
        <w:r w:rsidR="003E0919" w:rsidRPr="0078417A">
          <w:rPr>
            <w:color w:val="000000"/>
            <w:kern w:val="0"/>
            <w:sz w:val="20"/>
            <w:szCs w:val="20"/>
          </w:rPr>
          <w:t>eneral and administrative</w:t>
        </w:r>
        <w:r w:rsidR="003E0919">
          <w:rPr>
            <w:color w:val="000000"/>
            <w:kern w:val="0"/>
            <w:sz w:val="20"/>
            <w:szCs w:val="20"/>
          </w:rPr>
          <w:t xml:space="preserve"> expenses</w:t>
        </w:r>
        <w:r w:rsidR="003E0919" w:rsidRPr="001F4187">
          <w:rPr>
            <w:sz w:val="20"/>
            <w:szCs w:val="20"/>
          </w:rPr>
          <w:t xml:space="preserve"> </w:t>
        </w:r>
        <w:r w:rsidR="003E0919">
          <w:rPr>
            <w:sz w:val="20"/>
            <w:szCs w:val="20"/>
          </w:rPr>
          <w:t xml:space="preserve">in </w:t>
        </w:r>
      </w:ins>
      <w:ins w:id="363" w:author="Kyle Condon" w:date="2026-02-25T12:14:00Z" w16du:dateUtc="2026-02-25T19:14:00Z">
        <w:r w:rsidRPr="001F4187">
          <w:rPr>
            <w:sz w:val="20"/>
            <w:szCs w:val="20"/>
          </w:rPr>
          <w:t>the</w:t>
        </w:r>
        <w:r>
          <w:rPr>
            <w:sz w:val="20"/>
            <w:szCs w:val="20"/>
          </w:rPr>
          <w:t xml:space="preserve"> </w:t>
        </w:r>
      </w:ins>
      <w:ins w:id="364" w:author="Kyle Condon" w:date="2026-02-25T12:32:00Z" w16du:dateUtc="2026-02-25T19:32:00Z">
        <w:r w:rsidR="003E0919">
          <w:rPr>
            <w:sz w:val="20"/>
            <w:szCs w:val="20"/>
          </w:rPr>
          <w:t>C</w:t>
        </w:r>
      </w:ins>
      <w:ins w:id="365" w:author="Kyle Condon" w:date="2026-02-25T12:14:00Z" w16du:dateUtc="2026-02-25T19:14:00Z">
        <w:r>
          <w:rPr>
            <w:sz w:val="20"/>
            <w:szCs w:val="20"/>
          </w:rPr>
          <w:t xml:space="preserve">onsolidated </w:t>
        </w:r>
      </w:ins>
      <w:ins w:id="366" w:author="Kyle Condon" w:date="2026-02-25T12:32:00Z" w16du:dateUtc="2026-02-25T19:32:00Z">
        <w:r w:rsidR="003E0919">
          <w:rPr>
            <w:sz w:val="20"/>
            <w:szCs w:val="20"/>
          </w:rPr>
          <w:t>S</w:t>
        </w:r>
      </w:ins>
      <w:ins w:id="367" w:author="Kyle Condon" w:date="2026-02-25T12:14:00Z" w16du:dateUtc="2026-02-25T19:14:00Z">
        <w:r>
          <w:rPr>
            <w:sz w:val="20"/>
            <w:szCs w:val="20"/>
          </w:rPr>
          <w:t xml:space="preserve">tatement of </w:t>
        </w:r>
      </w:ins>
      <w:ins w:id="368" w:author="Kyle Condon" w:date="2026-02-25T12:32:00Z" w16du:dateUtc="2026-02-25T19:32:00Z">
        <w:r w:rsidR="003E0919">
          <w:rPr>
            <w:sz w:val="20"/>
            <w:szCs w:val="20"/>
          </w:rPr>
          <w:t>O</w:t>
        </w:r>
      </w:ins>
      <w:ins w:id="369" w:author="Kyle Condon" w:date="2026-02-25T12:14:00Z" w16du:dateUtc="2026-02-25T19:14:00Z">
        <w:r>
          <w:rPr>
            <w:sz w:val="20"/>
            <w:szCs w:val="20"/>
          </w:rPr>
          <w:t>perations</w:t>
        </w:r>
        <w:r w:rsidRPr="001F4187">
          <w:rPr>
            <w:sz w:val="20"/>
            <w:szCs w:val="20"/>
          </w:rPr>
          <w:t xml:space="preserve">. </w:t>
        </w:r>
      </w:ins>
    </w:p>
    <w:p w14:paraId="6C42F70E" w14:textId="77777777" w:rsidR="00561A8C" w:rsidRDefault="00561A8C" w:rsidP="00561A8C">
      <w:pPr>
        <w:keepNext/>
        <w:jc w:val="both"/>
        <w:rPr>
          <w:ins w:id="370" w:author="Kyle Condon" w:date="2026-02-25T12:14:00Z" w16du:dateUtc="2026-02-25T19:14:00Z"/>
          <w:sz w:val="20"/>
          <w:szCs w:val="20"/>
        </w:rPr>
      </w:pPr>
    </w:p>
    <w:p w14:paraId="600CC9B9" w14:textId="197E3BB6" w:rsidR="00561A8C" w:rsidRDefault="00561A8C" w:rsidP="00561A8C">
      <w:pPr>
        <w:keepNext/>
        <w:jc w:val="both"/>
        <w:rPr>
          <w:ins w:id="371" w:author="Kyle Condon" w:date="2026-02-25T12:14:00Z" w16du:dateUtc="2026-02-25T19:14:00Z"/>
          <w:sz w:val="20"/>
          <w:szCs w:val="20"/>
        </w:rPr>
      </w:pPr>
      <w:ins w:id="372" w:author="Kyle Condon" w:date="2026-02-25T12:14:00Z" w16du:dateUtc="2026-02-25T19:14:00Z">
        <w:r>
          <w:rPr>
            <w:sz w:val="20"/>
            <w:szCs w:val="20"/>
          </w:rPr>
          <w:t>As of December 31, 202</w:t>
        </w:r>
      </w:ins>
      <w:ins w:id="373" w:author="Kyle Condon" w:date="2026-02-25T12:18:00Z" w16du:dateUtc="2026-02-25T19:18:00Z">
        <w:r w:rsidR="00BE70EF">
          <w:rPr>
            <w:sz w:val="20"/>
            <w:szCs w:val="20"/>
          </w:rPr>
          <w:t>4</w:t>
        </w:r>
      </w:ins>
      <w:ins w:id="374" w:author="Kyle Condon" w:date="2026-02-25T12:14:00Z" w16du:dateUtc="2026-02-25T19:14:00Z">
        <w:r>
          <w:rPr>
            <w:sz w:val="20"/>
            <w:szCs w:val="20"/>
          </w:rPr>
          <w:t>, maturities of operating lease liabilities were as follows</w:t>
        </w:r>
      </w:ins>
      <w:ins w:id="375" w:author="Kyle Condon" w:date="2026-02-25T12:28:00Z" w16du:dateUtc="2026-02-25T19:28:00Z">
        <w:r w:rsidR="00034F18">
          <w:rPr>
            <w:sz w:val="20"/>
            <w:szCs w:val="20"/>
          </w:rPr>
          <w:t xml:space="preserve"> (in thousands)</w:t>
        </w:r>
      </w:ins>
      <w:ins w:id="376" w:author="Kyle Condon" w:date="2026-02-25T12:14:00Z" w16du:dateUtc="2026-02-25T19:14:00Z">
        <w:r>
          <w:rPr>
            <w:sz w:val="20"/>
            <w:szCs w:val="20"/>
          </w:rPr>
          <w:t>:</w:t>
        </w:r>
      </w:ins>
    </w:p>
    <w:p w14:paraId="65A39EF0" w14:textId="77777777" w:rsidR="00561A8C" w:rsidRDefault="00561A8C" w:rsidP="00561A8C">
      <w:pPr>
        <w:keepNext/>
        <w:jc w:val="both"/>
        <w:rPr>
          <w:ins w:id="377" w:author="Kyle Condon" w:date="2026-02-25T12:14:00Z" w16du:dateUtc="2026-02-25T19:14:00Z"/>
          <w:sz w:val="20"/>
          <w:szCs w:val="20"/>
        </w:rPr>
      </w:pPr>
    </w:p>
    <w:tbl>
      <w:tblPr>
        <w:tblW w:w="5000" w:type="pct"/>
        <w:jc w:val="center"/>
        <w:tblLook w:val="04A0" w:firstRow="1" w:lastRow="0" w:firstColumn="1" w:lastColumn="0" w:noHBand="0" w:noVBand="1"/>
      </w:tblPr>
      <w:tblGrid>
        <w:gridCol w:w="7147"/>
        <w:gridCol w:w="726"/>
        <w:gridCol w:w="2927"/>
        <w:tblGridChange w:id="378">
          <w:tblGrid>
            <w:gridCol w:w="7147"/>
            <w:gridCol w:w="726"/>
            <w:gridCol w:w="2927"/>
          </w:tblGrid>
        </w:tblGridChange>
      </w:tblGrid>
      <w:tr w:rsidR="00034F18" w:rsidRPr="00C53D85" w14:paraId="0AFEF207" w14:textId="77777777" w:rsidTr="003347AB">
        <w:trPr>
          <w:trHeight w:val="270"/>
          <w:tblHeader/>
          <w:jc w:val="center"/>
          <w:ins w:id="379" w:author="Kyle Condon" w:date="2026-02-25T12:24:00Z"/>
        </w:trPr>
        <w:tc>
          <w:tcPr>
            <w:tcW w:w="3309" w:type="pct"/>
            <w:tcBorders>
              <w:top w:val="nil"/>
              <w:left w:val="nil"/>
              <w:bottom w:val="nil"/>
              <w:right w:val="nil"/>
            </w:tcBorders>
            <w:shd w:val="clear" w:color="auto" w:fill="C6D9F1" w:themeFill="text2" w:themeFillTint="33"/>
            <w:vAlign w:val="bottom"/>
            <w:hideMark/>
          </w:tcPr>
          <w:p w14:paraId="1FB29F51" w14:textId="77777777" w:rsidR="00034F18" w:rsidRPr="00C53D85" w:rsidRDefault="00034F18" w:rsidP="003347AB">
            <w:pPr>
              <w:rPr>
                <w:ins w:id="380" w:author="Kyle Condon" w:date="2026-02-25T12:24:00Z" w16du:dateUtc="2026-02-25T19:24:00Z"/>
                <w:b/>
                <w:bCs/>
                <w:color w:val="000000"/>
                <w:kern w:val="0"/>
                <w:sz w:val="20"/>
                <w:szCs w:val="20"/>
              </w:rPr>
            </w:pPr>
            <w:ins w:id="381" w:author="Kyle Condon" w:date="2026-02-25T12:24:00Z" w16du:dateUtc="2026-02-25T19:24:00Z">
              <w:r w:rsidRPr="00C53D85">
                <w:rPr>
                  <w:b/>
                  <w:bCs/>
                  <w:color w:val="000000"/>
                  <w:kern w:val="0"/>
                  <w:sz w:val="20"/>
                  <w:szCs w:val="20"/>
                </w:rPr>
                <w:t>Year</w:t>
              </w:r>
              <w:r>
                <w:rPr>
                  <w:b/>
                  <w:bCs/>
                  <w:color w:val="000000"/>
                  <w:kern w:val="0"/>
                  <w:sz w:val="20"/>
                  <w:szCs w:val="20"/>
                </w:rPr>
                <w:t xml:space="preserve"> Ended December 31,</w:t>
              </w:r>
            </w:ins>
          </w:p>
        </w:tc>
        <w:tc>
          <w:tcPr>
            <w:tcW w:w="1691" w:type="pct"/>
            <w:gridSpan w:val="2"/>
            <w:tcBorders>
              <w:top w:val="nil"/>
              <w:left w:val="nil"/>
              <w:bottom w:val="single" w:sz="8" w:space="0" w:color="000000"/>
              <w:right w:val="nil"/>
            </w:tcBorders>
            <w:shd w:val="clear" w:color="auto" w:fill="C6D9F1" w:themeFill="text2" w:themeFillTint="33"/>
            <w:vAlign w:val="center"/>
            <w:hideMark/>
          </w:tcPr>
          <w:p w14:paraId="2296B733" w14:textId="77777777" w:rsidR="00034F18" w:rsidRPr="00C53D85" w:rsidRDefault="00034F18" w:rsidP="003347AB">
            <w:pPr>
              <w:jc w:val="center"/>
              <w:rPr>
                <w:ins w:id="382" w:author="Kyle Condon" w:date="2026-02-25T12:24:00Z" w16du:dateUtc="2026-02-25T19:24:00Z"/>
                <w:b/>
                <w:bCs/>
                <w:color w:val="000000"/>
                <w:kern w:val="0"/>
                <w:sz w:val="20"/>
                <w:szCs w:val="20"/>
              </w:rPr>
            </w:pPr>
            <w:ins w:id="383" w:author="Kyle Condon" w:date="2026-02-25T12:24:00Z" w16du:dateUtc="2026-02-25T19:24:00Z">
              <w:r w:rsidRPr="00C53D85">
                <w:rPr>
                  <w:b/>
                  <w:bCs/>
                  <w:color w:val="000000"/>
                  <w:kern w:val="0"/>
                  <w:sz w:val="20"/>
                  <w:szCs w:val="20"/>
                </w:rPr>
                <w:t>Amount</w:t>
              </w:r>
            </w:ins>
          </w:p>
        </w:tc>
      </w:tr>
      <w:tr w:rsidR="00034F18" w:rsidRPr="00C53D85" w14:paraId="52032426" w14:textId="77777777" w:rsidTr="003347AB">
        <w:trPr>
          <w:trHeight w:val="255"/>
          <w:tblHeader/>
          <w:jc w:val="center"/>
          <w:ins w:id="384" w:author="Kyle Condon" w:date="2026-02-25T12:24:00Z"/>
        </w:trPr>
        <w:tc>
          <w:tcPr>
            <w:tcW w:w="3309" w:type="pct"/>
            <w:tcBorders>
              <w:top w:val="nil"/>
              <w:left w:val="nil"/>
              <w:bottom w:val="nil"/>
              <w:right w:val="nil"/>
            </w:tcBorders>
            <w:vAlign w:val="center"/>
            <w:hideMark/>
          </w:tcPr>
          <w:p w14:paraId="7197A97E" w14:textId="77777777" w:rsidR="00034F18" w:rsidRPr="00C53D85" w:rsidRDefault="00034F18" w:rsidP="003347AB">
            <w:pPr>
              <w:rPr>
                <w:ins w:id="385" w:author="Kyle Condon" w:date="2026-02-25T12:24:00Z" w16du:dateUtc="2026-02-25T19:24:00Z"/>
                <w:color w:val="000000"/>
                <w:kern w:val="0"/>
                <w:sz w:val="20"/>
                <w:szCs w:val="20"/>
              </w:rPr>
            </w:pPr>
            <w:ins w:id="386" w:author="Kyle Condon" w:date="2026-02-25T12:24:00Z" w16du:dateUtc="2026-02-25T19:24:00Z">
              <w:r w:rsidRPr="00C53D85">
                <w:rPr>
                  <w:color w:val="000000"/>
                  <w:kern w:val="0"/>
                  <w:sz w:val="20"/>
                  <w:szCs w:val="20"/>
                </w:rPr>
                <w:t>2025</w:t>
              </w:r>
            </w:ins>
          </w:p>
        </w:tc>
        <w:tc>
          <w:tcPr>
            <w:tcW w:w="336" w:type="pct"/>
            <w:tcBorders>
              <w:top w:val="nil"/>
              <w:left w:val="nil"/>
              <w:bottom w:val="nil"/>
              <w:right w:val="nil"/>
            </w:tcBorders>
            <w:vAlign w:val="center"/>
            <w:hideMark/>
          </w:tcPr>
          <w:p w14:paraId="624E3464" w14:textId="77777777" w:rsidR="00034F18" w:rsidRPr="00C53D85" w:rsidRDefault="00034F18" w:rsidP="003347AB">
            <w:pPr>
              <w:rPr>
                <w:ins w:id="387" w:author="Kyle Condon" w:date="2026-02-25T12:24:00Z" w16du:dateUtc="2026-02-25T19:24:00Z"/>
                <w:color w:val="000000"/>
                <w:kern w:val="0"/>
                <w:sz w:val="20"/>
                <w:szCs w:val="20"/>
              </w:rPr>
            </w:pPr>
            <w:ins w:id="388" w:author="Kyle Condon" w:date="2026-02-25T12:24:00Z" w16du:dateUtc="2026-02-25T19:24:00Z">
              <w:r w:rsidRPr="00C53D85">
                <w:rPr>
                  <w:color w:val="000000"/>
                  <w:kern w:val="0"/>
                  <w:sz w:val="20"/>
                  <w:szCs w:val="20"/>
                </w:rPr>
                <w:t>$</w:t>
              </w:r>
            </w:ins>
          </w:p>
        </w:tc>
        <w:tc>
          <w:tcPr>
            <w:tcW w:w="1355" w:type="pct"/>
            <w:tcBorders>
              <w:top w:val="nil"/>
              <w:left w:val="nil"/>
              <w:bottom w:val="nil"/>
              <w:right w:val="nil"/>
            </w:tcBorders>
            <w:vAlign w:val="center"/>
            <w:hideMark/>
          </w:tcPr>
          <w:p w14:paraId="6D3CD6A3" w14:textId="68927985" w:rsidR="00034F18" w:rsidRPr="00C53D85" w:rsidRDefault="00CE7E26" w:rsidP="003347AB">
            <w:pPr>
              <w:jc w:val="right"/>
              <w:rPr>
                <w:ins w:id="389" w:author="Kyle Condon" w:date="2026-02-25T12:24:00Z" w16du:dateUtc="2026-02-25T19:24:00Z"/>
                <w:color w:val="000000"/>
                <w:kern w:val="0"/>
                <w:sz w:val="20"/>
                <w:szCs w:val="20"/>
              </w:rPr>
            </w:pPr>
            <w:ins w:id="390" w:author="Kyle Condon" w:date="2026-02-25T12:34:00Z" w16du:dateUtc="2026-02-25T19:34:00Z">
              <w:r>
                <w:rPr>
                  <w:color w:val="000000"/>
                  <w:kern w:val="0"/>
                  <w:sz w:val="20"/>
                  <w:szCs w:val="20"/>
                </w:rPr>
                <w:t>384</w:t>
              </w:r>
            </w:ins>
            <w:ins w:id="391" w:author="Kyle Condon" w:date="2026-02-25T12:24:00Z" w16du:dateUtc="2026-02-25T19:24:00Z">
              <w:r w:rsidR="00034F18" w:rsidRPr="00C53D85">
                <w:rPr>
                  <w:color w:val="000000"/>
                  <w:kern w:val="0"/>
                  <w:sz w:val="20"/>
                  <w:szCs w:val="20"/>
                </w:rPr>
                <w:t xml:space="preserve"> </w:t>
              </w:r>
            </w:ins>
          </w:p>
        </w:tc>
      </w:tr>
      <w:tr w:rsidR="00034F18" w:rsidRPr="00C53D85" w14:paraId="53FC1CCD" w14:textId="77777777" w:rsidTr="003347AB">
        <w:trPr>
          <w:trHeight w:val="255"/>
          <w:tblHeader/>
          <w:jc w:val="center"/>
          <w:ins w:id="392" w:author="Kyle Condon" w:date="2026-02-25T12:24:00Z"/>
        </w:trPr>
        <w:tc>
          <w:tcPr>
            <w:tcW w:w="3309" w:type="pct"/>
            <w:tcBorders>
              <w:top w:val="nil"/>
              <w:left w:val="nil"/>
              <w:bottom w:val="nil"/>
              <w:right w:val="nil"/>
            </w:tcBorders>
            <w:vAlign w:val="center"/>
            <w:hideMark/>
          </w:tcPr>
          <w:p w14:paraId="5D8EA63C" w14:textId="77777777" w:rsidR="00034F18" w:rsidRPr="00C53D85" w:rsidRDefault="00034F18" w:rsidP="003347AB">
            <w:pPr>
              <w:rPr>
                <w:ins w:id="393" w:author="Kyle Condon" w:date="2026-02-25T12:24:00Z" w16du:dateUtc="2026-02-25T19:24:00Z"/>
                <w:color w:val="000000"/>
                <w:kern w:val="0"/>
                <w:sz w:val="20"/>
                <w:szCs w:val="20"/>
              </w:rPr>
            </w:pPr>
            <w:ins w:id="394" w:author="Kyle Condon" w:date="2026-02-25T12:24:00Z" w16du:dateUtc="2026-02-25T19:24:00Z">
              <w:r w:rsidRPr="00C53D85">
                <w:rPr>
                  <w:color w:val="000000"/>
                  <w:kern w:val="0"/>
                  <w:sz w:val="20"/>
                  <w:szCs w:val="20"/>
                </w:rPr>
                <w:t>2026</w:t>
              </w:r>
            </w:ins>
          </w:p>
        </w:tc>
        <w:tc>
          <w:tcPr>
            <w:tcW w:w="1691" w:type="pct"/>
            <w:gridSpan w:val="2"/>
            <w:tcBorders>
              <w:top w:val="nil"/>
              <w:left w:val="nil"/>
              <w:bottom w:val="nil"/>
              <w:right w:val="nil"/>
            </w:tcBorders>
            <w:vAlign w:val="center"/>
            <w:hideMark/>
          </w:tcPr>
          <w:p w14:paraId="448C433C" w14:textId="2EC811ED" w:rsidR="00034F18" w:rsidRPr="00C53D85" w:rsidRDefault="00CE7E26" w:rsidP="003347AB">
            <w:pPr>
              <w:jc w:val="right"/>
              <w:rPr>
                <w:ins w:id="395" w:author="Kyle Condon" w:date="2026-02-25T12:24:00Z" w16du:dateUtc="2026-02-25T19:24:00Z"/>
                <w:color w:val="000000"/>
                <w:kern w:val="0"/>
                <w:sz w:val="20"/>
                <w:szCs w:val="20"/>
              </w:rPr>
            </w:pPr>
            <w:ins w:id="396" w:author="Kyle Condon" w:date="2026-02-25T12:34:00Z" w16du:dateUtc="2026-02-25T19:34:00Z">
              <w:r>
                <w:rPr>
                  <w:color w:val="000000"/>
                  <w:kern w:val="0"/>
                  <w:sz w:val="20"/>
                  <w:szCs w:val="20"/>
                </w:rPr>
                <w:t>400</w:t>
              </w:r>
            </w:ins>
          </w:p>
        </w:tc>
      </w:tr>
      <w:tr w:rsidR="00034F18" w:rsidRPr="00C53D85" w14:paraId="01EFEC88" w14:textId="77777777" w:rsidTr="003347AB">
        <w:trPr>
          <w:trHeight w:val="255"/>
          <w:tblHeader/>
          <w:jc w:val="center"/>
          <w:ins w:id="397" w:author="Kyle Condon" w:date="2026-02-25T12:24:00Z"/>
        </w:trPr>
        <w:tc>
          <w:tcPr>
            <w:tcW w:w="3309" w:type="pct"/>
            <w:tcBorders>
              <w:top w:val="nil"/>
              <w:left w:val="nil"/>
              <w:bottom w:val="nil"/>
              <w:right w:val="nil"/>
            </w:tcBorders>
            <w:vAlign w:val="center"/>
            <w:hideMark/>
          </w:tcPr>
          <w:p w14:paraId="09E9D3AB" w14:textId="77777777" w:rsidR="00034F18" w:rsidRPr="00C53D85" w:rsidRDefault="00034F18" w:rsidP="003347AB">
            <w:pPr>
              <w:rPr>
                <w:ins w:id="398" w:author="Kyle Condon" w:date="2026-02-25T12:24:00Z" w16du:dateUtc="2026-02-25T19:24:00Z"/>
                <w:color w:val="000000"/>
                <w:kern w:val="0"/>
                <w:sz w:val="20"/>
                <w:szCs w:val="20"/>
              </w:rPr>
            </w:pPr>
            <w:ins w:id="399" w:author="Kyle Condon" w:date="2026-02-25T12:24:00Z" w16du:dateUtc="2026-02-25T19:24:00Z">
              <w:r w:rsidRPr="00C53D85">
                <w:rPr>
                  <w:color w:val="000000"/>
                  <w:kern w:val="0"/>
                  <w:sz w:val="20"/>
                  <w:szCs w:val="20"/>
                </w:rPr>
                <w:t>2027</w:t>
              </w:r>
            </w:ins>
          </w:p>
        </w:tc>
        <w:tc>
          <w:tcPr>
            <w:tcW w:w="1691" w:type="pct"/>
            <w:gridSpan w:val="2"/>
            <w:tcBorders>
              <w:top w:val="nil"/>
              <w:left w:val="nil"/>
              <w:bottom w:val="nil"/>
              <w:right w:val="nil"/>
            </w:tcBorders>
            <w:vAlign w:val="center"/>
            <w:hideMark/>
          </w:tcPr>
          <w:p w14:paraId="6A6A0FE0" w14:textId="4C720A66" w:rsidR="00034F18" w:rsidRPr="00C53D85" w:rsidRDefault="00CE7E26" w:rsidP="003347AB">
            <w:pPr>
              <w:jc w:val="right"/>
              <w:rPr>
                <w:ins w:id="400" w:author="Kyle Condon" w:date="2026-02-25T12:24:00Z" w16du:dateUtc="2026-02-25T19:24:00Z"/>
                <w:color w:val="000000"/>
                <w:kern w:val="0"/>
                <w:sz w:val="20"/>
                <w:szCs w:val="20"/>
              </w:rPr>
            </w:pPr>
            <w:ins w:id="401" w:author="Kyle Condon" w:date="2026-02-25T12:34:00Z" w16du:dateUtc="2026-02-25T19:34:00Z">
              <w:r>
                <w:rPr>
                  <w:color w:val="000000"/>
                  <w:kern w:val="0"/>
                  <w:sz w:val="20"/>
                  <w:szCs w:val="20"/>
                </w:rPr>
                <w:t>68</w:t>
              </w:r>
            </w:ins>
            <w:ins w:id="402" w:author="Kyle Condon" w:date="2026-02-25T12:24:00Z" w16du:dateUtc="2026-02-25T19:24:00Z">
              <w:r w:rsidR="00034F18" w:rsidRPr="00C53D85">
                <w:rPr>
                  <w:color w:val="000000"/>
                  <w:kern w:val="0"/>
                  <w:sz w:val="20"/>
                  <w:szCs w:val="20"/>
                </w:rPr>
                <w:t xml:space="preserve"> </w:t>
              </w:r>
            </w:ins>
          </w:p>
        </w:tc>
      </w:tr>
      <w:tr w:rsidR="00034F18" w:rsidRPr="00C53D85" w14:paraId="76BC787A" w14:textId="77777777" w:rsidTr="003347AB">
        <w:trPr>
          <w:trHeight w:val="255"/>
          <w:tblHeader/>
          <w:jc w:val="center"/>
          <w:ins w:id="403" w:author="Kyle Condon" w:date="2026-02-25T12:24:00Z"/>
        </w:trPr>
        <w:tc>
          <w:tcPr>
            <w:tcW w:w="3309" w:type="pct"/>
            <w:tcBorders>
              <w:top w:val="nil"/>
              <w:left w:val="nil"/>
              <w:bottom w:val="nil"/>
              <w:right w:val="nil"/>
            </w:tcBorders>
            <w:vAlign w:val="center"/>
            <w:hideMark/>
          </w:tcPr>
          <w:p w14:paraId="6C51BCF3" w14:textId="77777777" w:rsidR="00034F18" w:rsidRPr="00C53D85" w:rsidRDefault="00034F18" w:rsidP="003347AB">
            <w:pPr>
              <w:rPr>
                <w:ins w:id="404" w:author="Kyle Condon" w:date="2026-02-25T12:24:00Z" w16du:dateUtc="2026-02-25T19:24:00Z"/>
                <w:color w:val="000000"/>
                <w:kern w:val="0"/>
                <w:sz w:val="20"/>
                <w:szCs w:val="20"/>
              </w:rPr>
            </w:pPr>
            <w:ins w:id="405" w:author="Kyle Condon" w:date="2026-02-25T12:24:00Z" w16du:dateUtc="2026-02-25T19:24:00Z">
              <w:r w:rsidRPr="00C53D85">
                <w:rPr>
                  <w:color w:val="000000"/>
                  <w:kern w:val="0"/>
                  <w:sz w:val="20"/>
                  <w:szCs w:val="20"/>
                </w:rPr>
                <w:t>2028</w:t>
              </w:r>
            </w:ins>
          </w:p>
        </w:tc>
        <w:tc>
          <w:tcPr>
            <w:tcW w:w="1691" w:type="pct"/>
            <w:gridSpan w:val="2"/>
            <w:tcBorders>
              <w:top w:val="nil"/>
              <w:left w:val="nil"/>
              <w:bottom w:val="nil"/>
              <w:right w:val="nil"/>
            </w:tcBorders>
            <w:vAlign w:val="center"/>
            <w:hideMark/>
          </w:tcPr>
          <w:p w14:paraId="16CAA22E" w14:textId="3AD19FD0" w:rsidR="00034F18" w:rsidRPr="00C53D85" w:rsidRDefault="00CE7E26" w:rsidP="003347AB">
            <w:pPr>
              <w:jc w:val="right"/>
              <w:rPr>
                <w:ins w:id="406" w:author="Kyle Condon" w:date="2026-02-25T12:24:00Z" w16du:dateUtc="2026-02-25T19:24:00Z"/>
                <w:color w:val="000000"/>
                <w:kern w:val="0"/>
                <w:sz w:val="20"/>
                <w:szCs w:val="20"/>
              </w:rPr>
            </w:pPr>
            <w:ins w:id="407" w:author="Kyle Condon" w:date="2026-02-25T12:34:00Z" w16du:dateUtc="2026-02-25T19:34:00Z">
              <w:r w:rsidRPr="00C53D85">
                <w:rPr>
                  <w:bCs/>
                  <w:color w:val="000000"/>
                  <w:sz w:val="20"/>
                  <w:szCs w:val="20"/>
                </w:rPr>
                <w:t>—</w:t>
              </w:r>
            </w:ins>
          </w:p>
        </w:tc>
      </w:tr>
      <w:tr w:rsidR="00034F18" w:rsidRPr="00C53D85" w14:paraId="53B1074F" w14:textId="77777777" w:rsidTr="00CE7E26">
        <w:tblPrEx>
          <w:tblW w:w="5000" w:type="pct"/>
          <w:jc w:val="center"/>
          <w:tblPrExChange w:id="408" w:author="Kyle Condon" w:date="2026-02-25T12:35:00Z" w16du:dateUtc="2026-02-25T19:35:00Z">
            <w:tblPrEx>
              <w:tblW w:w="5000" w:type="pct"/>
              <w:jc w:val="center"/>
            </w:tblPrEx>
          </w:tblPrExChange>
        </w:tblPrEx>
        <w:trPr>
          <w:trHeight w:val="255"/>
          <w:tblHeader/>
          <w:jc w:val="center"/>
          <w:ins w:id="409" w:author="Kyle Condon" w:date="2026-02-25T12:24:00Z"/>
          <w:trPrChange w:id="410" w:author="Kyle Condon" w:date="2026-02-25T12:35:00Z" w16du:dateUtc="2026-02-25T19:35:00Z">
            <w:trPr>
              <w:trHeight w:val="255"/>
              <w:tblHeader/>
              <w:jc w:val="center"/>
            </w:trPr>
          </w:trPrChange>
        </w:trPr>
        <w:tc>
          <w:tcPr>
            <w:tcW w:w="3309" w:type="pct"/>
            <w:tcBorders>
              <w:top w:val="nil"/>
              <w:left w:val="nil"/>
              <w:bottom w:val="nil"/>
              <w:right w:val="nil"/>
            </w:tcBorders>
            <w:vAlign w:val="center"/>
            <w:hideMark/>
            <w:tcPrChange w:id="411" w:author="Kyle Condon" w:date="2026-02-25T12:35:00Z" w16du:dateUtc="2026-02-25T19:35:00Z">
              <w:tcPr>
                <w:tcW w:w="3309" w:type="pct"/>
                <w:tcBorders>
                  <w:top w:val="nil"/>
                  <w:left w:val="nil"/>
                  <w:bottom w:val="nil"/>
                  <w:right w:val="nil"/>
                </w:tcBorders>
                <w:vAlign w:val="center"/>
                <w:hideMark/>
              </w:tcPr>
            </w:tcPrChange>
          </w:tcPr>
          <w:p w14:paraId="3766E23F" w14:textId="77777777" w:rsidR="00034F18" w:rsidRPr="00C53D85" w:rsidRDefault="00034F18" w:rsidP="003347AB">
            <w:pPr>
              <w:rPr>
                <w:ins w:id="412" w:author="Kyle Condon" w:date="2026-02-25T12:24:00Z" w16du:dateUtc="2026-02-25T19:24:00Z"/>
                <w:color w:val="000000"/>
                <w:kern w:val="0"/>
                <w:sz w:val="20"/>
                <w:szCs w:val="20"/>
              </w:rPr>
            </w:pPr>
            <w:ins w:id="413" w:author="Kyle Condon" w:date="2026-02-25T12:24:00Z" w16du:dateUtc="2026-02-25T19:24:00Z">
              <w:r w:rsidRPr="00C53D85">
                <w:rPr>
                  <w:color w:val="000000"/>
                  <w:kern w:val="0"/>
                  <w:sz w:val="20"/>
                  <w:szCs w:val="20"/>
                </w:rPr>
                <w:t>2029</w:t>
              </w:r>
            </w:ins>
          </w:p>
        </w:tc>
        <w:tc>
          <w:tcPr>
            <w:tcW w:w="1691" w:type="pct"/>
            <w:gridSpan w:val="2"/>
            <w:tcBorders>
              <w:top w:val="nil"/>
              <w:left w:val="nil"/>
              <w:right w:val="nil"/>
            </w:tcBorders>
            <w:vAlign w:val="center"/>
            <w:hideMark/>
            <w:tcPrChange w:id="414" w:author="Kyle Condon" w:date="2026-02-25T12:35:00Z" w16du:dateUtc="2026-02-25T19:35:00Z">
              <w:tcPr>
                <w:tcW w:w="1691" w:type="pct"/>
                <w:gridSpan w:val="2"/>
                <w:tcBorders>
                  <w:top w:val="nil"/>
                  <w:left w:val="nil"/>
                  <w:bottom w:val="nil"/>
                  <w:right w:val="nil"/>
                </w:tcBorders>
                <w:vAlign w:val="center"/>
                <w:hideMark/>
              </w:tcPr>
            </w:tcPrChange>
          </w:tcPr>
          <w:p w14:paraId="01026388" w14:textId="37E40FA4" w:rsidR="00034F18" w:rsidRPr="00C53D85" w:rsidRDefault="00CE7E26" w:rsidP="003347AB">
            <w:pPr>
              <w:jc w:val="right"/>
              <w:rPr>
                <w:ins w:id="415" w:author="Kyle Condon" w:date="2026-02-25T12:24:00Z" w16du:dateUtc="2026-02-25T19:24:00Z"/>
                <w:color w:val="000000"/>
                <w:kern w:val="0"/>
                <w:sz w:val="20"/>
                <w:szCs w:val="20"/>
              </w:rPr>
            </w:pPr>
            <w:ins w:id="416" w:author="Kyle Condon" w:date="2026-02-25T12:34:00Z" w16du:dateUtc="2026-02-25T19:34:00Z">
              <w:r w:rsidRPr="00C53D85">
                <w:rPr>
                  <w:bCs/>
                  <w:color w:val="000000"/>
                  <w:sz w:val="20"/>
                  <w:szCs w:val="20"/>
                </w:rPr>
                <w:t>—</w:t>
              </w:r>
            </w:ins>
            <w:ins w:id="417" w:author="Kyle Condon" w:date="2026-02-25T12:24:00Z" w16du:dateUtc="2026-02-25T19:24:00Z">
              <w:r w:rsidR="00034F18" w:rsidRPr="00C53D85">
                <w:rPr>
                  <w:color w:val="000000"/>
                  <w:kern w:val="0"/>
                  <w:sz w:val="20"/>
                  <w:szCs w:val="20"/>
                </w:rPr>
                <w:t xml:space="preserve"> </w:t>
              </w:r>
            </w:ins>
          </w:p>
        </w:tc>
      </w:tr>
      <w:tr w:rsidR="00034F18" w:rsidRPr="00C53D85" w14:paraId="65B9B6DB" w14:textId="77777777" w:rsidTr="00CE7E26">
        <w:tblPrEx>
          <w:tblW w:w="5000" w:type="pct"/>
          <w:jc w:val="center"/>
          <w:tblPrExChange w:id="418" w:author="Kyle Condon" w:date="2026-02-25T12:35:00Z" w16du:dateUtc="2026-02-25T19:35:00Z">
            <w:tblPrEx>
              <w:tblW w:w="5000" w:type="pct"/>
              <w:jc w:val="center"/>
            </w:tblPrEx>
          </w:tblPrExChange>
        </w:tblPrEx>
        <w:trPr>
          <w:trHeight w:val="270"/>
          <w:tblHeader/>
          <w:jc w:val="center"/>
          <w:ins w:id="419" w:author="Kyle Condon" w:date="2026-02-25T12:24:00Z"/>
          <w:trPrChange w:id="420" w:author="Kyle Condon" w:date="2026-02-25T12:35:00Z" w16du:dateUtc="2026-02-25T19:35:00Z">
            <w:trPr>
              <w:trHeight w:val="270"/>
              <w:tblHeader/>
              <w:jc w:val="center"/>
            </w:trPr>
          </w:trPrChange>
        </w:trPr>
        <w:tc>
          <w:tcPr>
            <w:tcW w:w="3309" w:type="pct"/>
            <w:tcBorders>
              <w:top w:val="nil"/>
              <w:left w:val="nil"/>
              <w:right w:val="nil"/>
            </w:tcBorders>
            <w:vAlign w:val="center"/>
            <w:hideMark/>
            <w:tcPrChange w:id="421" w:author="Kyle Condon" w:date="2026-02-25T12:35:00Z" w16du:dateUtc="2026-02-25T19:35:00Z">
              <w:tcPr>
                <w:tcW w:w="3309" w:type="pct"/>
                <w:tcBorders>
                  <w:top w:val="nil"/>
                  <w:left w:val="nil"/>
                  <w:bottom w:val="nil"/>
                  <w:right w:val="nil"/>
                </w:tcBorders>
                <w:vAlign w:val="center"/>
                <w:hideMark/>
              </w:tcPr>
            </w:tcPrChange>
          </w:tcPr>
          <w:p w14:paraId="497256AA" w14:textId="77777777" w:rsidR="00034F18" w:rsidRPr="00C53D85" w:rsidRDefault="00034F18" w:rsidP="003347AB">
            <w:pPr>
              <w:rPr>
                <w:ins w:id="422" w:author="Kyle Condon" w:date="2026-02-25T12:24:00Z" w16du:dateUtc="2026-02-25T19:24:00Z"/>
                <w:color w:val="000000"/>
                <w:kern w:val="0"/>
                <w:sz w:val="20"/>
                <w:szCs w:val="20"/>
              </w:rPr>
            </w:pPr>
            <w:ins w:id="423" w:author="Kyle Condon" w:date="2026-02-25T12:24:00Z" w16du:dateUtc="2026-02-25T19:24:00Z">
              <w:r w:rsidRPr="00C53D85">
                <w:rPr>
                  <w:color w:val="000000"/>
                  <w:kern w:val="0"/>
                  <w:sz w:val="20"/>
                  <w:szCs w:val="20"/>
                </w:rPr>
                <w:t>Thereafter</w:t>
              </w:r>
            </w:ins>
          </w:p>
        </w:tc>
        <w:tc>
          <w:tcPr>
            <w:tcW w:w="1691" w:type="pct"/>
            <w:gridSpan w:val="2"/>
            <w:tcBorders>
              <w:top w:val="nil"/>
              <w:left w:val="nil"/>
              <w:bottom w:val="single" w:sz="4" w:space="0" w:color="auto"/>
              <w:right w:val="nil"/>
            </w:tcBorders>
            <w:vAlign w:val="center"/>
            <w:hideMark/>
            <w:tcPrChange w:id="424" w:author="Kyle Condon" w:date="2026-02-25T12:35:00Z" w16du:dateUtc="2026-02-25T19:35:00Z">
              <w:tcPr>
                <w:tcW w:w="1691" w:type="pct"/>
                <w:gridSpan w:val="2"/>
                <w:tcBorders>
                  <w:top w:val="nil"/>
                  <w:left w:val="nil"/>
                  <w:bottom w:val="single" w:sz="8" w:space="0" w:color="000000"/>
                  <w:right w:val="nil"/>
                </w:tcBorders>
                <w:vAlign w:val="center"/>
                <w:hideMark/>
              </w:tcPr>
            </w:tcPrChange>
          </w:tcPr>
          <w:p w14:paraId="42738B74" w14:textId="72FCE885" w:rsidR="00034F18" w:rsidRPr="00C53D85" w:rsidRDefault="00CE7E26" w:rsidP="003347AB">
            <w:pPr>
              <w:jc w:val="right"/>
              <w:rPr>
                <w:ins w:id="425" w:author="Kyle Condon" w:date="2026-02-25T12:24:00Z" w16du:dateUtc="2026-02-25T19:24:00Z"/>
                <w:color w:val="000000"/>
                <w:kern w:val="0"/>
                <w:sz w:val="20"/>
                <w:szCs w:val="20"/>
              </w:rPr>
            </w:pPr>
            <w:ins w:id="426" w:author="Kyle Condon" w:date="2026-02-25T12:34:00Z" w16du:dateUtc="2026-02-25T19:34:00Z">
              <w:r w:rsidRPr="00C53D85">
                <w:rPr>
                  <w:bCs/>
                  <w:color w:val="000000"/>
                  <w:sz w:val="20"/>
                  <w:szCs w:val="20"/>
                </w:rPr>
                <w:t>—</w:t>
              </w:r>
            </w:ins>
          </w:p>
        </w:tc>
      </w:tr>
      <w:tr w:rsidR="00034F18" w:rsidRPr="00C53D85" w14:paraId="6BEACDFB" w14:textId="77777777" w:rsidTr="00CE7E26">
        <w:tblPrEx>
          <w:tblW w:w="5000" w:type="pct"/>
          <w:jc w:val="center"/>
          <w:tblPrExChange w:id="427" w:author="Kyle Condon" w:date="2026-02-25T12:35:00Z" w16du:dateUtc="2026-02-25T19:35:00Z">
            <w:tblPrEx>
              <w:tblW w:w="5000" w:type="pct"/>
              <w:jc w:val="center"/>
            </w:tblPrEx>
          </w:tblPrExChange>
        </w:tblPrEx>
        <w:trPr>
          <w:trHeight w:val="270"/>
          <w:tblHeader/>
          <w:jc w:val="center"/>
          <w:ins w:id="428" w:author="Kyle Condon" w:date="2026-02-25T12:24:00Z"/>
          <w:trPrChange w:id="429" w:author="Kyle Condon" w:date="2026-02-25T12:35:00Z" w16du:dateUtc="2026-02-25T19:35:00Z">
            <w:trPr>
              <w:trHeight w:val="270"/>
              <w:tblHeader/>
              <w:jc w:val="center"/>
            </w:trPr>
          </w:trPrChange>
        </w:trPr>
        <w:tc>
          <w:tcPr>
            <w:tcW w:w="3309" w:type="pct"/>
            <w:tcBorders>
              <w:top w:val="nil"/>
              <w:left w:val="nil"/>
              <w:right w:val="nil"/>
            </w:tcBorders>
            <w:vAlign w:val="center"/>
            <w:tcPrChange w:id="430" w:author="Kyle Condon" w:date="2026-02-25T12:35:00Z" w16du:dateUtc="2026-02-25T19:35:00Z">
              <w:tcPr>
                <w:tcW w:w="3309" w:type="pct"/>
                <w:tcBorders>
                  <w:top w:val="nil"/>
                  <w:left w:val="nil"/>
                  <w:bottom w:val="nil"/>
                  <w:right w:val="nil"/>
                </w:tcBorders>
                <w:vAlign w:val="center"/>
              </w:tcPr>
            </w:tcPrChange>
          </w:tcPr>
          <w:p w14:paraId="70F21F9C" w14:textId="0152AFC6" w:rsidR="00034F18" w:rsidRPr="00C53D85" w:rsidRDefault="00034F18" w:rsidP="003347AB">
            <w:pPr>
              <w:rPr>
                <w:ins w:id="431" w:author="Kyle Condon" w:date="2026-02-25T12:24:00Z" w16du:dateUtc="2026-02-25T19:24:00Z"/>
                <w:color w:val="000000"/>
                <w:kern w:val="0"/>
                <w:sz w:val="20"/>
                <w:szCs w:val="20"/>
              </w:rPr>
            </w:pPr>
            <w:ins w:id="432" w:author="Kyle Condon" w:date="2026-02-25T12:25:00Z" w16du:dateUtc="2026-02-25T19:25:00Z">
              <w:r>
                <w:rPr>
                  <w:color w:val="000000"/>
                  <w:kern w:val="0"/>
                  <w:sz w:val="20"/>
                  <w:szCs w:val="20"/>
                </w:rPr>
                <w:t>Total operating lease payments</w:t>
              </w:r>
            </w:ins>
          </w:p>
        </w:tc>
        <w:tc>
          <w:tcPr>
            <w:tcW w:w="1691" w:type="pct"/>
            <w:gridSpan w:val="2"/>
            <w:tcBorders>
              <w:top w:val="single" w:sz="4" w:space="0" w:color="auto"/>
              <w:left w:val="nil"/>
              <w:right w:val="nil"/>
            </w:tcBorders>
            <w:vAlign w:val="center"/>
            <w:tcPrChange w:id="433" w:author="Kyle Condon" w:date="2026-02-25T12:35:00Z" w16du:dateUtc="2026-02-25T19:35:00Z">
              <w:tcPr>
                <w:tcW w:w="1691" w:type="pct"/>
                <w:gridSpan w:val="2"/>
                <w:tcBorders>
                  <w:top w:val="nil"/>
                  <w:left w:val="nil"/>
                  <w:bottom w:val="single" w:sz="8" w:space="0" w:color="000000"/>
                  <w:right w:val="nil"/>
                </w:tcBorders>
                <w:vAlign w:val="center"/>
              </w:tcPr>
            </w:tcPrChange>
          </w:tcPr>
          <w:p w14:paraId="13B3986A" w14:textId="2DA734A1" w:rsidR="00034F18" w:rsidRDefault="0056629C" w:rsidP="003347AB">
            <w:pPr>
              <w:jc w:val="right"/>
              <w:rPr>
                <w:ins w:id="434" w:author="Kyle Condon" w:date="2026-02-25T12:24:00Z" w16du:dateUtc="2026-02-25T19:24:00Z"/>
                <w:color w:val="000000"/>
                <w:kern w:val="0"/>
                <w:sz w:val="20"/>
                <w:szCs w:val="20"/>
              </w:rPr>
            </w:pPr>
            <w:ins w:id="435" w:author="Kyle Condon" w:date="2026-02-25T12:35:00Z" w16du:dateUtc="2026-02-25T19:35:00Z">
              <w:r>
                <w:rPr>
                  <w:color w:val="000000"/>
                  <w:kern w:val="0"/>
                  <w:sz w:val="20"/>
                  <w:szCs w:val="20"/>
                </w:rPr>
                <w:t>852</w:t>
              </w:r>
            </w:ins>
          </w:p>
        </w:tc>
      </w:tr>
      <w:tr w:rsidR="00034F18" w:rsidRPr="00C53D85" w14:paraId="1DF8308F" w14:textId="77777777" w:rsidTr="00034F18">
        <w:tblPrEx>
          <w:tblW w:w="5000" w:type="pct"/>
          <w:jc w:val="center"/>
          <w:tblPrExChange w:id="436" w:author="Kyle Condon" w:date="2026-02-25T12:24:00Z" w16du:dateUtc="2026-02-25T19:24:00Z">
            <w:tblPrEx>
              <w:tblW w:w="5000" w:type="pct"/>
              <w:jc w:val="center"/>
            </w:tblPrEx>
          </w:tblPrExChange>
        </w:tblPrEx>
        <w:trPr>
          <w:trHeight w:val="270"/>
          <w:tblHeader/>
          <w:jc w:val="center"/>
          <w:ins w:id="437" w:author="Kyle Condon" w:date="2026-02-25T12:24:00Z"/>
          <w:trPrChange w:id="438" w:author="Kyle Condon" w:date="2026-02-25T12:24:00Z" w16du:dateUtc="2026-02-25T19:24:00Z">
            <w:trPr>
              <w:trHeight w:val="270"/>
              <w:tblHeader/>
              <w:jc w:val="center"/>
            </w:trPr>
          </w:trPrChange>
        </w:trPr>
        <w:tc>
          <w:tcPr>
            <w:tcW w:w="3309" w:type="pct"/>
            <w:tcBorders>
              <w:left w:val="nil"/>
              <w:bottom w:val="nil"/>
              <w:right w:val="nil"/>
            </w:tcBorders>
            <w:vAlign w:val="center"/>
            <w:tcPrChange w:id="439" w:author="Kyle Condon" w:date="2026-02-25T12:24:00Z" w16du:dateUtc="2026-02-25T19:24:00Z">
              <w:tcPr>
                <w:tcW w:w="3309" w:type="pct"/>
                <w:tcBorders>
                  <w:top w:val="nil"/>
                  <w:left w:val="nil"/>
                  <w:bottom w:val="nil"/>
                  <w:right w:val="nil"/>
                </w:tcBorders>
                <w:vAlign w:val="center"/>
              </w:tcPr>
            </w:tcPrChange>
          </w:tcPr>
          <w:p w14:paraId="3F59AD91" w14:textId="7871286B" w:rsidR="00034F18" w:rsidRPr="00C53D85" w:rsidRDefault="00034F18" w:rsidP="003347AB">
            <w:pPr>
              <w:rPr>
                <w:ins w:id="440" w:author="Kyle Condon" w:date="2026-02-25T12:24:00Z" w16du:dateUtc="2026-02-25T19:24:00Z"/>
                <w:color w:val="000000"/>
                <w:kern w:val="0"/>
                <w:sz w:val="20"/>
                <w:szCs w:val="20"/>
              </w:rPr>
            </w:pPr>
            <w:ins w:id="441" w:author="Kyle Condon" w:date="2026-02-25T12:25:00Z" w16du:dateUtc="2026-02-25T19:25:00Z">
              <w:r>
                <w:rPr>
                  <w:color w:val="000000"/>
                  <w:kern w:val="0"/>
                  <w:sz w:val="20"/>
                  <w:szCs w:val="20"/>
                </w:rPr>
                <w:t>Less: Imputed interest</w:t>
              </w:r>
            </w:ins>
          </w:p>
        </w:tc>
        <w:tc>
          <w:tcPr>
            <w:tcW w:w="1691" w:type="pct"/>
            <w:gridSpan w:val="2"/>
            <w:tcBorders>
              <w:left w:val="nil"/>
              <w:bottom w:val="single" w:sz="8" w:space="0" w:color="000000"/>
              <w:right w:val="nil"/>
            </w:tcBorders>
            <w:vAlign w:val="center"/>
            <w:tcPrChange w:id="442" w:author="Kyle Condon" w:date="2026-02-25T12:24:00Z" w16du:dateUtc="2026-02-25T19:24:00Z">
              <w:tcPr>
                <w:tcW w:w="1691" w:type="pct"/>
                <w:gridSpan w:val="2"/>
                <w:tcBorders>
                  <w:top w:val="nil"/>
                  <w:left w:val="nil"/>
                  <w:bottom w:val="single" w:sz="8" w:space="0" w:color="000000"/>
                  <w:right w:val="nil"/>
                </w:tcBorders>
                <w:vAlign w:val="center"/>
              </w:tcPr>
            </w:tcPrChange>
          </w:tcPr>
          <w:p w14:paraId="6E646EB6" w14:textId="3F128F86" w:rsidR="00034F18" w:rsidRDefault="0056629C" w:rsidP="003347AB">
            <w:pPr>
              <w:jc w:val="right"/>
              <w:rPr>
                <w:ins w:id="443" w:author="Kyle Condon" w:date="2026-02-25T12:24:00Z" w16du:dateUtc="2026-02-25T19:24:00Z"/>
                <w:color w:val="000000"/>
                <w:kern w:val="0"/>
                <w:sz w:val="20"/>
                <w:szCs w:val="20"/>
              </w:rPr>
            </w:pPr>
            <w:ins w:id="444" w:author="Kyle Condon" w:date="2026-02-25T12:35:00Z" w16du:dateUtc="2026-02-25T19:35:00Z">
              <w:r>
                <w:rPr>
                  <w:color w:val="000000"/>
                  <w:kern w:val="0"/>
                  <w:sz w:val="20"/>
                  <w:szCs w:val="20"/>
                </w:rPr>
                <w:t>38</w:t>
              </w:r>
            </w:ins>
          </w:p>
        </w:tc>
      </w:tr>
      <w:tr w:rsidR="00034F18" w:rsidRPr="00C53D85" w14:paraId="5F82AD52" w14:textId="77777777" w:rsidTr="003347AB">
        <w:trPr>
          <w:trHeight w:val="270"/>
          <w:tblHeader/>
          <w:jc w:val="center"/>
          <w:ins w:id="445" w:author="Kyle Condon" w:date="2026-02-25T12:24:00Z"/>
        </w:trPr>
        <w:tc>
          <w:tcPr>
            <w:tcW w:w="3309" w:type="pct"/>
            <w:tcBorders>
              <w:top w:val="nil"/>
              <w:left w:val="nil"/>
              <w:bottom w:val="nil"/>
              <w:right w:val="nil"/>
            </w:tcBorders>
            <w:vAlign w:val="center"/>
            <w:hideMark/>
          </w:tcPr>
          <w:p w14:paraId="20A8E7F8" w14:textId="38BC1C4A" w:rsidR="00034F18" w:rsidRPr="00C53D85" w:rsidRDefault="00034F18" w:rsidP="003347AB">
            <w:pPr>
              <w:rPr>
                <w:ins w:id="446" w:author="Kyle Condon" w:date="2026-02-25T12:24:00Z" w16du:dateUtc="2026-02-25T19:24:00Z"/>
                <w:kern w:val="0"/>
                <w:sz w:val="20"/>
                <w:szCs w:val="20"/>
              </w:rPr>
            </w:pPr>
            <w:ins w:id="447" w:author="Kyle Condon" w:date="2026-02-25T12:25:00Z" w16du:dateUtc="2026-02-25T19:25:00Z">
              <w:r>
                <w:rPr>
                  <w:kern w:val="0"/>
                  <w:sz w:val="20"/>
                  <w:szCs w:val="20"/>
                </w:rPr>
                <w:t>Present value of future lease payments</w:t>
              </w:r>
            </w:ins>
          </w:p>
        </w:tc>
        <w:tc>
          <w:tcPr>
            <w:tcW w:w="336" w:type="pct"/>
            <w:tcBorders>
              <w:top w:val="nil"/>
              <w:left w:val="nil"/>
              <w:bottom w:val="double" w:sz="6" w:space="0" w:color="000000"/>
              <w:right w:val="nil"/>
            </w:tcBorders>
            <w:vAlign w:val="center"/>
            <w:hideMark/>
          </w:tcPr>
          <w:p w14:paraId="0AD7EAF7" w14:textId="77777777" w:rsidR="00034F18" w:rsidRPr="00C53D85" w:rsidRDefault="00034F18" w:rsidP="003347AB">
            <w:pPr>
              <w:rPr>
                <w:ins w:id="448" w:author="Kyle Condon" w:date="2026-02-25T12:24:00Z" w16du:dateUtc="2026-02-25T19:24:00Z"/>
                <w:color w:val="000000"/>
                <w:kern w:val="0"/>
                <w:sz w:val="20"/>
                <w:szCs w:val="20"/>
              </w:rPr>
            </w:pPr>
            <w:ins w:id="449" w:author="Kyle Condon" w:date="2026-02-25T12:24:00Z" w16du:dateUtc="2026-02-25T19:24:00Z">
              <w:r w:rsidRPr="00C53D85">
                <w:rPr>
                  <w:color w:val="000000"/>
                  <w:kern w:val="0"/>
                  <w:sz w:val="20"/>
                  <w:szCs w:val="20"/>
                </w:rPr>
                <w:t>$</w:t>
              </w:r>
            </w:ins>
          </w:p>
        </w:tc>
        <w:tc>
          <w:tcPr>
            <w:tcW w:w="1355" w:type="pct"/>
            <w:tcBorders>
              <w:top w:val="nil"/>
              <w:left w:val="nil"/>
              <w:bottom w:val="double" w:sz="6" w:space="0" w:color="000000"/>
              <w:right w:val="nil"/>
            </w:tcBorders>
            <w:vAlign w:val="center"/>
            <w:hideMark/>
          </w:tcPr>
          <w:p w14:paraId="185DBF5A" w14:textId="4439822A" w:rsidR="00034F18" w:rsidRPr="00C53D85" w:rsidRDefault="0056629C" w:rsidP="003347AB">
            <w:pPr>
              <w:jc w:val="right"/>
              <w:rPr>
                <w:ins w:id="450" w:author="Kyle Condon" w:date="2026-02-25T12:24:00Z" w16du:dateUtc="2026-02-25T19:24:00Z"/>
                <w:color w:val="000000"/>
                <w:kern w:val="0"/>
                <w:sz w:val="20"/>
                <w:szCs w:val="20"/>
              </w:rPr>
            </w:pPr>
            <w:ins w:id="451" w:author="Kyle Condon" w:date="2026-02-25T12:35:00Z" w16du:dateUtc="2026-02-25T19:35:00Z">
              <w:r>
                <w:rPr>
                  <w:color w:val="000000"/>
                  <w:kern w:val="0"/>
                  <w:sz w:val="20"/>
                  <w:szCs w:val="20"/>
                </w:rPr>
                <w:t>814</w:t>
              </w:r>
            </w:ins>
            <w:ins w:id="452" w:author="Kyle Condon" w:date="2026-02-25T12:24:00Z" w16du:dateUtc="2026-02-25T19:24:00Z">
              <w:r w:rsidR="00034F18" w:rsidRPr="00C53D85">
                <w:rPr>
                  <w:color w:val="000000"/>
                  <w:kern w:val="0"/>
                  <w:sz w:val="20"/>
                  <w:szCs w:val="20"/>
                </w:rPr>
                <w:t xml:space="preserve"> </w:t>
              </w:r>
            </w:ins>
          </w:p>
        </w:tc>
      </w:tr>
    </w:tbl>
    <w:p w14:paraId="5A1DAEAB" w14:textId="77777777" w:rsidR="0056629C" w:rsidRDefault="0056629C" w:rsidP="00561A8C">
      <w:pPr>
        <w:jc w:val="both"/>
        <w:rPr>
          <w:ins w:id="453" w:author="Kyle Condon" w:date="2026-02-25T12:35:00Z" w16du:dateUtc="2026-02-25T19:35:00Z"/>
          <w:sz w:val="20"/>
          <w:szCs w:val="20"/>
        </w:rPr>
      </w:pPr>
    </w:p>
    <w:p w14:paraId="37C13B20" w14:textId="1268D0C4" w:rsidR="00561A8C" w:rsidRDefault="00561A8C" w:rsidP="00561A8C">
      <w:pPr>
        <w:jc w:val="both"/>
        <w:rPr>
          <w:ins w:id="454" w:author="Kyle Condon" w:date="2026-02-25T12:19:00Z" w16du:dateUtc="2026-02-25T19:19:00Z"/>
          <w:sz w:val="20"/>
          <w:szCs w:val="20"/>
        </w:rPr>
      </w:pPr>
      <w:ins w:id="455" w:author="Kyle Condon" w:date="2026-02-25T12:14:00Z" w16du:dateUtc="2026-02-25T19:14:00Z">
        <w:r w:rsidRPr="00E842B3">
          <w:rPr>
            <w:sz w:val="20"/>
            <w:szCs w:val="20"/>
          </w:rPr>
          <w:t xml:space="preserve">As of December 31, </w:t>
        </w:r>
        <w:r>
          <w:rPr>
            <w:sz w:val="20"/>
            <w:szCs w:val="20"/>
          </w:rPr>
          <w:t>2024</w:t>
        </w:r>
        <w:r w:rsidRPr="00E842B3">
          <w:rPr>
            <w:sz w:val="20"/>
            <w:szCs w:val="20"/>
          </w:rPr>
          <w:t xml:space="preserve">, the Company </w:t>
        </w:r>
      </w:ins>
      <w:ins w:id="456" w:author="Kyle Condon" w:date="2026-02-25T12:18:00Z" w16du:dateUtc="2026-02-25T19:18:00Z">
        <w:r w:rsidR="00BE70EF">
          <w:rPr>
            <w:sz w:val="20"/>
            <w:szCs w:val="20"/>
          </w:rPr>
          <w:t xml:space="preserve">had one lease, a property lease related to office space in Palo Alto California, that was </w:t>
        </w:r>
      </w:ins>
      <w:ins w:id="457" w:author="Kyle Condon" w:date="2026-02-25T12:19:00Z" w16du:dateUtc="2026-02-25T19:19:00Z">
        <w:r w:rsidR="00832488">
          <w:rPr>
            <w:sz w:val="20"/>
            <w:szCs w:val="20"/>
          </w:rPr>
          <w:t>scheduled</w:t>
        </w:r>
      </w:ins>
      <w:ins w:id="458" w:author="Kyle Condon" w:date="2026-02-25T12:18:00Z" w16du:dateUtc="2026-02-25T19:18:00Z">
        <w:r w:rsidR="00BE70EF">
          <w:rPr>
            <w:sz w:val="20"/>
            <w:szCs w:val="20"/>
          </w:rPr>
          <w:t xml:space="preserve"> to </w:t>
        </w:r>
      </w:ins>
      <w:ins w:id="459" w:author="Kyle Condon" w:date="2026-02-25T12:19:00Z" w16du:dateUtc="2026-02-25T19:19:00Z">
        <w:r w:rsidR="00BE70EF">
          <w:rPr>
            <w:sz w:val="20"/>
            <w:szCs w:val="20"/>
          </w:rPr>
          <w:t>commence in February 2025, which the Company entered into such lease shortly after the year ended December 31, 2024.</w:t>
        </w:r>
      </w:ins>
    </w:p>
    <w:p w14:paraId="3E442406" w14:textId="77777777" w:rsidR="00BE70EF" w:rsidRPr="00561A8C" w:rsidRDefault="00BE70EF">
      <w:pPr>
        <w:jc w:val="both"/>
        <w:rPr>
          <w:ins w:id="460" w:author="Kyle Condon" w:date="2026-02-25T12:13:00Z" w16du:dateUtc="2026-02-25T19:13:00Z"/>
          <w:sz w:val="20"/>
          <w:szCs w:val="20"/>
          <w:rPrChange w:id="461" w:author="Kyle Condon" w:date="2026-02-25T12:14:00Z" w16du:dateUtc="2026-02-25T19:14:00Z">
            <w:rPr>
              <w:ins w:id="462" w:author="Kyle Condon" w:date="2026-02-25T12:13:00Z" w16du:dateUtc="2026-02-25T19:13:00Z"/>
              <w:b/>
              <w:sz w:val="20"/>
              <w:szCs w:val="20"/>
            </w:rPr>
          </w:rPrChange>
        </w:rPr>
        <w:pPrChange w:id="463" w:author="Kyle Condon" w:date="2026-02-25T12:14:00Z" w16du:dateUtc="2026-02-25T19:14:00Z">
          <w:pPr>
            <w:keepNext/>
            <w:outlineLvl w:val="1"/>
          </w:pPr>
        </w:pPrChange>
      </w:pPr>
    </w:p>
    <w:p w14:paraId="582ECBB2" w14:textId="54C0785D" w:rsidR="002D4A5C" w:rsidRDefault="009B7D62" w:rsidP="00E2562C">
      <w:pPr>
        <w:keepNext/>
        <w:outlineLvl w:val="1"/>
        <w:rPr>
          <w:b/>
          <w:sz w:val="20"/>
          <w:szCs w:val="20"/>
        </w:rPr>
      </w:pPr>
      <w:r w:rsidRPr="00C53D85" w:rsidDel="0002271E">
        <w:rPr>
          <w:b/>
          <w:sz w:val="20"/>
          <w:szCs w:val="20"/>
        </w:rPr>
        <w:lastRenderedPageBreak/>
        <w:t>1</w:t>
      </w:r>
      <w:ins w:id="464" w:author="Kyle Condon" w:date="2026-02-25T12:38:00Z" w16du:dateUtc="2026-02-25T19:38:00Z">
        <w:r w:rsidR="00821737">
          <w:rPr>
            <w:b/>
            <w:sz w:val="20"/>
            <w:szCs w:val="20"/>
          </w:rPr>
          <w:t>2</w:t>
        </w:r>
      </w:ins>
      <w:del w:id="465" w:author="Kyle Condon" w:date="2026-02-25T12:38:00Z" w16du:dateUtc="2026-02-25T19:38:00Z">
        <w:r w:rsidR="00E2562C" w:rsidDel="00821737">
          <w:rPr>
            <w:b/>
            <w:sz w:val="20"/>
            <w:szCs w:val="20"/>
          </w:rPr>
          <w:delText>1</w:delText>
        </w:r>
      </w:del>
      <w:r w:rsidRPr="00C53D85" w:rsidDel="0002271E">
        <w:rPr>
          <w:b/>
          <w:sz w:val="20"/>
          <w:szCs w:val="20"/>
        </w:rPr>
        <w:t xml:space="preserve">. </w:t>
      </w:r>
      <w:r w:rsidR="00D60D04" w:rsidRPr="00F52012">
        <w:rPr>
          <w:b/>
          <w:sz w:val="20"/>
          <w:szCs w:val="20"/>
        </w:rPr>
        <w:t>Accrued Liabilities</w:t>
      </w:r>
      <w:r w:rsidR="00D60D04" w:rsidRPr="00C53D85">
        <w:rPr>
          <w:b/>
          <w:sz w:val="20"/>
          <w:szCs w:val="20"/>
        </w:rPr>
        <w:t xml:space="preserve"> </w:t>
      </w:r>
    </w:p>
    <w:p w14:paraId="33D471AB" w14:textId="6F8B0903" w:rsidR="00596A82" w:rsidRPr="002F617C" w:rsidRDefault="00596A82" w:rsidP="002F617C">
      <w:pPr>
        <w:autoSpaceDE w:val="0"/>
        <w:autoSpaceDN w:val="0"/>
        <w:adjustRightInd w:val="0"/>
        <w:spacing w:before="120" w:after="120"/>
        <w:jc w:val="both"/>
        <w:rPr>
          <w:sz w:val="20"/>
          <w:szCs w:val="20"/>
        </w:rPr>
      </w:pPr>
      <w:r w:rsidRPr="00E50205">
        <w:rPr>
          <w:sz w:val="20"/>
          <w:szCs w:val="20"/>
        </w:rPr>
        <w:t xml:space="preserve">The Company recognized an aggregate amount </w:t>
      </w:r>
      <w:r w:rsidRPr="0005659C">
        <w:rPr>
          <w:sz w:val="20"/>
          <w:szCs w:val="20"/>
        </w:rPr>
        <w:t xml:space="preserve">related to the Service-based Contingent Consideration of </w:t>
      </w:r>
      <w:r w:rsidRPr="00E50205">
        <w:rPr>
          <w:sz w:val="20"/>
          <w:szCs w:val="20"/>
        </w:rPr>
        <w:t xml:space="preserve">approximately $4.5 million as post-combination expense, </w:t>
      </w:r>
      <w:r w:rsidR="00B16716">
        <w:rPr>
          <w:sz w:val="20"/>
          <w:szCs w:val="20"/>
        </w:rPr>
        <w:t xml:space="preserve">of which $4.5 million was </w:t>
      </w:r>
      <w:r w:rsidRPr="00E50205">
        <w:rPr>
          <w:sz w:val="20"/>
          <w:szCs w:val="20"/>
        </w:rPr>
        <w:t xml:space="preserve">recognized </w:t>
      </w:r>
      <w:r w:rsidR="004115D6">
        <w:rPr>
          <w:sz w:val="20"/>
          <w:szCs w:val="20"/>
        </w:rPr>
        <w:t>as of December 31, 2023</w:t>
      </w:r>
      <w:r w:rsidRPr="00E50205">
        <w:rPr>
          <w:sz w:val="20"/>
          <w:szCs w:val="20"/>
        </w:rPr>
        <w:t xml:space="preserve">. However, given that the ultimate payment of the Contingent Consideration was deferred until four years following the acquisition date, the payment was not made as of December 31, 2024, and thus the </w:t>
      </w:r>
      <w:r w:rsidRPr="0005659C">
        <w:rPr>
          <w:sz w:val="20"/>
          <w:szCs w:val="20"/>
        </w:rPr>
        <w:t xml:space="preserve">Service-based Contingent Consideration </w:t>
      </w:r>
      <w:r w:rsidRPr="00E50205">
        <w:rPr>
          <w:sz w:val="20"/>
          <w:szCs w:val="20"/>
        </w:rPr>
        <w:t xml:space="preserve">was included within </w:t>
      </w:r>
      <w:r w:rsidR="002E6309">
        <w:rPr>
          <w:sz w:val="20"/>
          <w:szCs w:val="20"/>
        </w:rPr>
        <w:t>a</w:t>
      </w:r>
      <w:r w:rsidRPr="00E50205">
        <w:rPr>
          <w:sz w:val="20"/>
          <w:szCs w:val="20"/>
        </w:rPr>
        <w:t>ccrued liabilities in the Consolidated Balance Sheet.</w:t>
      </w:r>
    </w:p>
    <w:p w14:paraId="3FFD7C3C" w14:textId="00A5FCE9" w:rsidR="002D4A5C" w:rsidRPr="00C53D85" w:rsidRDefault="002D4A5C" w:rsidP="002D4A5C">
      <w:pPr>
        <w:keepNext/>
        <w:rPr>
          <w:sz w:val="20"/>
          <w:szCs w:val="20"/>
        </w:rPr>
      </w:pPr>
      <w:r w:rsidRPr="00C53D85">
        <w:rPr>
          <w:sz w:val="20"/>
          <w:szCs w:val="20"/>
        </w:rPr>
        <w:t xml:space="preserve">A summary of accrued liabilities </w:t>
      </w:r>
      <w:r>
        <w:rPr>
          <w:sz w:val="20"/>
          <w:szCs w:val="20"/>
        </w:rPr>
        <w:t xml:space="preserve">as of December 31, 2024 </w:t>
      </w:r>
      <w:r w:rsidRPr="00C53D85">
        <w:rPr>
          <w:sz w:val="20"/>
          <w:szCs w:val="20"/>
        </w:rPr>
        <w:t xml:space="preserve">is as follows (in thousands): </w:t>
      </w:r>
    </w:p>
    <w:p w14:paraId="7A93D1A6" w14:textId="5DCAD334" w:rsidR="002D4A5C" w:rsidRPr="00C53D85" w:rsidRDefault="002D4A5C" w:rsidP="002D4A5C">
      <w:pPr>
        <w:keepNext/>
        <w:rPr>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3"/>
        <w:gridCol w:w="456"/>
        <w:gridCol w:w="3231"/>
      </w:tblGrid>
      <w:tr w:rsidR="00B30723" w:rsidRPr="00C53D85" w14:paraId="70BB94DC" w14:textId="77777777" w:rsidTr="00D6074D">
        <w:trPr>
          <w:cantSplit/>
        </w:trPr>
        <w:tc>
          <w:tcPr>
            <w:tcW w:w="3293" w:type="pct"/>
            <w:tcBorders>
              <w:top w:val="nil"/>
              <w:left w:val="nil"/>
              <w:bottom w:val="nil"/>
              <w:right w:val="nil"/>
            </w:tcBorders>
            <w:shd w:val="clear" w:color="auto" w:fill="C6D9F1" w:themeFill="text2" w:themeFillTint="33"/>
            <w:tcMar>
              <w:top w:w="0" w:type="dxa"/>
              <w:left w:w="53" w:type="dxa"/>
              <w:bottom w:w="0" w:type="dxa"/>
              <w:right w:w="53" w:type="dxa"/>
            </w:tcMar>
            <w:vAlign w:val="bottom"/>
          </w:tcPr>
          <w:p w14:paraId="13DED4EE" w14:textId="77777777" w:rsidR="00B30723" w:rsidRPr="00C53D85" w:rsidRDefault="00B30723" w:rsidP="00BB134F">
            <w:pPr>
              <w:keepNext/>
              <w:spacing w:before="23" w:after="20" w:line="120" w:lineRule="auto"/>
              <w:ind w:left="91"/>
              <w:rPr>
                <w:sz w:val="20"/>
                <w:szCs w:val="20"/>
              </w:rPr>
            </w:pPr>
            <w:r w:rsidRPr="00C53D85">
              <w:rPr>
                <w:color w:val="000000"/>
                <w:sz w:val="20"/>
                <w:szCs w:val="20"/>
              </w:rPr>
              <w:t> </w:t>
            </w:r>
          </w:p>
        </w:tc>
        <w:tc>
          <w:tcPr>
            <w:tcW w:w="1707" w:type="pct"/>
            <w:gridSpan w:val="2"/>
            <w:tcBorders>
              <w:top w:val="nil"/>
              <w:left w:val="nil"/>
              <w:bottom w:val="single" w:sz="8" w:space="0" w:color="000000"/>
              <w:right w:val="nil"/>
            </w:tcBorders>
            <w:shd w:val="clear" w:color="auto" w:fill="C6D9F1" w:themeFill="text2" w:themeFillTint="33"/>
          </w:tcPr>
          <w:p w14:paraId="669B593E" w14:textId="74116CA3" w:rsidR="00B30723" w:rsidRPr="00C53D85" w:rsidRDefault="00B30723" w:rsidP="00BB134F">
            <w:pPr>
              <w:keepNext/>
              <w:spacing w:before="23" w:after="20"/>
              <w:jc w:val="center"/>
              <w:rPr>
                <w:sz w:val="20"/>
                <w:szCs w:val="20"/>
              </w:rPr>
            </w:pPr>
            <w:r>
              <w:rPr>
                <w:b/>
                <w:color w:val="000000"/>
                <w:sz w:val="20"/>
                <w:szCs w:val="20"/>
              </w:rPr>
              <w:t xml:space="preserve">December 31, 2024 </w:t>
            </w:r>
          </w:p>
        </w:tc>
      </w:tr>
      <w:tr w:rsidR="00B30723" w:rsidRPr="00C53D85" w14:paraId="236EC262" w14:textId="77777777" w:rsidTr="00B30723">
        <w:trPr>
          <w:cantSplit/>
        </w:trPr>
        <w:tc>
          <w:tcPr>
            <w:tcW w:w="3293" w:type="pct"/>
            <w:tcBorders>
              <w:top w:val="nil"/>
              <w:left w:val="nil"/>
              <w:bottom w:val="nil"/>
              <w:right w:val="nil"/>
            </w:tcBorders>
            <w:tcMar>
              <w:top w:w="0" w:type="dxa"/>
              <w:left w:w="53" w:type="dxa"/>
              <w:bottom w:w="0" w:type="dxa"/>
              <w:right w:w="53" w:type="dxa"/>
            </w:tcMar>
          </w:tcPr>
          <w:p w14:paraId="1831F8F0" w14:textId="77777777" w:rsidR="00B30723" w:rsidRPr="00C53D85" w:rsidRDefault="00B30723" w:rsidP="00BB134F">
            <w:pPr>
              <w:keepNext/>
              <w:tabs>
                <w:tab w:val="right" w:pos="5120"/>
                <w:tab w:val="left" w:leader="dot" w:pos="5265"/>
              </w:tabs>
              <w:spacing w:before="43" w:after="20"/>
              <w:ind w:left="240" w:hanging="240"/>
              <w:rPr>
                <w:color w:val="000000"/>
                <w:sz w:val="20"/>
                <w:szCs w:val="20"/>
              </w:rPr>
            </w:pPr>
            <w:r>
              <w:rPr>
                <w:color w:val="000000"/>
                <w:sz w:val="20"/>
                <w:szCs w:val="20"/>
              </w:rPr>
              <w:t>Security deposits received from tenants</w:t>
            </w:r>
            <w:r w:rsidRPr="00C53D85">
              <w:rPr>
                <w:sz w:val="20"/>
                <w:szCs w:val="20"/>
              </w:rPr>
              <w:tab/>
            </w:r>
          </w:p>
        </w:tc>
        <w:tc>
          <w:tcPr>
            <w:tcW w:w="211" w:type="pct"/>
            <w:tcBorders>
              <w:top w:val="nil"/>
              <w:left w:val="nil"/>
              <w:bottom w:val="nil"/>
              <w:right w:val="nil"/>
            </w:tcBorders>
          </w:tcPr>
          <w:p w14:paraId="0478865C" w14:textId="6B563FA8" w:rsidR="00B30723" w:rsidRDefault="00B30723" w:rsidP="00D6074D">
            <w:pPr>
              <w:keepNext/>
              <w:spacing w:before="43" w:after="20"/>
              <w:rPr>
                <w:color w:val="000000"/>
                <w:sz w:val="20"/>
                <w:szCs w:val="20"/>
              </w:rPr>
            </w:pPr>
            <w:r>
              <w:rPr>
                <w:color w:val="000000"/>
                <w:sz w:val="20"/>
                <w:szCs w:val="20"/>
              </w:rPr>
              <w:t>$</w:t>
            </w:r>
          </w:p>
        </w:tc>
        <w:tc>
          <w:tcPr>
            <w:tcW w:w="1497" w:type="pct"/>
            <w:tcBorders>
              <w:top w:val="nil"/>
              <w:left w:val="nil"/>
              <w:bottom w:val="nil"/>
              <w:right w:val="nil"/>
            </w:tcBorders>
            <w:tcMar>
              <w:top w:w="0" w:type="dxa"/>
              <w:left w:w="0" w:type="dxa"/>
              <w:bottom w:w="0" w:type="dxa"/>
              <w:right w:w="15" w:type="dxa"/>
            </w:tcMar>
            <w:vAlign w:val="bottom"/>
          </w:tcPr>
          <w:p w14:paraId="5027D6F8" w14:textId="3D3604E0" w:rsidR="00B30723" w:rsidRPr="00C53D85" w:rsidRDefault="00B30723" w:rsidP="0005659C">
            <w:pPr>
              <w:keepNext/>
              <w:tabs>
                <w:tab w:val="left" w:pos="534"/>
                <w:tab w:val="left" w:pos="1087"/>
              </w:tabs>
              <w:spacing w:before="43" w:after="20"/>
              <w:rPr>
                <w:sz w:val="20"/>
                <w:szCs w:val="20"/>
              </w:rPr>
            </w:pPr>
            <w:r w:rsidRPr="00C53D85">
              <w:rPr>
                <w:color w:val="000000"/>
                <w:sz w:val="20"/>
                <w:szCs w:val="20"/>
              </w:rPr>
              <w:tab/>
            </w:r>
            <w:r w:rsidRPr="00C53D85">
              <w:rPr>
                <w:color w:val="000000"/>
                <w:sz w:val="20"/>
                <w:szCs w:val="20"/>
              </w:rPr>
              <w:tab/>
            </w:r>
            <w:r>
              <w:rPr>
                <w:color w:val="000000"/>
                <w:sz w:val="20"/>
                <w:szCs w:val="20"/>
              </w:rPr>
              <w:t xml:space="preserve">                                 7,666</w:t>
            </w:r>
          </w:p>
        </w:tc>
      </w:tr>
      <w:tr w:rsidR="00B30723" w:rsidRPr="00C53D85" w14:paraId="74344046" w14:textId="77777777" w:rsidTr="00B30723">
        <w:trPr>
          <w:cantSplit/>
        </w:trPr>
        <w:tc>
          <w:tcPr>
            <w:tcW w:w="3293" w:type="pct"/>
            <w:tcBorders>
              <w:top w:val="nil"/>
              <w:left w:val="nil"/>
              <w:bottom w:val="nil"/>
              <w:right w:val="nil"/>
            </w:tcBorders>
            <w:tcMar>
              <w:top w:w="0" w:type="dxa"/>
              <w:left w:w="53" w:type="dxa"/>
              <w:bottom w:w="0" w:type="dxa"/>
              <w:right w:w="53" w:type="dxa"/>
            </w:tcMar>
          </w:tcPr>
          <w:p w14:paraId="6278F162" w14:textId="30D4155F" w:rsidR="00B30723" w:rsidRDefault="00B30723" w:rsidP="00BB134F">
            <w:pPr>
              <w:keepNext/>
              <w:tabs>
                <w:tab w:val="right" w:pos="5120"/>
                <w:tab w:val="left" w:leader="dot" w:pos="5265"/>
              </w:tabs>
              <w:spacing w:before="43" w:after="20"/>
              <w:ind w:left="240" w:hanging="240"/>
              <w:rPr>
                <w:sz w:val="20"/>
                <w:szCs w:val="20"/>
              </w:rPr>
            </w:pPr>
            <w:r>
              <w:rPr>
                <w:sz w:val="20"/>
                <w:szCs w:val="20"/>
              </w:rPr>
              <w:t>Service-based Contingent Consideration</w:t>
            </w:r>
          </w:p>
        </w:tc>
        <w:tc>
          <w:tcPr>
            <w:tcW w:w="211" w:type="pct"/>
            <w:tcBorders>
              <w:top w:val="nil"/>
              <w:left w:val="nil"/>
              <w:bottom w:val="nil"/>
              <w:right w:val="nil"/>
            </w:tcBorders>
          </w:tcPr>
          <w:p w14:paraId="7681171F" w14:textId="77777777" w:rsidR="00B30723" w:rsidRDefault="00B30723" w:rsidP="00BB134F">
            <w:pPr>
              <w:keepNext/>
              <w:tabs>
                <w:tab w:val="left" w:pos="624"/>
                <w:tab w:val="left" w:pos="1087"/>
              </w:tabs>
              <w:spacing w:before="43" w:after="20"/>
              <w:jc w:val="right"/>
              <w:rPr>
                <w:color w:val="000000"/>
                <w:sz w:val="20"/>
                <w:szCs w:val="20"/>
              </w:rPr>
            </w:pPr>
          </w:p>
        </w:tc>
        <w:tc>
          <w:tcPr>
            <w:tcW w:w="1497" w:type="pct"/>
            <w:tcBorders>
              <w:top w:val="nil"/>
              <w:left w:val="nil"/>
              <w:bottom w:val="nil"/>
              <w:right w:val="nil"/>
            </w:tcBorders>
            <w:tcMar>
              <w:top w:w="0" w:type="dxa"/>
              <w:left w:w="0" w:type="dxa"/>
              <w:bottom w:w="0" w:type="dxa"/>
              <w:right w:w="15" w:type="dxa"/>
            </w:tcMar>
            <w:vAlign w:val="bottom"/>
          </w:tcPr>
          <w:p w14:paraId="54D1158A" w14:textId="3FE60600" w:rsidR="00B30723" w:rsidRPr="00C53D85" w:rsidRDefault="00B30723" w:rsidP="00BB134F">
            <w:pPr>
              <w:keepNext/>
              <w:tabs>
                <w:tab w:val="left" w:pos="624"/>
                <w:tab w:val="left" w:pos="1087"/>
              </w:tabs>
              <w:spacing w:before="43" w:after="20"/>
              <w:jc w:val="right"/>
              <w:rPr>
                <w:color w:val="000000"/>
                <w:sz w:val="20"/>
                <w:szCs w:val="20"/>
              </w:rPr>
            </w:pPr>
            <w:r>
              <w:rPr>
                <w:color w:val="000000"/>
                <w:sz w:val="20"/>
                <w:szCs w:val="20"/>
              </w:rPr>
              <w:t>4,485</w:t>
            </w:r>
          </w:p>
        </w:tc>
      </w:tr>
      <w:tr w:rsidR="00B30723" w:rsidRPr="00C53D85" w14:paraId="2EA09E90" w14:textId="77777777" w:rsidTr="00B30723">
        <w:trPr>
          <w:cantSplit/>
        </w:trPr>
        <w:tc>
          <w:tcPr>
            <w:tcW w:w="3293" w:type="pct"/>
            <w:tcBorders>
              <w:top w:val="nil"/>
              <w:left w:val="nil"/>
              <w:bottom w:val="nil"/>
              <w:right w:val="nil"/>
            </w:tcBorders>
            <w:tcMar>
              <w:top w:w="0" w:type="dxa"/>
              <w:left w:w="53" w:type="dxa"/>
              <w:bottom w:w="0" w:type="dxa"/>
              <w:right w:w="53" w:type="dxa"/>
            </w:tcMar>
          </w:tcPr>
          <w:p w14:paraId="6B23FEB8" w14:textId="77777777" w:rsidR="00B30723" w:rsidRPr="00C53D85" w:rsidRDefault="00B30723" w:rsidP="00BB134F">
            <w:pPr>
              <w:keepNext/>
              <w:tabs>
                <w:tab w:val="right" w:pos="5120"/>
                <w:tab w:val="left" w:leader="dot" w:pos="5265"/>
              </w:tabs>
              <w:spacing w:before="43" w:after="20"/>
              <w:ind w:left="240" w:hanging="240"/>
              <w:rPr>
                <w:color w:val="000000"/>
                <w:sz w:val="20"/>
                <w:szCs w:val="20"/>
              </w:rPr>
            </w:pPr>
            <w:r>
              <w:rPr>
                <w:sz w:val="20"/>
                <w:szCs w:val="20"/>
              </w:rPr>
              <w:t>Accrued interest expense</w:t>
            </w:r>
            <w:r w:rsidRPr="00C53D85">
              <w:rPr>
                <w:sz w:val="20"/>
                <w:szCs w:val="20"/>
              </w:rPr>
              <w:tab/>
            </w:r>
          </w:p>
        </w:tc>
        <w:tc>
          <w:tcPr>
            <w:tcW w:w="211" w:type="pct"/>
            <w:tcBorders>
              <w:top w:val="nil"/>
              <w:left w:val="nil"/>
              <w:bottom w:val="nil"/>
              <w:right w:val="nil"/>
            </w:tcBorders>
          </w:tcPr>
          <w:p w14:paraId="7CEBA947" w14:textId="77777777" w:rsidR="00B30723" w:rsidRPr="00C53D85" w:rsidRDefault="00B30723" w:rsidP="00BB134F">
            <w:pPr>
              <w:keepNext/>
              <w:tabs>
                <w:tab w:val="left" w:pos="624"/>
                <w:tab w:val="left" w:pos="1087"/>
              </w:tabs>
              <w:spacing w:before="43" w:after="20"/>
              <w:jc w:val="right"/>
              <w:rPr>
                <w:color w:val="000000"/>
                <w:sz w:val="20"/>
                <w:szCs w:val="20"/>
              </w:rPr>
            </w:pPr>
          </w:p>
        </w:tc>
        <w:tc>
          <w:tcPr>
            <w:tcW w:w="1497" w:type="pct"/>
            <w:tcBorders>
              <w:top w:val="nil"/>
              <w:left w:val="nil"/>
              <w:bottom w:val="nil"/>
              <w:right w:val="nil"/>
            </w:tcBorders>
            <w:tcMar>
              <w:top w:w="0" w:type="dxa"/>
              <w:left w:w="0" w:type="dxa"/>
              <w:bottom w:w="0" w:type="dxa"/>
              <w:right w:w="15" w:type="dxa"/>
            </w:tcMar>
            <w:vAlign w:val="bottom"/>
          </w:tcPr>
          <w:p w14:paraId="5EEFBFDE" w14:textId="1FDD03E8" w:rsidR="00B30723" w:rsidRPr="00C53D85" w:rsidRDefault="00B30723" w:rsidP="00BB134F">
            <w:pPr>
              <w:keepNext/>
              <w:tabs>
                <w:tab w:val="left" w:pos="624"/>
                <w:tab w:val="left" w:pos="1087"/>
              </w:tabs>
              <w:spacing w:before="43" w:after="20"/>
              <w:jc w:val="right"/>
              <w:rPr>
                <w:sz w:val="20"/>
                <w:szCs w:val="20"/>
              </w:rPr>
            </w:pPr>
            <w:r w:rsidRPr="00C53D85">
              <w:rPr>
                <w:color w:val="000000"/>
                <w:sz w:val="20"/>
                <w:szCs w:val="20"/>
              </w:rPr>
              <w:tab/>
            </w:r>
            <w:r w:rsidRPr="00C53D85">
              <w:rPr>
                <w:color w:val="000000"/>
                <w:sz w:val="20"/>
                <w:szCs w:val="20"/>
              </w:rPr>
              <w:tab/>
            </w:r>
            <w:r>
              <w:rPr>
                <w:color w:val="000000"/>
                <w:sz w:val="20"/>
                <w:szCs w:val="20"/>
              </w:rPr>
              <w:t>3,421</w:t>
            </w:r>
          </w:p>
        </w:tc>
      </w:tr>
      <w:tr w:rsidR="00B30723" w:rsidRPr="00C53D85" w14:paraId="3A29F9B7" w14:textId="77777777" w:rsidTr="00B30723">
        <w:trPr>
          <w:cantSplit/>
        </w:trPr>
        <w:tc>
          <w:tcPr>
            <w:tcW w:w="3293" w:type="pct"/>
            <w:tcBorders>
              <w:top w:val="nil"/>
              <w:left w:val="nil"/>
              <w:bottom w:val="nil"/>
              <w:right w:val="nil"/>
            </w:tcBorders>
            <w:tcMar>
              <w:top w:w="0" w:type="dxa"/>
              <w:left w:w="53" w:type="dxa"/>
              <w:bottom w:w="0" w:type="dxa"/>
              <w:right w:w="53" w:type="dxa"/>
            </w:tcMar>
          </w:tcPr>
          <w:p w14:paraId="62EFB7E7" w14:textId="77777777" w:rsidR="00B30723" w:rsidRPr="00C53D85" w:rsidRDefault="00B30723" w:rsidP="00BB134F">
            <w:pPr>
              <w:keepNext/>
              <w:tabs>
                <w:tab w:val="right" w:pos="5120"/>
                <w:tab w:val="left" w:leader="dot" w:pos="5265"/>
              </w:tabs>
              <w:spacing w:before="43" w:after="20"/>
              <w:ind w:left="240" w:hanging="240"/>
              <w:rPr>
                <w:color w:val="000000"/>
                <w:sz w:val="20"/>
                <w:szCs w:val="20"/>
              </w:rPr>
            </w:pPr>
            <w:r w:rsidRPr="00C53D85">
              <w:rPr>
                <w:color w:val="000000"/>
                <w:sz w:val="20"/>
                <w:szCs w:val="20"/>
              </w:rPr>
              <w:t>O</w:t>
            </w:r>
            <w:r>
              <w:rPr>
                <w:color w:val="000000"/>
                <w:sz w:val="20"/>
                <w:szCs w:val="20"/>
              </w:rPr>
              <w:t>ther</w:t>
            </w:r>
            <w:r w:rsidRPr="00C53D85">
              <w:rPr>
                <w:sz w:val="20"/>
                <w:szCs w:val="20"/>
              </w:rPr>
              <w:tab/>
            </w:r>
          </w:p>
        </w:tc>
        <w:tc>
          <w:tcPr>
            <w:tcW w:w="211" w:type="pct"/>
            <w:tcBorders>
              <w:top w:val="nil"/>
              <w:left w:val="nil"/>
              <w:bottom w:val="single" w:sz="8" w:space="0" w:color="000000"/>
              <w:right w:val="nil"/>
            </w:tcBorders>
          </w:tcPr>
          <w:p w14:paraId="76C09993" w14:textId="77777777" w:rsidR="00B30723" w:rsidRPr="00C53D85" w:rsidRDefault="00B30723" w:rsidP="00BB134F">
            <w:pPr>
              <w:keepNext/>
              <w:tabs>
                <w:tab w:val="left" w:pos="534"/>
                <w:tab w:val="left" w:pos="1087"/>
              </w:tabs>
              <w:spacing w:before="43" w:after="20"/>
              <w:jc w:val="right"/>
              <w:rPr>
                <w:color w:val="000000"/>
                <w:sz w:val="20"/>
                <w:szCs w:val="20"/>
              </w:rPr>
            </w:pPr>
          </w:p>
        </w:tc>
        <w:tc>
          <w:tcPr>
            <w:tcW w:w="1497" w:type="pct"/>
            <w:tcBorders>
              <w:top w:val="nil"/>
              <w:left w:val="nil"/>
              <w:bottom w:val="single" w:sz="8" w:space="0" w:color="000000"/>
              <w:right w:val="nil"/>
            </w:tcBorders>
            <w:tcMar>
              <w:top w:w="0" w:type="dxa"/>
              <w:left w:w="0" w:type="dxa"/>
              <w:bottom w:w="0" w:type="dxa"/>
              <w:right w:w="15" w:type="dxa"/>
            </w:tcMar>
            <w:vAlign w:val="bottom"/>
          </w:tcPr>
          <w:p w14:paraId="216EFE99" w14:textId="78DBB0E8" w:rsidR="00B30723" w:rsidRPr="00C53D85" w:rsidRDefault="00B30723" w:rsidP="00BB134F">
            <w:pPr>
              <w:keepNext/>
              <w:tabs>
                <w:tab w:val="left" w:pos="534"/>
                <w:tab w:val="left" w:pos="1087"/>
              </w:tabs>
              <w:spacing w:before="43" w:after="20"/>
              <w:jc w:val="right"/>
              <w:rPr>
                <w:sz w:val="20"/>
                <w:szCs w:val="20"/>
              </w:rPr>
            </w:pPr>
            <w:r w:rsidRPr="00C53D85">
              <w:rPr>
                <w:color w:val="000000"/>
                <w:sz w:val="20"/>
                <w:szCs w:val="20"/>
              </w:rPr>
              <w:tab/>
            </w:r>
            <w:r w:rsidRPr="00C53D85">
              <w:rPr>
                <w:color w:val="000000"/>
                <w:sz w:val="20"/>
                <w:szCs w:val="20"/>
              </w:rPr>
              <w:tab/>
            </w:r>
            <w:r>
              <w:rPr>
                <w:color w:val="000000"/>
                <w:sz w:val="20"/>
                <w:szCs w:val="20"/>
              </w:rPr>
              <w:t>3,</w:t>
            </w:r>
            <w:r w:rsidR="00731B67">
              <w:rPr>
                <w:color w:val="000000"/>
                <w:sz w:val="20"/>
                <w:szCs w:val="20"/>
              </w:rPr>
              <w:t>374</w:t>
            </w:r>
          </w:p>
        </w:tc>
      </w:tr>
      <w:tr w:rsidR="00B30723" w:rsidRPr="00C53D85" w14:paraId="10197989" w14:textId="77777777" w:rsidTr="00B30723">
        <w:trPr>
          <w:cantSplit/>
        </w:trPr>
        <w:tc>
          <w:tcPr>
            <w:tcW w:w="3293" w:type="pct"/>
            <w:tcBorders>
              <w:top w:val="nil"/>
              <w:left w:val="nil"/>
              <w:bottom w:val="nil"/>
              <w:right w:val="nil"/>
            </w:tcBorders>
            <w:tcMar>
              <w:top w:w="0" w:type="dxa"/>
              <w:left w:w="53" w:type="dxa"/>
              <w:bottom w:w="0" w:type="dxa"/>
              <w:right w:w="53" w:type="dxa"/>
            </w:tcMar>
            <w:vAlign w:val="bottom"/>
          </w:tcPr>
          <w:p w14:paraId="775DBBEA" w14:textId="07D9B80F" w:rsidR="00B30723" w:rsidRPr="002C1402" w:rsidRDefault="00B30723" w:rsidP="00BB134F">
            <w:pPr>
              <w:spacing w:before="23" w:after="20" w:line="120" w:lineRule="auto"/>
              <w:rPr>
                <w:sz w:val="20"/>
                <w:szCs w:val="20"/>
              </w:rPr>
            </w:pPr>
          </w:p>
        </w:tc>
        <w:tc>
          <w:tcPr>
            <w:tcW w:w="211" w:type="pct"/>
            <w:tcBorders>
              <w:top w:val="single" w:sz="8" w:space="0" w:color="000000"/>
              <w:left w:val="nil"/>
              <w:bottom w:val="double" w:sz="8" w:space="0" w:color="000000"/>
              <w:right w:val="nil"/>
            </w:tcBorders>
          </w:tcPr>
          <w:p w14:paraId="4537ADA9" w14:textId="661CD23B" w:rsidR="00B30723" w:rsidRPr="00C53D85" w:rsidRDefault="00B30723" w:rsidP="00BB134F">
            <w:pPr>
              <w:tabs>
                <w:tab w:val="left" w:pos="444"/>
                <w:tab w:val="left" w:pos="1087"/>
              </w:tabs>
              <w:spacing w:before="23" w:after="20"/>
              <w:rPr>
                <w:color w:val="000000"/>
                <w:sz w:val="20"/>
                <w:szCs w:val="20"/>
              </w:rPr>
            </w:pPr>
            <w:r>
              <w:rPr>
                <w:color w:val="000000"/>
                <w:sz w:val="20"/>
                <w:szCs w:val="20"/>
              </w:rPr>
              <w:t>$</w:t>
            </w:r>
          </w:p>
        </w:tc>
        <w:tc>
          <w:tcPr>
            <w:tcW w:w="1497" w:type="pct"/>
            <w:tcBorders>
              <w:top w:val="single" w:sz="8" w:space="0" w:color="000000"/>
              <w:left w:val="nil"/>
              <w:bottom w:val="double" w:sz="8" w:space="0" w:color="000000"/>
              <w:right w:val="nil"/>
            </w:tcBorders>
            <w:tcMar>
              <w:top w:w="0" w:type="dxa"/>
              <w:left w:w="0" w:type="dxa"/>
              <w:bottom w:w="0" w:type="dxa"/>
              <w:right w:w="15" w:type="dxa"/>
            </w:tcMar>
            <w:vAlign w:val="bottom"/>
          </w:tcPr>
          <w:p w14:paraId="61FF096D" w14:textId="1F1EA08E" w:rsidR="00B30723" w:rsidRPr="00C53D85" w:rsidRDefault="00B30723" w:rsidP="00BB134F">
            <w:pPr>
              <w:tabs>
                <w:tab w:val="left" w:pos="444"/>
                <w:tab w:val="left" w:pos="1087"/>
              </w:tabs>
              <w:spacing w:before="23" w:after="20"/>
              <w:rPr>
                <w:sz w:val="20"/>
                <w:szCs w:val="20"/>
              </w:rPr>
            </w:pPr>
            <w:r w:rsidRPr="00C53D85">
              <w:rPr>
                <w:color w:val="000000"/>
                <w:sz w:val="20"/>
                <w:szCs w:val="20"/>
              </w:rPr>
              <w:tab/>
            </w:r>
            <w:r>
              <w:rPr>
                <w:color w:val="000000"/>
                <w:sz w:val="20"/>
                <w:szCs w:val="20"/>
              </w:rPr>
              <w:t xml:space="preserve">                                            18,9</w:t>
            </w:r>
            <w:r w:rsidR="00705A5D">
              <w:rPr>
                <w:color w:val="000000"/>
                <w:sz w:val="20"/>
                <w:szCs w:val="20"/>
              </w:rPr>
              <w:t>46</w:t>
            </w:r>
          </w:p>
        </w:tc>
      </w:tr>
    </w:tbl>
    <w:p w14:paraId="5B92DC82" w14:textId="617FD832" w:rsidR="004C4E05" w:rsidRPr="00C53D85" w:rsidRDefault="009B7D62" w:rsidP="00395859">
      <w:pPr>
        <w:keepNext/>
        <w:outlineLvl w:val="1"/>
        <w:rPr>
          <w:b/>
          <w:sz w:val="20"/>
          <w:szCs w:val="20"/>
        </w:rPr>
      </w:pPr>
      <w:r w:rsidRPr="00BE548D">
        <w:rPr>
          <w:b/>
          <w:sz w:val="20"/>
          <w:szCs w:val="20"/>
        </w:rPr>
        <w:t>1</w:t>
      </w:r>
      <w:ins w:id="466" w:author="Kyle Condon" w:date="2026-02-25T12:38:00Z" w16du:dateUtc="2026-02-25T19:38:00Z">
        <w:r w:rsidR="00821737">
          <w:rPr>
            <w:b/>
            <w:sz w:val="20"/>
            <w:szCs w:val="20"/>
          </w:rPr>
          <w:t>3</w:t>
        </w:r>
      </w:ins>
      <w:del w:id="467" w:author="Kyle Condon" w:date="2026-02-25T12:38:00Z" w16du:dateUtc="2026-02-25T19:38:00Z">
        <w:r w:rsidR="0002271E" w:rsidDel="00821737">
          <w:rPr>
            <w:b/>
            <w:sz w:val="20"/>
            <w:szCs w:val="20"/>
          </w:rPr>
          <w:delText>2</w:delText>
        </w:r>
      </w:del>
      <w:r w:rsidR="004075EA" w:rsidRPr="00BE548D">
        <w:rPr>
          <w:b/>
          <w:sz w:val="20"/>
          <w:szCs w:val="20"/>
        </w:rPr>
        <w:t xml:space="preserve">. </w:t>
      </w:r>
      <w:r w:rsidR="0024165E">
        <w:rPr>
          <w:b/>
          <w:color w:val="000000"/>
          <w:sz w:val="20"/>
          <w:szCs w:val="20"/>
        </w:rPr>
        <w:t>Loans Payable</w:t>
      </w:r>
      <w:r w:rsidR="00401C46">
        <w:rPr>
          <w:b/>
          <w:color w:val="000000"/>
          <w:sz w:val="20"/>
          <w:szCs w:val="20"/>
        </w:rPr>
        <w:t>, net</w:t>
      </w:r>
      <w:r w:rsidR="004075EA" w:rsidRPr="00C53D85">
        <w:rPr>
          <w:b/>
          <w:sz w:val="20"/>
          <w:szCs w:val="20"/>
        </w:rPr>
        <w:t xml:space="preserve"> </w:t>
      </w:r>
    </w:p>
    <w:p w14:paraId="3CF93F4B" w14:textId="77777777" w:rsidR="0079206C" w:rsidRDefault="0079206C" w:rsidP="00C71E24">
      <w:pPr>
        <w:keepNext/>
        <w:jc w:val="both"/>
        <w:rPr>
          <w:ins w:id="468" w:author="Kyle Condon" w:date="2026-02-25T13:57:00Z" w16du:dateUtc="2026-02-25T20:57:00Z"/>
          <w:bCs/>
          <w:sz w:val="20"/>
          <w:szCs w:val="20"/>
        </w:rPr>
      </w:pPr>
    </w:p>
    <w:p w14:paraId="1012B702" w14:textId="4AE7E2EB" w:rsidR="00EC2A2D" w:rsidRDefault="0024491D" w:rsidP="00C71E24">
      <w:pPr>
        <w:keepNext/>
        <w:jc w:val="both"/>
        <w:rPr>
          <w:bCs/>
          <w:sz w:val="20"/>
          <w:szCs w:val="20"/>
        </w:rPr>
      </w:pPr>
      <w:r w:rsidRPr="00C53D85">
        <w:rPr>
          <w:bCs/>
          <w:sz w:val="20"/>
          <w:szCs w:val="20"/>
        </w:rPr>
        <w:t>The Company's</w:t>
      </w:r>
      <w:r w:rsidRPr="00C53D85" w:rsidDel="0024165E">
        <w:rPr>
          <w:bCs/>
          <w:sz w:val="20"/>
          <w:szCs w:val="20"/>
        </w:rPr>
        <w:t xml:space="preserve"> </w:t>
      </w:r>
      <w:r w:rsidR="0024165E">
        <w:rPr>
          <w:bCs/>
          <w:sz w:val="20"/>
          <w:szCs w:val="20"/>
        </w:rPr>
        <w:t>loans payable</w:t>
      </w:r>
      <w:r w:rsidR="00401C46">
        <w:rPr>
          <w:bCs/>
          <w:sz w:val="20"/>
          <w:szCs w:val="20"/>
        </w:rPr>
        <w:t>, net</w:t>
      </w:r>
      <w:r w:rsidR="0024165E">
        <w:rPr>
          <w:bCs/>
          <w:sz w:val="20"/>
          <w:szCs w:val="20"/>
        </w:rPr>
        <w:t xml:space="preserve"> consisted</w:t>
      </w:r>
      <w:r w:rsidRPr="00C53D85" w:rsidDel="0024165E">
        <w:rPr>
          <w:bCs/>
          <w:sz w:val="20"/>
          <w:szCs w:val="20"/>
        </w:rPr>
        <w:t xml:space="preserve"> </w:t>
      </w:r>
      <w:r w:rsidRPr="00C53D85">
        <w:rPr>
          <w:bCs/>
          <w:sz w:val="20"/>
          <w:szCs w:val="20"/>
        </w:rPr>
        <w:t xml:space="preserve">of </w:t>
      </w:r>
      <w:r w:rsidR="0093391A" w:rsidRPr="00C53D85">
        <w:rPr>
          <w:bCs/>
          <w:sz w:val="20"/>
          <w:szCs w:val="20"/>
        </w:rPr>
        <w:t xml:space="preserve">secured promissory </w:t>
      </w:r>
      <w:r w:rsidRPr="00C53D85">
        <w:rPr>
          <w:bCs/>
          <w:sz w:val="20"/>
          <w:szCs w:val="20"/>
        </w:rPr>
        <w:t xml:space="preserve">notes, mortgage </w:t>
      </w:r>
      <w:r w:rsidR="00F4614B" w:rsidRPr="00C53D85">
        <w:rPr>
          <w:bCs/>
          <w:sz w:val="20"/>
          <w:szCs w:val="20"/>
        </w:rPr>
        <w:t>loans</w:t>
      </w:r>
      <w:r w:rsidRPr="00C53D85">
        <w:rPr>
          <w:bCs/>
          <w:sz w:val="20"/>
          <w:szCs w:val="20"/>
        </w:rPr>
        <w:t xml:space="preserve">, </w:t>
      </w:r>
      <w:r w:rsidR="003A0407" w:rsidRPr="00C53D85">
        <w:rPr>
          <w:bCs/>
          <w:sz w:val="20"/>
          <w:szCs w:val="20"/>
        </w:rPr>
        <w:t xml:space="preserve">and a term loan </w:t>
      </w:r>
      <w:r w:rsidR="00FA55E1" w:rsidRPr="00C53D85">
        <w:rPr>
          <w:bCs/>
          <w:sz w:val="20"/>
          <w:szCs w:val="20"/>
        </w:rPr>
        <w:t xml:space="preserve">(the “Secured Credit Facility”) </w:t>
      </w:r>
      <w:r w:rsidR="003A0407" w:rsidRPr="00C53D85">
        <w:rPr>
          <w:bCs/>
          <w:sz w:val="20"/>
          <w:szCs w:val="20"/>
        </w:rPr>
        <w:t>specific to one of the Company’s wholly</w:t>
      </w:r>
      <w:ins w:id="469" w:author="Kyle Condon" w:date="2026-02-25T11:36:00Z" w16du:dateUtc="2026-02-25T18:36:00Z">
        <w:r w:rsidR="004D5FF8">
          <w:rPr>
            <w:bCs/>
            <w:sz w:val="20"/>
            <w:szCs w:val="20"/>
          </w:rPr>
          <w:t>-</w:t>
        </w:r>
      </w:ins>
      <w:del w:id="470" w:author="Kyle Condon" w:date="2026-02-25T11:36:00Z" w16du:dateUtc="2026-02-25T18:36:00Z">
        <w:r w:rsidR="003A0407" w:rsidRPr="00C53D85" w:rsidDel="004D5FF8">
          <w:rPr>
            <w:bCs/>
            <w:sz w:val="20"/>
            <w:szCs w:val="20"/>
          </w:rPr>
          <w:delText xml:space="preserve"> </w:delText>
        </w:r>
      </w:del>
      <w:r w:rsidR="003A0407" w:rsidRPr="00C53D85">
        <w:rPr>
          <w:bCs/>
          <w:sz w:val="20"/>
          <w:szCs w:val="20"/>
        </w:rPr>
        <w:t>owned subsidiaries</w:t>
      </w:r>
      <w:r w:rsidR="002775CC" w:rsidRPr="00C53D85">
        <w:rPr>
          <w:bCs/>
          <w:sz w:val="20"/>
          <w:szCs w:val="20"/>
        </w:rPr>
        <w:t xml:space="preserve">. </w:t>
      </w:r>
    </w:p>
    <w:p w14:paraId="07AD2D30" w14:textId="77777777" w:rsidR="00EC2A2D" w:rsidRDefault="00EC2A2D" w:rsidP="00C71E24">
      <w:pPr>
        <w:keepNext/>
        <w:jc w:val="both"/>
        <w:rPr>
          <w:bCs/>
          <w:sz w:val="20"/>
          <w:szCs w:val="20"/>
        </w:rPr>
      </w:pPr>
    </w:p>
    <w:p w14:paraId="753BE02B" w14:textId="1BE051C2" w:rsidR="000E7434" w:rsidRPr="00C53D85" w:rsidRDefault="000E7434" w:rsidP="00C71E24">
      <w:pPr>
        <w:keepNext/>
        <w:jc w:val="both"/>
        <w:rPr>
          <w:bCs/>
          <w:sz w:val="20"/>
          <w:szCs w:val="20"/>
        </w:rPr>
      </w:pPr>
      <w:r w:rsidRPr="00C53D85">
        <w:rPr>
          <w:bCs/>
          <w:sz w:val="20"/>
          <w:szCs w:val="20"/>
        </w:rPr>
        <w:t>The following table summarizes the components of total indebtedness, net as of December 31, 2024 (in thousands, unless otherwise noted):</w:t>
      </w:r>
    </w:p>
    <w:p w14:paraId="00DB8EE6" w14:textId="77777777" w:rsidR="000E7434" w:rsidRPr="00C53D85" w:rsidRDefault="000E7434" w:rsidP="00C71E24">
      <w:pPr>
        <w:keepNext/>
        <w:jc w:val="both"/>
        <w:rPr>
          <w:bCs/>
          <w:sz w:val="20"/>
          <w:szCs w:val="20"/>
        </w:rPr>
      </w:pPr>
    </w:p>
    <w:tbl>
      <w:tblPr>
        <w:tblStyle w:val="ListTable1Light-Accent1"/>
        <w:tblW w:w="5000" w:type="pct"/>
        <w:tblLook w:val="04A0" w:firstRow="1" w:lastRow="0" w:firstColumn="1" w:lastColumn="0" w:noHBand="0" w:noVBand="1"/>
      </w:tblPr>
      <w:tblGrid>
        <w:gridCol w:w="2429"/>
        <w:gridCol w:w="2849"/>
        <w:gridCol w:w="2022"/>
        <w:gridCol w:w="1173"/>
        <w:gridCol w:w="318"/>
        <w:gridCol w:w="2009"/>
      </w:tblGrid>
      <w:tr w:rsidR="00B30723" w:rsidRPr="00C53D85" w14:paraId="7A7AD1C4" w14:textId="17851E2B" w:rsidTr="00B307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pct"/>
            <w:tcBorders>
              <w:bottom w:val="single" w:sz="4" w:space="0" w:color="auto"/>
            </w:tcBorders>
            <w:shd w:val="clear" w:color="auto" w:fill="C6D9F1" w:themeFill="text2" w:themeFillTint="33"/>
            <w:vAlign w:val="center"/>
          </w:tcPr>
          <w:p w14:paraId="67601909" w14:textId="6B1CD40D" w:rsidR="00296289" w:rsidRPr="00C53D85" w:rsidRDefault="00296289" w:rsidP="0068269E">
            <w:pPr>
              <w:keepNext/>
              <w:tabs>
                <w:tab w:val="left" w:leader="dot" w:pos="2310"/>
              </w:tabs>
              <w:spacing w:before="23" w:after="20"/>
              <w:ind w:left="-53"/>
              <w:jc w:val="center"/>
              <w:rPr>
                <w:color w:val="000000"/>
                <w:sz w:val="20"/>
                <w:szCs w:val="20"/>
              </w:rPr>
            </w:pPr>
            <w:r w:rsidRPr="00C53D85">
              <w:rPr>
                <w:color w:val="000000"/>
                <w:sz w:val="20"/>
                <w:szCs w:val="20"/>
              </w:rPr>
              <w:t>Indebtedness</w:t>
            </w:r>
          </w:p>
        </w:tc>
        <w:tc>
          <w:tcPr>
            <w:tcW w:w="1319" w:type="pct"/>
            <w:tcBorders>
              <w:bottom w:val="single" w:sz="4" w:space="0" w:color="auto"/>
            </w:tcBorders>
            <w:shd w:val="clear" w:color="auto" w:fill="C6D9F1" w:themeFill="text2" w:themeFillTint="33"/>
            <w:vAlign w:val="center"/>
          </w:tcPr>
          <w:p w14:paraId="6CAD573E" w14:textId="0E27E1B8" w:rsidR="00296289" w:rsidRPr="00C53D85" w:rsidRDefault="00296289" w:rsidP="0068269E">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Weighted Average Interest Rate</w:t>
            </w:r>
            <w:r w:rsidR="001D7C5C" w:rsidRPr="00C53D85">
              <w:rPr>
                <w:rStyle w:val="FootnoteReference"/>
                <w:color w:val="000000"/>
                <w:sz w:val="20"/>
                <w:szCs w:val="20"/>
              </w:rPr>
              <w:footnoteReference w:id="6"/>
            </w:r>
            <w:r w:rsidR="0093320C" w:rsidRPr="00C53D85">
              <w:rPr>
                <w:rStyle w:val="FootnoteReference"/>
                <w:color w:val="000000"/>
                <w:sz w:val="20"/>
                <w:szCs w:val="20"/>
              </w:rPr>
              <w:footnoteReference w:id="7"/>
            </w:r>
          </w:p>
        </w:tc>
        <w:tc>
          <w:tcPr>
            <w:tcW w:w="936" w:type="pct"/>
            <w:tcBorders>
              <w:bottom w:val="single" w:sz="4" w:space="0" w:color="auto"/>
            </w:tcBorders>
            <w:shd w:val="clear" w:color="auto" w:fill="C6D9F1" w:themeFill="text2" w:themeFillTint="33"/>
            <w:vAlign w:val="center"/>
          </w:tcPr>
          <w:p w14:paraId="7060314B" w14:textId="60D57D52" w:rsidR="00296289" w:rsidRPr="00C53D85" w:rsidRDefault="00296289" w:rsidP="0068269E">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Weighted Average Maturity Date</w:t>
            </w:r>
            <w:r w:rsidR="001D7C5C" w:rsidRPr="00C53D85">
              <w:rPr>
                <w:rStyle w:val="FootnoteReference"/>
                <w:color w:val="000000"/>
                <w:sz w:val="20"/>
                <w:szCs w:val="20"/>
              </w:rPr>
              <w:footnoteReference w:id="8"/>
            </w:r>
          </w:p>
        </w:tc>
        <w:tc>
          <w:tcPr>
            <w:tcW w:w="543" w:type="pct"/>
            <w:tcBorders>
              <w:bottom w:val="single" w:sz="4" w:space="0" w:color="auto"/>
            </w:tcBorders>
            <w:shd w:val="clear" w:color="auto" w:fill="C6D9F1" w:themeFill="text2" w:themeFillTint="33"/>
            <w:vAlign w:val="center"/>
          </w:tcPr>
          <w:p w14:paraId="25118A01" w14:textId="1B207FA1" w:rsidR="00296289" w:rsidRPr="00C53D85" w:rsidRDefault="00296289" w:rsidP="0068269E">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Maximum Facility Size</w:t>
            </w:r>
          </w:p>
        </w:tc>
        <w:tc>
          <w:tcPr>
            <w:tcW w:w="147" w:type="pct"/>
            <w:tcBorders>
              <w:bottom w:val="single" w:sz="4" w:space="0" w:color="auto"/>
            </w:tcBorders>
            <w:shd w:val="clear" w:color="auto" w:fill="C6D9F1" w:themeFill="text2" w:themeFillTint="33"/>
            <w:vAlign w:val="center"/>
          </w:tcPr>
          <w:p w14:paraId="3A2EEB04" w14:textId="77777777" w:rsidR="00296289" w:rsidRPr="00C53D85" w:rsidRDefault="00296289" w:rsidP="0068269E">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932" w:type="pct"/>
            <w:tcBorders>
              <w:bottom w:val="single" w:sz="4" w:space="0" w:color="auto"/>
            </w:tcBorders>
            <w:shd w:val="clear" w:color="auto" w:fill="C6D9F1" w:themeFill="text2" w:themeFillTint="33"/>
            <w:vAlign w:val="center"/>
          </w:tcPr>
          <w:p w14:paraId="68E32578" w14:textId="61CF9908" w:rsidR="00296289" w:rsidRPr="00C53D85" w:rsidRDefault="00296289" w:rsidP="0068269E">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Principal Balance Outstanding as of December 31, 2024</w:t>
            </w:r>
          </w:p>
        </w:tc>
      </w:tr>
      <w:tr w:rsidR="00B30723" w:rsidRPr="00C53D85" w14:paraId="1E1F0842" w14:textId="1DD1428A" w:rsidTr="00B30723">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125" w:type="pct"/>
            <w:tcBorders>
              <w:top w:val="single" w:sz="4" w:space="0" w:color="auto"/>
            </w:tcBorders>
            <w:shd w:val="clear" w:color="auto" w:fill="FFFFFF" w:themeFill="background1"/>
          </w:tcPr>
          <w:p w14:paraId="6C4A0A0B" w14:textId="77777777" w:rsidR="00670863" w:rsidRPr="00C53D85" w:rsidRDefault="00670863" w:rsidP="00874E98">
            <w:pPr>
              <w:keepNext/>
              <w:tabs>
                <w:tab w:val="left" w:leader="dot" w:pos="2310"/>
              </w:tabs>
              <w:spacing w:before="43" w:after="20"/>
              <w:ind w:left="-53"/>
              <w:rPr>
                <w:i/>
                <w:iCs/>
                <w:sz w:val="20"/>
                <w:szCs w:val="20"/>
              </w:rPr>
            </w:pPr>
            <w:r w:rsidRPr="00C53D85">
              <w:rPr>
                <w:b w:val="0"/>
                <w:bCs w:val="0"/>
                <w:i/>
                <w:iCs/>
                <w:sz w:val="20"/>
                <w:szCs w:val="20"/>
              </w:rPr>
              <w:t>Variable rate loans:</w:t>
            </w:r>
          </w:p>
        </w:tc>
        <w:tc>
          <w:tcPr>
            <w:tcW w:w="1319" w:type="pct"/>
            <w:tcBorders>
              <w:top w:val="single" w:sz="4" w:space="0" w:color="auto"/>
            </w:tcBorders>
            <w:shd w:val="clear" w:color="auto" w:fill="FFFFFF" w:themeFill="background1"/>
          </w:tcPr>
          <w:p w14:paraId="3E07032E" w14:textId="6E7DD465" w:rsidR="00670863" w:rsidRPr="00C53D85" w:rsidRDefault="00670863" w:rsidP="00874E98">
            <w:pPr>
              <w:keepNext/>
              <w:tabs>
                <w:tab w:val="left" w:leader="dot" w:pos="2310"/>
              </w:tabs>
              <w:spacing w:before="43" w:after="20"/>
              <w:ind w:left="-53"/>
              <w:cnfStyle w:val="000000100000" w:firstRow="0" w:lastRow="0" w:firstColumn="0" w:lastColumn="0" w:oddVBand="0" w:evenVBand="0" w:oddHBand="1" w:evenHBand="0" w:firstRowFirstColumn="0" w:firstRowLastColumn="0" w:lastRowFirstColumn="0" w:lastRowLastColumn="0"/>
              <w:rPr>
                <w:b/>
                <w:bCs/>
                <w:i/>
                <w:iCs/>
                <w:sz w:val="20"/>
                <w:szCs w:val="20"/>
              </w:rPr>
            </w:pPr>
          </w:p>
        </w:tc>
        <w:tc>
          <w:tcPr>
            <w:tcW w:w="936" w:type="pct"/>
            <w:tcBorders>
              <w:top w:val="single" w:sz="4" w:space="0" w:color="auto"/>
            </w:tcBorders>
            <w:shd w:val="clear" w:color="auto" w:fill="FFFFFF" w:themeFill="background1"/>
          </w:tcPr>
          <w:p w14:paraId="3896DB93" w14:textId="77777777" w:rsidR="00670863" w:rsidRPr="00C53D85" w:rsidRDefault="00670863" w:rsidP="00874E98">
            <w:pPr>
              <w:keepNext/>
              <w:tabs>
                <w:tab w:val="left" w:leader="dot" w:pos="2310"/>
              </w:tabs>
              <w:spacing w:before="43" w:after="20"/>
              <w:ind w:left="-53"/>
              <w:cnfStyle w:val="000000100000" w:firstRow="0" w:lastRow="0" w:firstColumn="0" w:lastColumn="0" w:oddVBand="0" w:evenVBand="0" w:oddHBand="1" w:evenHBand="0" w:firstRowFirstColumn="0" w:firstRowLastColumn="0" w:lastRowFirstColumn="0" w:lastRowLastColumn="0"/>
              <w:rPr>
                <w:b/>
                <w:bCs/>
                <w:i/>
                <w:iCs/>
                <w:sz w:val="20"/>
                <w:szCs w:val="20"/>
              </w:rPr>
            </w:pPr>
          </w:p>
        </w:tc>
        <w:tc>
          <w:tcPr>
            <w:tcW w:w="543" w:type="pct"/>
            <w:tcBorders>
              <w:top w:val="single" w:sz="4" w:space="0" w:color="auto"/>
            </w:tcBorders>
            <w:shd w:val="clear" w:color="auto" w:fill="FFFFFF" w:themeFill="background1"/>
          </w:tcPr>
          <w:p w14:paraId="5507C273" w14:textId="77777777" w:rsidR="00670863" w:rsidRPr="00C53D85" w:rsidRDefault="00670863" w:rsidP="00874E98">
            <w:pPr>
              <w:keepNext/>
              <w:tabs>
                <w:tab w:val="left" w:leader="dot" w:pos="2310"/>
              </w:tabs>
              <w:spacing w:before="43" w:after="20"/>
              <w:ind w:left="-53"/>
              <w:cnfStyle w:val="000000100000" w:firstRow="0" w:lastRow="0" w:firstColumn="0" w:lastColumn="0" w:oddVBand="0" w:evenVBand="0" w:oddHBand="1" w:evenHBand="0" w:firstRowFirstColumn="0" w:firstRowLastColumn="0" w:lastRowFirstColumn="0" w:lastRowLastColumn="0"/>
              <w:rPr>
                <w:b/>
                <w:bCs/>
                <w:i/>
                <w:iCs/>
                <w:sz w:val="20"/>
                <w:szCs w:val="20"/>
              </w:rPr>
            </w:pPr>
          </w:p>
        </w:tc>
        <w:tc>
          <w:tcPr>
            <w:tcW w:w="147" w:type="pct"/>
            <w:tcBorders>
              <w:top w:val="single" w:sz="4" w:space="0" w:color="auto"/>
            </w:tcBorders>
            <w:shd w:val="clear" w:color="auto" w:fill="FFFFFF" w:themeFill="background1"/>
          </w:tcPr>
          <w:p w14:paraId="1FDE55FB" w14:textId="77777777" w:rsidR="00670863" w:rsidRPr="00C53D85" w:rsidRDefault="00670863" w:rsidP="00874E98">
            <w:pPr>
              <w:keepNext/>
              <w:tabs>
                <w:tab w:val="left" w:leader="dot" w:pos="2310"/>
              </w:tabs>
              <w:spacing w:before="43" w:after="20"/>
              <w:ind w:left="-53"/>
              <w:cnfStyle w:val="000000100000" w:firstRow="0" w:lastRow="0" w:firstColumn="0" w:lastColumn="0" w:oddVBand="0" w:evenVBand="0" w:oddHBand="1" w:evenHBand="0" w:firstRowFirstColumn="0" w:firstRowLastColumn="0" w:lastRowFirstColumn="0" w:lastRowLastColumn="0"/>
              <w:rPr>
                <w:b/>
                <w:bCs/>
                <w:i/>
                <w:iCs/>
                <w:sz w:val="20"/>
                <w:szCs w:val="20"/>
              </w:rPr>
            </w:pPr>
          </w:p>
        </w:tc>
        <w:tc>
          <w:tcPr>
            <w:tcW w:w="932" w:type="pct"/>
            <w:tcBorders>
              <w:top w:val="single" w:sz="4" w:space="0" w:color="auto"/>
            </w:tcBorders>
            <w:shd w:val="clear" w:color="auto" w:fill="FFFFFF" w:themeFill="background1"/>
          </w:tcPr>
          <w:p w14:paraId="7FF26EDD" w14:textId="260EC668" w:rsidR="00670863" w:rsidRPr="00C53D85" w:rsidRDefault="00670863" w:rsidP="00874E98">
            <w:pPr>
              <w:keepNext/>
              <w:tabs>
                <w:tab w:val="left" w:leader="dot" w:pos="2310"/>
              </w:tabs>
              <w:spacing w:before="43" w:after="20"/>
              <w:ind w:left="-53"/>
              <w:cnfStyle w:val="000000100000" w:firstRow="0" w:lastRow="0" w:firstColumn="0" w:lastColumn="0" w:oddVBand="0" w:evenVBand="0" w:oddHBand="1" w:evenHBand="0" w:firstRowFirstColumn="0" w:firstRowLastColumn="0" w:lastRowFirstColumn="0" w:lastRowLastColumn="0"/>
              <w:rPr>
                <w:b/>
                <w:bCs/>
                <w:i/>
                <w:iCs/>
                <w:sz w:val="20"/>
                <w:szCs w:val="20"/>
              </w:rPr>
            </w:pPr>
          </w:p>
        </w:tc>
      </w:tr>
      <w:tr w:rsidR="00B30723" w:rsidRPr="00C53D85" w14:paraId="4BBF1AFB" w14:textId="77777777" w:rsidTr="00B30723">
        <w:tc>
          <w:tcPr>
            <w:cnfStyle w:val="001000000000" w:firstRow="0" w:lastRow="0" w:firstColumn="1" w:lastColumn="0" w:oddVBand="0" w:evenVBand="0" w:oddHBand="0" w:evenHBand="0" w:firstRowFirstColumn="0" w:firstRowLastColumn="0" w:lastRowFirstColumn="0" w:lastRowLastColumn="0"/>
            <w:tcW w:w="1125" w:type="pct"/>
            <w:shd w:val="clear" w:color="auto" w:fill="FFFFFF" w:themeFill="background1"/>
          </w:tcPr>
          <w:p w14:paraId="35499CB3" w14:textId="6384DE4A" w:rsidR="0049201C" w:rsidRPr="00C53D85" w:rsidRDefault="0049201C" w:rsidP="0049201C">
            <w:pPr>
              <w:keepNext/>
              <w:tabs>
                <w:tab w:val="left" w:leader="dot" w:pos="2310"/>
              </w:tabs>
              <w:spacing w:before="43" w:after="20"/>
              <w:ind w:left="180"/>
              <w:rPr>
                <w:sz w:val="20"/>
                <w:szCs w:val="20"/>
              </w:rPr>
            </w:pPr>
            <w:r w:rsidRPr="00C53D85">
              <w:rPr>
                <w:b w:val="0"/>
                <w:bCs w:val="0"/>
                <w:sz w:val="20"/>
                <w:szCs w:val="20"/>
              </w:rPr>
              <w:t>Floating</w:t>
            </w:r>
            <w:ins w:id="471" w:author="Kyle Condon" w:date="2026-02-25T11:40:00Z" w16du:dateUtc="2026-02-25T18:40:00Z">
              <w:r w:rsidR="005A3432">
                <w:rPr>
                  <w:b w:val="0"/>
                  <w:bCs w:val="0"/>
                  <w:sz w:val="20"/>
                  <w:szCs w:val="20"/>
                </w:rPr>
                <w:t xml:space="preserve"> </w:t>
              </w:r>
            </w:ins>
            <w:del w:id="472" w:author="Kyle Condon" w:date="2026-02-25T11:40:00Z" w16du:dateUtc="2026-02-25T18:40:00Z">
              <w:r w:rsidRPr="00C53D85" w:rsidDel="005A3432">
                <w:rPr>
                  <w:b w:val="0"/>
                  <w:bCs w:val="0"/>
                  <w:sz w:val="20"/>
                  <w:szCs w:val="20"/>
                </w:rPr>
                <w:delText xml:space="preserve"> </w:delText>
              </w:r>
            </w:del>
            <w:r w:rsidRPr="00C53D85">
              <w:rPr>
                <w:b w:val="0"/>
                <w:bCs w:val="0"/>
                <w:sz w:val="20"/>
                <w:szCs w:val="20"/>
              </w:rPr>
              <w:t>rate mortgage</w:t>
            </w:r>
            <w:r w:rsidRPr="00C53D85">
              <w:rPr>
                <w:sz w:val="20"/>
                <w:szCs w:val="20"/>
              </w:rPr>
              <w:t>s</w:t>
            </w:r>
          </w:p>
        </w:tc>
        <w:tc>
          <w:tcPr>
            <w:tcW w:w="1319" w:type="pct"/>
            <w:shd w:val="clear" w:color="auto" w:fill="FFFFFF" w:themeFill="background1"/>
          </w:tcPr>
          <w:p w14:paraId="640D586A" w14:textId="34AAA476" w:rsidR="0049201C" w:rsidRPr="00C53D85" w:rsidRDefault="0049201C" w:rsidP="002F617C">
            <w:pPr>
              <w:keepNext/>
              <w:tabs>
                <w:tab w:val="left" w:pos="579"/>
                <w:tab w:val="left" w:pos="1222"/>
              </w:tabs>
              <w:spacing w:before="43" w:after="20"/>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C53D85">
              <w:rPr>
                <w:bCs/>
                <w:color w:val="000000"/>
                <w:sz w:val="20"/>
                <w:szCs w:val="20"/>
              </w:rPr>
              <w:t>7.4 % (Based on 30-day average SOFR plus spread)</w:t>
            </w:r>
          </w:p>
        </w:tc>
        <w:tc>
          <w:tcPr>
            <w:tcW w:w="936" w:type="pct"/>
            <w:shd w:val="clear" w:color="auto" w:fill="FFFFFF" w:themeFill="background1"/>
          </w:tcPr>
          <w:p w14:paraId="6F05CF18" w14:textId="117421BB" w:rsidR="0049201C" w:rsidRPr="00546C74" w:rsidRDefault="0049201C" w:rsidP="0049201C">
            <w:pPr>
              <w:keepNext/>
              <w:tabs>
                <w:tab w:val="left" w:pos="579"/>
                <w:tab w:val="left" w:pos="1222"/>
              </w:tabs>
              <w:spacing w:before="43" w:after="20"/>
              <w:jc w:val="center"/>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546C74">
              <w:rPr>
                <w:bCs/>
                <w:color w:val="000000"/>
                <w:sz w:val="20"/>
                <w:szCs w:val="20"/>
              </w:rPr>
              <w:t>5/11/2026</w:t>
            </w:r>
          </w:p>
        </w:tc>
        <w:tc>
          <w:tcPr>
            <w:tcW w:w="543" w:type="pct"/>
            <w:shd w:val="clear" w:color="auto" w:fill="FFFFFF" w:themeFill="background1"/>
          </w:tcPr>
          <w:p w14:paraId="4CE6BDD6" w14:textId="2F3EB4C3" w:rsidR="0049201C" w:rsidRPr="00C53D85" w:rsidRDefault="0049201C" w:rsidP="0049201C">
            <w:pPr>
              <w:keepNext/>
              <w:tabs>
                <w:tab w:val="left" w:pos="579"/>
                <w:tab w:val="left" w:pos="1222"/>
              </w:tabs>
              <w:spacing w:before="43" w:after="20"/>
              <w:jc w:val="center"/>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C53D85">
              <w:rPr>
                <w:bCs/>
                <w:color w:val="000000"/>
                <w:sz w:val="20"/>
                <w:szCs w:val="20"/>
              </w:rPr>
              <w:t>N/A</w:t>
            </w:r>
          </w:p>
        </w:tc>
        <w:tc>
          <w:tcPr>
            <w:tcW w:w="147" w:type="pct"/>
            <w:shd w:val="clear" w:color="auto" w:fill="FFFFFF" w:themeFill="background1"/>
          </w:tcPr>
          <w:p w14:paraId="4B0D86CB" w14:textId="19E1B54C" w:rsidR="0049201C" w:rsidRPr="00C53D85" w:rsidRDefault="0049201C" w:rsidP="00CA1C21">
            <w:pPr>
              <w:keepNext/>
              <w:tabs>
                <w:tab w:val="left" w:pos="579"/>
                <w:tab w:val="left" w:pos="1222"/>
              </w:tabs>
              <w:spacing w:before="43" w:after="20"/>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w:t>
            </w:r>
          </w:p>
        </w:tc>
        <w:tc>
          <w:tcPr>
            <w:tcW w:w="932" w:type="pct"/>
            <w:shd w:val="clear" w:color="auto" w:fill="FFFFFF" w:themeFill="background1"/>
          </w:tcPr>
          <w:p w14:paraId="60F90198" w14:textId="13F43046" w:rsidR="0049201C" w:rsidRPr="00C53D85" w:rsidRDefault="0049201C" w:rsidP="00CA1C21">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C53D85">
              <w:rPr>
                <w:bCs/>
                <w:color w:val="000000"/>
                <w:sz w:val="20"/>
                <w:szCs w:val="20"/>
              </w:rPr>
              <w:t>609,264</w:t>
            </w:r>
          </w:p>
        </w:tc>
      </w:tr>
      <w:tr w:rsidR="00B30723" w:rsidRPr="00C53D85" w14:paraId="2DC2BD5D" w14:textId="4EAE49A1" w:rsidTr="00B307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pct"/>
            <w:shd w:val="clear" w:color="auto" w:fill="FFFFFF" w:themeFill="background1"/>
          </w:tcPr>
          <w:p w14:paraId="278C8CF1" w14:textId="5EB64899" w:rsidR="0049201C" w:rsidRPr="00C53D85" w:rsidRDefault="0049201C" w:rsidP="0049201C">
            <w:pPr>
              <w:keepNext/>
              <w:tabs>
                <w:tab w:val="left" w:leader="dot" w:pos="2310"/>
              </w:tabs>
              <w:spacing w:before="43" w:after="20"/>
              <w:ind w:left="180"/>
              <w:rPr>
                <w:sz w:val="20"/>
                <w:szCs w:val="20"/>
              </w:rPr>
            </w:pPr>
            <w:r w:rsidRPr="00C53D85">
              <w:rPr>
                <w:b w:val="0"/>
                <w:bCs w:val="0"/>
                <w:sz w:val="20"/>
                <w:szCs w:val="20"/>
              </w:rPr>
              <w:t xml:space="preserve">Secured Credit Facility </w:t>
            </w:r>
          </w:p>
        </w:tc>
        <w:tc>
          <w:tcPr>
            <w:tcW w:w="1319" w:type="pct"/>
            <w:shd w:val="clear" w:color="auto" w:fill="FFFFFF" w:themeFill="background1"/>
          </w:tcPr>
          <w:p w14:paraId="08D46587" w14:textId="67279C04" w:rsidR="0049201C" w:rsidRPr="00C53D85" w:rsidRDefault="0049201C" w:rsidP="002F617C">
            <w:pPr>
              <w:keepNext/>
              <w:tabs>
                <w:tab w:val="left" w:pos="579"/>
                <w:tab w:val="left" w:pos="1222"/>
              </w:tabs>
              <w:spacing w:before="43" w:after="20"/>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C53D85">
              <w:rPr>
                <w:bCs/>
                <w:color w:val="000000"/>
                <w:sz w:val="20"/>
                <w:szCs w:val="20"/>
              </w:rPr>
              <w:t xml:space="preserve">9.1% (Based on 30-day average </w:t>
            </w:r>
            <w:r>
              <w:rPr>
                <w:bCs/>
                <w:color w:val="000000"/>
                <w:sz w:val="20"/>
                <w:szCs w:val="20"/>
              </w:rPr>
              <w:t>Secured Overnight Financing Rate (“SOFR”</w:t>
            </w:r>
            <w:r w:rsidRPr="00C53D85">
              <w:rPr>
                <w:bCs/>
                <w:color w:val="000000"/>
                <w:sz w:val="20"/>
                <w:szCs w:val="20"/>
              </w:rPr>
              <w:t xml:space="preserve"> plus spread)</w:t>
            </w:r>
          </w:p>
        </w:tc>
        <w:tc>
          <w:tcPr>
            <w:tcW w:w="936" w:type="pct"/>
            <w:shd w:val="clear" w:color="auto" w:fill="FFFFFF" w:themeFill="background1"/>
          </w:tcPr>
          <w:p w14:paraId="09E0EF60" w14:textId="5441D08F" w:rsidR="0049201C" w:rsidRPr="00546C74" w:rsidRDefault="0049201C" w:rsidP="0049201C">
            <w:pPr>
              <w:keepNext/>
              <w:tabs>
                <w:tab w:val="left" w:pos="579"/>
                <w:tab w:val="left" w:pos="1222"/>
              </w:tabs>
              <w:spacing w:before="43" w:after="20"/>
              <w:jc w:val="center"/>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546C74">
              <w:rPr>
                <w:bCs/>
                <w:color w:val="000000"/>
                <w:sz w:val="20"/>
                <w:szCs w:val="20"/>
              </w:rPr>
              <w:t>3/7/2026</w:t>
            </w:r>
          </w:p>
        </w:tc>
        <w:tc>
          <w:tcPr>
            <w:tcW w:w="543" w:type="pct"/>
            <w:shd w:val="clear" w:color="auto" w:fill="FFFFFF" w:themeFill="background1"/>
          </w:tcPr>
          <w:p w14:paraId="414957A9" w14:textId="42602AE5" w:rsidR="0049201C" w:rsidRPr="00C53D85" w:rsidRDefault="0049201C" w:rsidP="0049201C">
            <w:pPr>
              <w:keepNext/>
              <w:tabs>
                <w:tab w:val="left" w:pos="579"/>
                <w:tab w:val="left" w:pos="1222"/>
              </w:tabs>
              <w:spacing w:before="43" w:after="20"/>
              <w:jc w:val="center"/>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C53D85">
              <w:rPr>
                <w:bCs/>
                <w:color w:val="000000"/>
                <w:sz w:val="20"/>
                <w:szCs w:val="20"/>
              </w:rPr>
              <w:t>$      108,000</w:t>
            </w:r>
          </w:p>
        </w:tc>
        <w:tc>
          <w:tcPr>
            <w:tcW w:w="147" w:type="pct"/>
            <w:shd w:val="clear" w:color="auto" w:fill="FFFFFF" w:themeFill="background1"/>
          </w:tcPr>
          <w:p w14:paraId="63D3E6DE" w14:textId="590326EE" w:rsidR="0049201C" w:rsidRPr="00C53D85" w:rsidRDefault="0049201C" w:rsidP="00CA1C21">
            <w:pPr>
              <w:keepNext/>
              <w:tabs>
                <w:tab w:val="left" w:pos="579"/>
                <w:tab w:val="left" w:pos="1222"/>
              </w:tabs>
              <w:spacing w:before="43" w:after="20"/>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932" w:type="pct"/>
            <w:shd w:val="clear" w:color="auto" w:fill="FFFFFF" w:themeFill="background1"/>
          </w:tcPr>
          <w:p w14:paraId="0F4B7CC8" w14:textId="460D37F5" w:rsidR="0049201C" w:rsidRPr="00C53D85" w:rsidRDefault="0049201C" w:rsidP="00CA1C21">
            <w:pPr>
              <w:keepNext/>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C53D85">
              <w:rPr>
                <w:bCs/>
                <w:color w:val="000000"/>
                <w:sz w:val="20"/>
                <w:szCs w:val="20"/>
              </w:rPr>
              <w:t>95,243</w:t>
            </w:r>
          </w:p>
        </w:tc>
      </w:tr>
      <w:tr w:rsidR="00B30723" w:rsidRPr="00C53D85" w14:paraId="47420083" w14:textId="0D5793EA" w:rsidTr="00B30723">
        <w:tc>
          <w:tcPr>
            <w:cnfStyle w:val="001000000000" w:firstRow="0" w:lastRow="0" w:firstColumn="1" w:lastColumn="0" w:oddVBand="0" w:evenVBand="0" w:oddHBand="0" w:evenHBand="0" w:firstRowFirstColumn="0" w:firstRowLastColumn="0" w:lastRowFirstColumn="0" w:lastRowLastColumn="0"/>
            <w:tcW w:w="1125" w:type="pct"/>
            <w:shd w:val="clear" w:color="auto" w:fill="FFFFFF" w:themeFill="background1"/>
          </w:tcPr>
          <w:p w14:paraId="22E776D3" w14:textId="33C1089C" w:rsidR="0049201C" w:rsidRPr="00C53D85" w:rsidRDefault="0049201C" w:rsidP="0049201C">
            <w:pPr>
              <w:keepNext/>
              <w:tabs>
                <w:tab w:val="left" w:leader="dot" w:pos="2310"/>
              </w:tabs>
              <w:spacing w:before="43" w:after="20"/>
              <w:ind w:left="180"/>
              <w:rPr>
                <w:b w:val="0"/>
                <w:bCs w:val="0"/>
                <w:color w:val="000000"/>
                <w:sz w:val="20"/>
                <w:szCs w:val="20"/>
              </w:rPr>
            </w:pPr>
            <w:r w:rsidRPr="00C53D85">
              <w:rPr>
                <w:b w:val="0"/>
                <w:bCs w:val="0"/>
                <w:sz w:val="20"/>
                <w:szCs w:val="20"/>
              </w:rPr>
              <w:t xml:space="preserve">Total variable rate </w:t>
            </w:r>
            <w:r>
              <w:rPr>
                <w:b w:val="0"/>
                <w:bCs w:val="0"/>
                <w:sz w:val="20"/>
                <w:szCs w:val="20"/>
              </w:rPr>
              <w:t>loans</w:t>
            </w:r>
          </w:p>
        </w:tc>
        <w:tc>
          <w:tcPr>
            <w:tcW w:w="1319" w:type="pct"/>
            <w:shd w:val="clear" w:color="auto" w:fill="FFFFFF" w:themeFill="background1"/>
          </w:tcPr>
          <w:p w14:paraId="2027B869" w14:textId="77777777" w:rsidR="0049201C" w:rsidRPr="00C53D85" w:rsidRDefault="0049201C" w:rsidP="0049201C">
            <w:pPr>
              <w:keepNext/>
              <w:spacing w:before="43" w:after="20"/>
              <w:jc w:val="right"/>
              <w:cnfStyle w:val="000000000000" w:firstRow="0" w:lastRow="0" w:firstColumn="0" w:lastColumn="0" w:oddVBand="0" w:evenVBand="0" w:oddHBand="0" w:evenHBand="0" w:firstRowFirstColumn="0" w:firstRowLastColumn="0" w:lastRowFirstColumn="0" w:lastRowLastColumn="0"/>
              <w:rPr>
                <w:b/>
                <w:color w:val="000000"/>
                <w:sz w:val="20"/>
                <w:szCs w:val="20"/>
              </w:rPr>
            </w:pPr>
          </w:p>
        </w:tc>
        <w:tc>
          <w:tcPr>
            <w:tcW w:w="936" w:type="pct"/>
            <w:shd w:val="clear" w:color="auto" w:fill="FFFFFF" w:themeFill="background1"/>
          </w:tcPr>
          <w:p w14:paraId="4232C72E" w14:textId="77777777" w:rsidR="0049201C" w:rsidRPr="00C53D85" w:rsidRDefault="0049201C" w:rsidP="0049201C">
            <w:pPr>
              <w:keepNext/>
              <w:spacing w:before="43" w:after="20"/>
              <w:jc w:val="right"/>
              <w:cnfStyle w:val="000000000000" w:firstRow="0" w:lastRow="0" w:firstColumn="0" w:lastColumn="0" w:oddVBand="0" w:evenVBand="0" w:oddHBand="0" w:evenHBand="0" w:firstRowFirstColumn="0" w:firstRowLastColumn="0" w:lastRowFirstColumn="0" w:lastRowLastColumn="0"/>
              <w:rPr>
                <w:b/>
                <w:color w:val="000000"/>
                <w:sz w:val="20"/>
                <w:szCs w:val="20"/>
              </w:rPr>
            </w:pPr>
          </w:p>
        </w:tc>
        <w:tc>
          <w:tcPr>
            <w:tcW w:w="543" w:type="pct"/>
            <w:shd w:val="clear" w:color="auto" w:fill="FFFFFF" w:themeFill="background1"/>
            <w:vAlign w:val="bottom"/>
          </w:tcPr>
          <w:p w14:paraId="62D905E8" w14:textId="77777777" w:rsidR="0049201C" w:rsidRPr="00C53D85" w:rsidRDefault="0049201C" w:rsidP="0049201C">
            <w:pPr>
              <w:keepNext/>
              <w:spacing w:before="43" w:after="20"/>
              <w:jc w:val="center"/>
              <w:cnfStyle w:val="000000000000" w:firstRow="0" w:lastRow="0" w:firstColumn="0" w:lastColumn="0" w:oddVBand="0" w:evenVBand="0" w:oddHBand="0" w:evenHBand="0" w:firstRowFirstColumn="0" w:firstRowLastColumn="0" w:lastRowFirstColumn="0" w:lastRowLastColumn="0"/>
              <w:rPr>
                <w:b/>
                <w:color w:val="000000"/>
                <w:sz w:val="20"/>
                <w:szCs w:val="20"/>
              </w:rPr>
            </w:pPr>
          </w:p>
        </w:tc>
        <w:tc>
          <w:tcPr>
            <w:tcW w:w="147" w:type="pct"/>
            <w:tcBorders>
              <w:top w:val="single" w:sz="4" w:space="0" w:color="auto"/>
              <w:bottom w:val="single" w:sz="4" w:space="0" w:color="auto"/>
            </w:tcBorders>
            <w:shd w:val="clear" w:color="auto" w:fill="FFFFFF" w:themeFill="background1"/>
          </w:tcPr>
          <w:p w14:paraId="074E27FA" w14:textId="02F7D1B5" w:rsidR="0049201C" w:rsidRPr="00C53D85" w:rsidRDefault="0049201C" w:rsidP="00CA1C21">
            <w:pPr>
              <w:keepNext/>
              <w:spacing w:before="43" w:after="20"/>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932" w:type="pct"/>
            <w:tcBorders>
              <w:top w:val="single" w:sz="4" w:space="0" w:color="auto"/>
              <w:bottom w:val="single" w:sz="4" w:space="0" w:color="auto"/>
            </w:tcBorders>
            <w:shd w:val="clear" w:color="auto" w:fill="FFFFFF" w:themeFill="background1"/>
          </w:tcPr>
          <w:p w14:paraId="73D23320" w14:textId="35173985" w:rsidR="0049201C" w:rsidRPr="00C53D85" w:rsidRDefault="0049201C" w:rsidP="00CA1C21">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C53D85">
              <w:rPr>
                <w:bCs/>
                <w:color w:val="000000"/>
                <w:sz w:val="20"/>
                <w:szCs w:val="20"/>
              </w:rPr>
              <w:t>704,507</w:t>
            </w:r>
          </w:p>
        </w:tc>
      </w:tr>
      <w:tr w:rsidR="00D6074D" w:rsidRPr="00C53D85" w14:paraId="189C37A5" w14:textId="42DCE9B4" w:rsidTr="00D60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gridSpan w:val="2"/>
            <w:shd w:val="clear" w:color="auto" w:fill="FFFFFF" w:themeFill="background1"/>
          </w:tcPr>
          <w:p w14:paraId="4A1A8E3C" w14:textId="7834CC37" w:rsidR="0049201C" w:rsidRPr="00E2562C" w:rsidRDefault="0049201C" w:rsidP="0049201C">
            <w:pPr>
              <w:keepNext/>
              <w:tabs>
                <w:tab w:val="left" w:leader="dot" w:pos="2310"/>
              </w:tabs>
              <w:spacing w:before="43" w:after="20"/>
              <w:ind w:left="-53"/>
              <w:rPr>
                <w:b w:val="0"/>
                <w:bCs w:val="0"/>
                <w:sz w:val="20"/>
                <w:szCs w:val="20"/>
              </w:rPr>
            </w:pPr>
            <w:r w:rsidRPr="00E2562C">
              <w:rPr>
                <w:b w:val="0"/>
                <w:bCs w:val="0"/>
                <w:color w:val="000000"/>
                <w:sz w:val="20"/>
                <w:szCs w:val="20"/>
              </w:rPr>
              <w:t xml:space="preserve"> Total </w:t>
            </w:r>
            <w:r>
              <w:rPr>
                <w:b w:val="0"/>
                <w:bCs w:val="0"/>
                <w:color w:val="000000"/>
                <w:sz w:val="20"/>
                <w:szCs w:val="20"/>
              </w:rPr>
              <w:t>loans payable</w:t>
            </w:r>
          </w:p>
        </w:tc>
        <w:tc>
          <w:tcPr>
            <w:tcW w:w="936" w:type="pct"/>
            <w:shd w:val="clear" w:color="auto" w:fill="FFFFFF" w:themeFill="background1"/>
          </w:tcPr>
          <w:p w14:paraId="2942E938" w14:textId="77777777" w:rsidR="0049201C" w:rsidRPr="00E2562C" w:rsidRDefault="0049201C" w:rsidP="0049201C">
            <w:pPr>
              <w:keepNext/>
              <w:tabs>
                <w:tab w:val="left" w:leader="dot" w:pos="2310"/>
              </w:tabs>
              <w:spacing w:before="43" w:after="20"/>
              <w:ind w:left="-53"/>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543" w:type="pct"/>
            <w:shd w:val="clear" w:color="auto" w:fill="FFFFFF" w:themeFill="background1"/>
            <w:vAlign w:val="bottom"/>
          </w:tcPr>
          <w:p w14:paraId="20AA88D3" w14:textId="77777777" w:rsidR="0049201C" w:rsidRPr="00E2562C" w:rsidRDefault="0049201C" w:rsidP="0049201C">
            <w:pPr>
              <w:keepNext/>
              <w:tabs>
                <w:tab w:val="left" w:leader="dot" w:pos="2310"/>
              </w:tabs>
              <w:spacing w:before="43" w:after="20"/>
              <w:ind w:left="-53"/>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47" w:type="pct"/>
            <w:tcBorders>
              <w:top w:val="single" w:sz="4" w:space="0" w:color="auto"/>
            </w:tcBorders>
            <w:shd w:val="clear" w:color="auto" w:fill="FFFFFF" w:themeFill="background1"/>
          </w:tcPr>
          <w:p w14:paraId="47CDCEF3" w14:textId="1C8B546B" w:rsidR="0049201C" w:rsidRPr="00E2562C" w:rsidRDefault="0049201C" w:rsidP="00CA1C21">
            <w:pPr>
              <w:keepNext/>
              <w:tabs>
                <w:tab w:val="left" w:leader="dot" w:pos="2310"/>
              </w:tabs>
              <w:spacing w:before="43" w:after="20"/>
              <w:ind w:right="-45"/>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932" w:type="pct"/>
            <w:tcBorders>
              <w:top w:val="single" w:sz="4" w:space="0" w:color="auto"/>
            </w:tcBorders>
            <w:shd w:val="clear" w:color="auto" w:fill="FFFFFF" w:themeFill="background1"/>
          </w:tcPr>
          <w:p w14:paraId="2FFE8292" w14:textId="5DA5C873" w:rsidR="0049201C" w:rsidRPr="00E2562C" w:rsidRDefault="0049201C" w:rsidP="00CA1C21">
            <w:pPr>
              <w:keepNext/>
              <w:tabs>
                <w:tab w:val="left" w:leader="dot" w:pos="2310"/>
              </w:tabs>
              <w:spacing w:before="43" w:after="20"/>
              <w:ind w:left="-53"/>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E2562C">
              <w:rPr>
                <w:color w:val="000000"/>
                <w:sz w:val="20"/>
                <w:szCs w:val="20"/>
              </w:rPr>
              <w:t>704,507</w:t>
            </w:r>
          </w:p>
        </w:tc>
      </w:tr>
      <w:tr w:rsidR="00B30723" w:rsidRPr="00C53D85" w14:paraId="6242BA75" w14:textId="37D7E8BC" w:rsidTr="00B30723">
        <w:trPr>
          <w:trHeight w:val="215"/>
        </w:trPr>
        <w:tc>
          <w:tcPr>
            <w:cnfStyle w:val="001000000000" w:firstRow="0" w:lastRow="0" w:firstColumn="1" w:lastColumn="0" w:oddVBand="0" w:evenVBand="0" w:oddHBand="0" w:evenHBand="0" w:firstRowFirstColumn="0" w:firstRowLastColumn="0" w:lastRowFirstColumn="0" w:lastRowLastColumn="0"/>
            <w:tcW w:w="1125" w:type="pct"/>
            <w:shd w:val="clear" w:color="auto" w:fill="FFFFFF" w:themeFill="background1"/>
          </w:tcPr>
          <w:p w14:paraId="6E1650EE" w14:textId="7A79BD55" w:rsidR="0049201C" w:rsidRPr="00C53D85" w:rsidRDefault="0049201C" w:rsidP="0049201C">
            <w:pPr>
              <w:tabs>
                <w:tab w:val="left" w:pos="2240"/>
                <w:tab w:val="left" w:leader="dot" w:pos="2310"/>
              </w:tabs>
              <w:spacing w:before="23" w:after="20"/>
              <w:rPr>
                <w:b w:val="0"/>
                <w:bCs w:val="0"/>
                <w:sz w:val="20"/>
                <w:szCs w:val="20"/>
              </w:rPr>
            </w:pPr>
            <w:r w:rsidRPr="00C53D85">
              <w:rPr>
                <w:b w:val="0"/>
                <w:bCs w:val="0"/>
                <w:sz w:val="20"/>
                <w:szCs w:val="20"/>
              </w:rPr>
              <w:t>Deferred financing costs, net</w:t>
            </w:r>
          </w:p>
        </w:tc>
        <w:tc>
          <w:tcPr>
            <w:tcW w:w="1319" w:type="pct"/>
            <w:shd w:val="clear" w:color="auto" w:fill="FFFFFF" w:themeFill="background1"/>
          </w:tcPr>
          <w:p w14:paraId="692BB112" w14:textId="77777777" w:rsidR="0049201C" w:rsidRPr="00E2562C" w:rsidRDefault="0049201C" w:rsidP="0049201C">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936" w:type="pct"/>
            <w:shd w:val="clear" w:color="auto" w:fill="FFFFFF" w:themeFill="background1"/>
          </w:tcPr>
          <w:p w14:paraId="05A3B2D2" w14:textId="77777777" w:rsidR="0049201C" w:rsidRPr="00E2562C" w:rsidRDefault="0049201C" w:rsidP="0049201C">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543" w:type="pct"/>
            <w:shd w:val="clear" w:color="auto" w:fill="FFFFFF" w:themeFill="background1"/>
            <w:vAlign w:val="bottom"/>
          </w:tcPr>
          <w:p w14:paraId="31CECFAA" w14:textId="77777777" w:rsidR="0049201C" w:rsidRPr="00E2562C" w:rsidRDefault="0049201C" w:rsidP="0049201C">
            <w:pPr>
              <w:tabs>
                <w:tab w:val="left" w:pos="444"/>
                <w:tab w:val="left" w:pos="1222"/>
              </w:tabs>
              <w:spacing w:before="23" w:after="2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47" w:type="pct"/>
            <w:tcBorders>
              <w:bottom w:val="single" w:sz="4" w:space="0" w:color="auto"/>
            </w:tcBorders>
            <w:shd w:val="clear" w:color="auto" w:fill="FFFFFF" w:themeFill="background1"/>
          </w:tcPr>
          <w:p w14:paraId="66A492AF" w14:textId="28324FC9" w:rsidR="0049201C" w:rsidRPr="00E2562C" w:rsidRDefault="0049201C" w:rsidP="00CA1C21">
            <w:pPr>
              <w:tabs>
                <w:tab w:val="left" w:pos="444"/>
                <w:tab w:val="left" w:pos="1222"/>
              </w:tabs>
              <w:spacing w:before="23" w:after="20"/>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932" w:type="pct"/>
            <w:tcBorders>
              <w:bottom w:val="single" w:sz="4" w:space="0" w:color="auto"/>
            </w:tcBorders>
            <w:shd w:val="clear" w:color="auto" w:fill="FFFFFF" w:themeFill="background1"/>
          </w:tcPr>
          <w:p w14:paraId="71084CC9" w14:textId="5FFAF4FB" w:rsidR="0049201C" w:rsidRPr="00E2562C" w:rsidRDefault="0049201C" w:rsidP="00CA1C2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E2562C">
              <w:rPr>
                <w:color w:val="000000"/>
                <w:sz w:val="20"/>
                <w:szCs w:val="20"/>
              </w:rPr>
              <w:t>(2,654)</w:t>
            </w:r>
          </w:p>
        </w:tc>
      </w:tr>
      <w:tr w:rsidR="00B30723" w:rsidRPr="00C53D85" w14:paraId="11C644DB" w14:textId="57DD76A2" w:rsidTr="00B30723">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125" w:type="pct"/>
            <w:shd w:val="clear" w:color="auto" w:fill="FFFFFF" w:themeFill="background1"/>
          </w:tcPr>
          <w:p w14:paraId="5C4826E7" w14:textId="2D2B8D5D" w:rsidR="0049201C" w:rsidRPr="00E2562C" w:rsidRDefault="0049201C" w:rsidP="0049201C">
            <w:pPr>
              <w:tabs>
                <w:tab w:val="left" w:pos="2240"/>
                <w:tab w:val="left" w:leader="dot" w:pos="2310"/>
              </w:tabs>
              <w:spacing w:before="23" w:after="20"/>
              <w:rPr>
                <w:b w:val="0"/>
                <w:bCs w:val="0"/>
                <w:color w:val="000000"/>
                <w:sz w:val="20"/>
                <w:szCs w:val="20"/>
              </w:rPr>
            </w:pPr>
            <w:r w:rsidRPr="00E2562C">
              <w:rPr>
                <w:b w:val="0"/>
                <w:bCs w:val="0"/>
                <w:color w:val="000000"/>
                <w:sz w:val="20"/>
                <w:szCs w:val="20"/>
              </w:rPr>
              <w:t xml:space="preserve">Total </w:t>
            </w:r>
            <w:r>
              <w:rPr>
                <w:b w:val="0"/>
                <w:bCs w:val="0"/>
                <w:color w:val="000000"/>
                <w:sz w:val="20"/>
                <w:szCs w:val="20"/>
              </w:rPr>
              <w:t>loans payable</w:t>
            </w:r>
            <w:r w:rsidRPr="00E2562C">
              <w:rPr>
                <w:b w:val="0"/>
                <w:bCs w:val="0"/>
                <w:color w:val="000000"/>
                <w:sz w:val="20"/>
                <w:szCs w:val="20"/>
              </w:rPr>
              <w:t>, net</w:t>
            </w:r>
          </w:p>
        </w:tc>
        <w:tc>
          <w:tcPr>
            <w:tcW w:w="1319" w:type="pct"/>
            <w:shd w:val="clear" w:color="auto" w:fill="FFFFFF" w:themeFill="background1"/>
          </w:tcPr>
          <w:p w14:paraId="57095830" w14:textId="77777777" w:rsidR="0049201C" w:rsidRPr="00E2562C" w:rsidRDefault="0049201C" w:rsidP="0049201C">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936" w:type="pct"/>
            <w:shd w:val="clear" w:color="auto" w:fill="FFFFFF" w:themeFill="background1"/>
          </w:tcPr>
          <w:p w14:paraId="75AC79DD" w14:textId="77777777" w:rsidR="0049201C" w:rsidRPr="00E2562C" w:rsidRDefault="0049201C" w:rsidP="0049201C">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543" w:type="pct"/>
            <w:shd w:val="clear" w:color="auto" w:fill="FFFFFF" w:themeFill="background1"/>
            <w:vAlign w:val="bottom"/>
          </w:tcPr>
          <w:p w14:paraId="1F6B8434" w14:textId="77777777" w:rsidR="0049201C" w:rsidRPr="00E2562C" w:rsidRDefault="0049201C" w:rsidP="0049201C">
            <w:pPr>
              <w:tabs>
                <w:tab w:val="left" w:pos="444"/>
                <w:tab w:val="left" w:pos="1222"/>
              </w:tabs>
              <w:spacing w:before="23" w:after="2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47" w:type="pct"/>
            <w:tcBorders>
              <w:top w:val="single" w:sz="4" w:space="0" w:color="auto"/>
              <w:bottom w:val="double" w:sz="4" w:space="0" w:color="auto"/>
            </w:tcBorders>
            <w:shd w:val="clear" w:color="auto" w:fill="FFFFFF" w:themeFill="background1"/>
          </w:tcPr>
          <w:p w14:paraId="59442A06" w14:textId="0BA576C0" w:rsidR="0049201C" w:rsidRPr="00E2562C" w:rsidRDefault="0049201C" w:rsidP="00CA1C21">
            <w:pPr>
              <w:tabs>
                <w:tab w:val="left" w:pos="444"/>
                <w:tab w:val="left" w:pos="1222"/>
              </w:tabs>
              <w:spacing w:before="23" w:after="20"/>
              <w:cnfStyle w:val="000000100000" w:firstRow="0" w:lastRow="0" w:firstColumn="0" w:lastColumn="0" w:oddVBand="0" w:evenVBand="0" w:oddHBand="1" w:evenHBand="0" w:firstRowFirstColumn="0" w:firstRowLastColumn="0" w:lastRowFirstColumn="0" w:lastRowLastColumn="0"/>
              <w:rPr>
                <w:color w:val="000000"/>
                <w:sz w:val="20"/>
                <w:szCs w:val="20"/>
              </w:rPr>
            </w:pPr>
            <w:r w:rsidRPr="00E2562C">
              <w:rPr>
                <w:color w:val="000000"/>
                <w:sz w:val="20"/>
                <w:szCs w:val="20"/>
              </w:rPr>
              <w:t>$</w:t>
            </w:r>
          </w:p>
        </w:tc>
        <w:tc>
          <w:tcPr>
            <w:tcW w:w="932" w:type="pct"/>
            <w:tcBorders>
              <w:top w:val="single" w:sz="4" w:space="0" w:color="auto"/>
              <w:bottom w:val="double" w:sz="4" w:space="0" w:color="auto"/>
            </w:tcBorders>
            <w:shd w:val="clear" w:color="auto" w:fill="FFFFFF" w:themeFill="background1"/>
          </w:tcPr>
          <w:p w14:paraId="661D09C7" w14:textId="6BD260FF" w:rsidR="0049201C" w:rsidRPr="00E2562C" w:rsidRDefault="0049201C" w:rsidP="00CA1C21">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E2562C">
              <w:rPr>
                <w:color w:val="000000"/>
                <w:sz w:val="20"/>
                <w:szCs w:val="20"/>
              </w:rPr>
              <w:t>701,853</w:t>
            </w:r>
          </w:p>
        </w:tc>
      </w:tr>
    </w:tbl>
    <w:p w14:paraId="7133E521" w14:textId="77777777" w:rsidR="00821731" w:rsidRDefault="00821731" w:rsidP="001C5647">
      <w:pPr>
        <w:keepNext/>
        <w:jc w:val="both"/>
        <w:rPr>
          <w:ins w:id="473" w:author="Kyle Condon" w:date="2026-02-25T13:29:00Z" w16du:dateUtc="2026-02-25T20:29:00Z"/>
          <w:sz w:val="20"/>
          <w:szCs w:val="20"/>
        </w:rPr>
      </w:pPr>
    </w:p>
    <w:p w14:paraId="2CCC5866" w14:textId="7CD0CC20" w:rsidR="001C5647" w:rsidRPr="00C53D85" w:rsidRDefault="001C5647" w:rsidP="001C5647">
      <w:pPr>
        <w:keepNext/>
        <w:jc w:val="both"/>
        <w:rPr>
          <w:sz w:val="20"/>
          <w:szCs w:val="20"/>
        </w:rPr>
      </w:pPr>
      <w:r w:rsidRPr="00C53D85">
        <w:rPr>
          <w:sz w:val="20"/>
          <w:szCs w:val="20"/>
        </w:rPr>
        <w:t>The following table presents the future principal payments due under the Company’s mortgage</w:t>
      </w:r>
      <w:r w:rsidR="00F4614B" w:rsidRPr="00C53D85">
        <w:rPr>
          <w:sz w:val="20"/>
          <w:szCs w:val="20"/>
        </w:rPr>
        <w:t xml:space="preserve"> loans </w:t>
      </w:r>
      <w:r w:rsidRPr="00C53D85">
        <w:rPr>
          <w:sz w:val="20"/>
          <w:szCs w:val="20"/>
        </w:rPr>
        <w:t xml:space="preserve">and other </w:t>
      </w:r>
      <w:r w:rsidR="00191CEE" w:rsidRPr="00C53D85">
        <w:rPr>
          <w:sz w:val="20"/>
          <w:szCs w:val="20"/>
        </w:rPr>
        <w:t>indebtedness</w:t>
      </w:r>
      <w:r w:rsidRPr="00C53D85">
        <w:rPr>
          <w:sz w:val="20"/>
          <w:szCs w:val="20"/>
        </w:rPr>
        <w:t xml:space="preserve">, excluding unamortized discounts and unamortized deferred financing costs, as of December 31, 2024 (in thousands): </w:t>
      </w:r>
    </w:p>
    <w:p w14:paraId="56F5EBA7" w14:textId="77777777" w:rsidR="001C5647" w:rsidRPr="00C53D85" w:rsidRDefault="001C5647" w:rsidP="001C5647">
      <w:pPr>
        <w:keepNext/>
        <w:jc w:val="both"/>
        <w:rPr>
          <w:sz w:val="20"/>
          <w:szCs w:val="20"/>
        </w:rPr>
      </w:pPr>
    </w:p>
    <w:tbl>
      <w:tblPr>
        <w:tblStyle w:val="ListTable1Light-Accent1"/>
        <w:tblW w:w="5000" w:type="pct"/>
        <w:tblLook w:val="04A0" w:firstRow="1" w:lastRow="0" w:firstColumn="1" w:lastColumn="0" w:noHBand="0" w:noVBand="1"/>
      </w:tblPr>
      <w:tblGrid>
        <w:gridCol w:w="8436"/>
        <w:gridCol w:w="316"/>
        <w:gridCol w:w="2048"/>
      </w:tblGrid>
      <w:tr w:rsidR="004831CA" w:rsidRPr="00C53D85" w14:paraId="3A9B55EE" w14:textId="77777777" w:rsidTr="00D6074D">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06" w:type="pct"/>
            <w:tcBorders>
              <w:bottom w:val="single" w:sz="4" w:space="0" w:color="auto"/>
            </w:tcBorders>
            <w:shd w:val="clear" w:color="auto" w:fill="C6D9F1" w:themeFill="text2" w:themeFillTint="33"/>
            <w:vAlign w:val="center"/>
          </w:tcPr>
          <w:p w14:paraId="74062C04" w14:textId="2A78F69D" w:rsidR="001C5647" w:rsidRPr="00C53D85" w:rsidRDefault="00BE0BDB" w:rsidP="006C2384">
            <w:pPr>
              <w:keepNext/>
              <w:tabs>
                <w:tab w:val="left" w:leader="dot" w:pos="2310"/>
              </w:tabs>
              <w:spacing w:before="23" w:after="20"/>
              <w:ind w:left="-53"/>
              <w:rPr>
                <w:color w:val="000000"/>
                <w:sz w:val="20"/>
                <w:szCs w:val="20"/>
              </w:rPr>
            </w:pPr>
            <w:commentRangeStart w:id="474"/>
            <w:r w:rsidRPr="51DA3600">
              <w:rPr>
                <w:color w:val="000000" w:themeColor="text1"/>
                <w:sz w:val="20"/>
                <w:szCs w:val="20"/>
              </w:rPr>
              <w:t xml:space="preserve">Year </w:t>
            </w:r>
            <w:r w:rsidR="00583375" w:rsidRPr="51DA3600">
              <w:rPr>
                <w:color w:val="000000" w:themeColor="text1"/>
                <w:sz w:val="20"/>
                <w:szCs w:val="20"/>
              </w:rPr>
              <w:t>ended</w:t>
            </w:r>
            <w:r w:rsidRPr="51DA3600">
              <w:rPr>
                <w:color w:val="000000" w:themeColor="text1"/>
                <w:sz w:val="20"/>
                <w:szCs w:val="20"/>
              </w:rPr>
              <w:t xml:space="preserve"> December 31</w:t>
            </w:r>
            <w:r w:rsidR="00583375" w:rsidRPr="51DA3600">
              <w:rPr>
                <w:color w:val="000000" w:themeColor="text1"/>
                <w:sz w:val="20"/>
                <w:szCs w:val="20"/>
              </w:rPr>
              <w:t xml:space="preserve">, </w:t>
            </w:r>
            <w:commentRangeEnd w:id="474"/>
            <w:r w:rsidRPr="00C53D85">
              <w:rPr>
                <w:rStyle w:val="CommentReference"/>
                <w:color w:val="000000"/>
                <w:sz w:val="20"/>
                <w:szCs w:val="20"/>
              </w:rPr>
              <w:commentReference w:id="474"/>
            </w:r>
          </w:p>
        </w:tc>
        <w:tc>
          <w:tcPr>
            <w:tcW w:w="146" w:type="pct"/>
            <w:tcBorders>
              <w:bottom w:val="single" w:sz="4" w:space="0" w:color="auto"/>
            </w:tcBorders>
            <w:shd w:val="clear" w:color="auto" w:fill="C6D9F1" w:themeFill="text2" w:themeFillTint="33"/>
          </w:tcPr>
          <w:p w14:paraId="3DD60931" w14:textId="77777777" w:rsidR="001C5647" w:rsidRPr="00C53D85" w:rsidRDefault="001C5647">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948" w:type="pct"/>
            <w:tcBorders>
              <w:bottom w:val="single" w:sz="4" w:space="0" w:color="auto"/>
            </w:tcBorders>
            <w:shd w:val="clear" w:color="auto" w:fill="C6D9F1" w:themeFill="text2" w:themeFillTint="33"/>
          </w:tcPr>
          <w:p w14:paraId="572B7E5B" w14:textId="4240F21D" w:rsidR="001C5647" w:rsidRPr="00C53D85" w:rsidRDefault="001C5647">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 xml:space="preserve">Principal Balance </w:t>
            </w:r>
            <w:r w:rsidR="00191CEE" w:rsidRPr="00C53D85">
              <w:rPr>
                <w:color w:val="000000"/>
                <w:sz w:val="20"/>
                <w:szCs w:val="20"/>
              </w:rPr>
              <w:t>due</w:t>
            </w:r>
          </w:p>
        </w:tc>
      </w:tr>
      <w:tr w:rsidR="004831CA" w:rsidRPr="00C53D85" w14:paraId="558B7F9E" w14:textId="77777777" w:rsidTr="006C2384">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06" w:type="pct"/>
            <w:shd w:val="clear" w:color="auto" w:fill="FFFFFF" w:themeFill="background1"/>
            <w:vAlign w:val="bottom"/>
          </w:tcPr>
          <w:p w14:paraId="380CE1E4" w14:textId="0A375759" w:rsidR="001C5647" w:rsidRPr="00C53D85" w:rsidRDefault="00191CEE">
            <w:pPr>
              <w:keepNext/>
              <w:tabs>
                <w:tab w:val="left" w:leader="dot" w:pos="2310"/>
              </w:tabs>
              <w:spacing w:before="43" w:after="20"/>
              <w:ind w:left="-53"/>
              <w:rPr>
                <w:b w:val="0"/>
                <w:bCs w:val="0"/>
                <w:sz w:val="20"/>
                <w:szCs w:val="20"/>
              </w:rPr>
            </w:pPr>
            <w:r w:rsidRPr="00C53D85">
              <w:rPr>
                <w:b w:val="0"/>
                <w:bCs w:val="0"/>
                <w:sz w:val="20"/>
                <w:szCs w:val="20"/>
              </w:rPr>
              <w:t xml:space="preserve"> </w:t>
            </w:r>
            <w:r w:rsidR="00583375" w:rsidRPr="00C53D85">
              <w:rPr>
                <w:b w:val="0"/>
                <w:bCs w:val="0"/>
                <w:sz w:val="20"/>
                <w:szCs w:val="20"/>
              </w:rPr>
              <w:t>2025</w:t>
            </w:r>
          </w:p>
        </w:tc>
        <w:tc>
          <w:tcPr>
            <w:tcW w:w="146" w:type="pct"/>
            <w:shd w:val="clear" w:color="auto" w:fill="FFFFFF" w:themeFill="background1"/>
          </w:tcPr>
          <w:p w14:paraId="23FCC54A" w14:textId="77777777" w:rsidR="001C5647" w:rsidRPr="00C53D85" w:rsidRDefault="001C5647" w:rsidP="00D6074D">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C53D85">
              <w:rPr>
                <w:bCs/>
                <w:color w:val="000000"/>
                <w:sz w:val="20"/>
                <w:szCs w:val="20"/>
              </w:rPr>
              <w:t>$</w:t>
            </w:r>
          </w:p>
        </w:tc>
        <w:tc>
          <w:tcPr>
            <w:tcW w:w="948" w:type="pct"/>
            <w:shd w:val="clear" w:color="auto" w:fill="FFFFFF" w:themeFill="background1"/>
            <w:vAlign w:val="center"/>
          </w:tcPr>
          <w:p w14:paraId="3329616E" w14:textId="7698F1C6" w:rsidR="001C5647" w:rsidRPr="00C53D85" w:rsidRDefault="00191CEE" w:rsidP="00340FDB">
            <w:pPr>
              <w:keepNext/>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C53D85">
              <w:rPr>
                <w:bCs/>
                <w:color w:val="000000"/>
                <w:sz w:val="20"/>
                <w:szCs w:val="20"/>
              </w:rPr>
              <w:t>215,264</w:t>
            </w:r>
          </w:p>
        </w:tc>
      </w:tr>
      <w:tr w:rsidR="004831CA" w:rsidRPr="00C53D85" w14:paraId="4A97931E" w14:textId="77777777" w:rsidTr="00D6074D">
        <w:trPr>
          <w:trHeight w:val="256"/>
        </w:trPr>
        <w:tc>
          <w:tcPr>
            <w:cnfStyle w:val="001000000000" w:firstRow="0" w:lastRow="0" w:firstColumn="1" w:lastColumn="0" w:oddVBand="0" w:evenVBand="0" w:oddHBand="0" w:evenHBand="0" w:firstRowFirstColumn="0" w:firstRowLastColumn="0" w:lastRowFirstColumn="0" w:lastRowLastColumn="0"/>
            <w:tcW w:w="3906" w:type="pct"/>
            <w:shd w:val="clear" w:color="auto" w:fill="FFFFFF" w:themeFill="background1"/>
            <w:vAlign w:val="bottom"/>
          </w:tcPr>
          <w:p w14:paraId="193361C2" w14:textId="1D34CD63" w:rsidR="00583375" w:rsidRPr="00C53D85" w:rsidRDefault="00191CEE">
            <w:pPr>
              <w:keepNext/>
              <w:tabs>
                <w:tab w:val="left" w:leader="dot" w:pos="2310"/>
              </w:tabs>
              <w:spacing w:before="43" w:after="20"/>
              <w:ind w:left="-53"/>
              <w:rPr>
                <w:b w:val="0"/>
                <w:bCs w:val="0"/>
                <w:sz w:val="20"/>
                <w:szCs w:val="20"/>
              </w:rPr>
            </w:pPr>
            <w:r w:rsidRPr="00C53D85">
              <w:rPr>
                <w:b w:val="0"/>
                <w:bCs w:val="0"/>
                <w:sz w:val="20"/>
                <w:szCs w:val="20"/>
              </w:rPr>
              <w:t xml:space="preserve"> </w:t>
            </w:r>
            <w:r w:rsidR="00583375" w:rsidRPr="00C53D85">
              <w:rPr>
                <w:b w:val="0"/>
                <w:bCs w:val="0"/>
                <w:sz w:val="20"/>
                <w:szCs w:val="20"/>
              </w:rPr>
              <w:t>2026</w:t>
            </w:r>
          </w:p>
        </w:tc>
        <w:tc>
          <w:tcPr>
            <w:tcW w:w="146" w:type="pct"/>
            <w:shd w:val="clear" w:color="auto" w:fill="FFFFFF" w:themeFill="background1"/>
            <w:vAlign w:val="bottom"/>
          </w:tcPr>
          <w:p w14:paraId="633A1742" w14:textId="77777777" w:rsidR="00583375" w:rsidRPr="00C53D85" w:rsidRDefault="00583375">
            <w:pPr>
              <w:keepNext/>
              <w:spacing w:before="43" w:after="20"/>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948" w:type="pct"/>
            <w:shd w:val="clear" w:color="auto" w:fill="FFFFFF" w:themeFill="background1"/>
            <w:vAlign w:val="bottom"/>
          </w:tcPr>
          <w:p w14:paraId="469B3045" w14:textId="42BC77F6" w:rsidR="00583375" w:rsidRPr="00C53D85" w:rsidRDefault="00191CEE">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sidRPr="00C53D85">
              <w:rPr>
                <w:bCs/>
                <w:color w:val="000000"/>
                <w:sz w:val="20"/>
                <w:szCs w:val="20"/>
              </w:rPr>
              <w:t>24</w:t>
            </w:r>
            <w:r w:rsidR="0010246E" w:rsidRPr="00C53D85">
              <w:rPr>
                <w:bCs/>
                <w:color w:val="000000"/>
                <w:sz w:val="20"/>
                <w:szCs w:val="20"/>
              </w:rPr>
              <w:t>0,000</w:t>
            </w:r>
          </w:p>
        </w:tc>
      </w:tr>
      <w:tr w:rsidR="004831CA" w:rsidRPr="00C53D85" w14:paraId="43CB07FD" w14:textId="77777777" w:rsidTr="00D6074D">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3906" w:type="pct"/>
            <w:shd w:val="clear" w:color="auto" w:fill="FFFFFF" w:themeFill="background1"/>
            <w:vAlign w:val="bottom"/>
          </w:tcPr>
          <w:p w14:paraId="4691BF38" w14:textId="6A1C99DF" w:rsidR="00583375" w:rsidRPr="00C53D85" w:rsidRDefault="00191CEE">
            <w:pPr>
              <w:keepNext/>
              <w:tabs>
                <w:tab w:val="left" w:leader="dot" w:pos="2310"/>
              </w:tabs>
              <w:spacing w:before="43" w:after="20"/>
              <w:ind w:left="-53"/>
              <w:rPr>
                <w:b w:val="0"/>
                <w:bCs w:val="0"/>
                <w:sz w:val="20"/>
                <w:szCs w:val="20"/>
              </w:rPr>
            </w:pPr>
            <w:r w:rsidRPr="00C53D85">
              <w:rPr>
                <w:b w:val="0"/>
                <w:bCs w:val="0"/>
                <w:sz w:val="20"/>
                <w:szCs w:val="20"/>
              </w:rPr>
              <w:t xml:space="preserve"> </w:t>
            </w:r>
            <w:r w:rsidR="00583375" w:rsidRPr="00C53D85">
              <w:rPr>
                <w:b w:val="0"/>
                <w:bCs w:val="0"/>
                <w:sz w:val="20"/>
                <w:szCs w:val="20"/>
              </w:rPr>
              <w:t>2027</w:t>
            </w:r>
          </w:p>
        </w:tc>
        <w:tc>
          <w:tcPr>
            <w:tcW w:w="146" w:type="pct"/>
            <w:shd w:val="clear" w:color="auto" w:fill="FFFFFF" w:themeFill="background1"/>
            <w:vAlign w:val="bottom"/>
          </w:tcPr>
          <w:p w14:paraId="60619771" w14:textId="77777777" w:rsidR="00583375" w:rsidRPr="00C53D85" w:rsidRDefault="00583375">
            <w:pPr>
              <w:keepNext/>
              <w:spacing w:before="43" w:after="20"/>
              <w:cnfStyle w:val="000000100000" w:firstRow="0" w:lastRow="0" w:firstColumn="0" w:lastColumn="0" w:oddVBand="0" w:evenVBand="0" w:oddHBand="1" w:evenHBand="0" w:firstRowFirstColumn="0" w:firstRowLastColumn="0" w:lastRowFirstColumn="0" w:lastRowLastColumn="0"/>
              <w:rPr>
                <w:bCs/>
                <w:color w:val="000000"/>
                <w:sz w:val="20"/>
                <w:szCs w:val="20"/>
              </w:rPr>
            </w:pPr>
          </w:p>
        </w:tc>
        <w:tc>
          <w:tcPr>
            <w:tcW w:w="948" w:type="pct"/>
            <w:shd w:val="clear" w:color="auto" w:fill="FFFFFF" w:themeFill="background1"/>
            <w:vAlign w:val="bottom"/>
          </w:tcPr>
          <w:p w14:paraId="1AFBAA90" w14:textId="44E1A43D" w:rsidR="00583375" w:rsidRPr="00C53D85" w:rsidRDefault="00191CEE">
            <w:pPr>
              <w:keepNext/>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C53D85">
              <w:rPr>
                <w:bCs/>
                <w:color w:val="000000"/>
                <w:sz w:val="20"/>
                <w:szCs w:val="20"/>
              </w:rPr>
              <w:t>2</w:t>
            </w:r>
            <w:r w:rsidR="0010246E" w:rsidRPr="00C53D85">
              <w:rPr>
                <w:bCs/>
                <w:color w:val="000000"/>
                <w:sz w:val="20"/>
                <w:szCs w:val="20"/>
              </w:rPr>
              <w:t>49,243</w:t>
            </w:r>
          </w:p>
        </w:tc>
      </w:tr>
      <w:tr w:rsidR="004831CA" w:rsidRPr="00C53D85" w14:paraId="25956461" w14:textId="77777777" w:rsidTr="00D6074D">
        <w:trPr>
          <w:trHeight w:val="206"/>
        </w:trPr>
        <w:tc>
          <w:tcPr>
            <w:cnfStyle w:val="001000000000" w:firstRow="0" w:lastRow="0" w:firstColumn="1" w:lastColumn="0" w:oddVBand="0" w:evenVBand="0" w:oddHBand="0" w:evenHBand="0" w:firstRowFirstColumn="0" w:firstRowLastColumn="0" w:lastRowFirstColumn="0" w:lastRowLastColumn="0"/>
            <w:tcW w:w="3906" w:type="pct"/>
            <w:shd w:val="clear" w:color="auto" w:fill="FFFFFF" w:themeFill="background1"/>
          </w:tcPr>
          <w:p w14:paraId="30CC6A5B" w14:textId="15A87B9A" w:rsidR="001C5647" w:rsidRPr="006E3DDB" w:rsidRDefault="001C5647">
            <w:pPr>
              <w:tabs>
                <w:tab w:val="left" w:pos="2240"/>
                <w:tab w:val="left" w:leader="dot" w:pos="2310"/>
              </w:tabs>
              <w:spacing w:before="23" w:after="20"/>
              <w:rPr>
                <w:b w:val="0"/>
                <w:bCs w:val="0"/>
                <w:color w:val="000000"/>
                <w:sz w:val="20"/>
                <w:szCs w:val="20"/>
              </w:rPr>
            </w:pPr>
            <w:r w:rsidRPr="006E3DDB">
              <w:rPr>
                <w:b w:val="0"/>
                <w:bCs w:val="0"/>
                <w:color w:val="000000"/>
                <w:sz w:val="20"/>
                <w:szCs w:val="20"/>
              </w:rPr>
              <w:t xml:space="preserve">Total </w:t>
            </w:r>
            <w:r w:rsidR="00B92AFF">
              <w:rPr>
                <w:b w:val="0"/>
                <w:bCs w:val="0"/>
                <w:color w:val="000000"/>
                <w:sz w:val="20"/>
                <w:szCs w:val="20"/>
              </w:rPr>
              <w:t>principal payments</w:t>
            </w:r>
          </w:p>
        </w:tc>
        <w:tc>
          <w:tcPr>
            <w:tcW w:w="146" w:type="pct"/>
            <w:tcBorders>
              <w:top w:val="double" w:sz="4" w:space="0" w:color="auto"/>
              <w:bottom w:val="double" w:sz="4" w:space="0" w:color="auto"/>
            </w:tcBorders>
            <w:shd w:val="clear" w:color="auto" w:fill="FFFFFF" w:themeFill="background1"/>
          </w:tcPr>
          <w:p w14:paraId="33C0A874" w14:textId="77777777" w:rsidR="001C5647" w:rsidRPr="006E3DDB" w:rsidRDefault="001C5647" w:rsidP="00D6074D">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6E3DDB">
              <w:rPr>
                <w:color w:val="000000"/>
                <w:sz w:val="20"/>
                <w:szCs w:val="20"/>
              </w:rPr>
              <w:t>$</w:t>
            </w:r>
          </w:p>
        </w:tc>
        <w:tc>
          <w:tcPr>
            <w:tcW w:w="948" w:type="pct"/>
            <w:tcBorders>
              <w:top w:val="double" w:sz="4" w:space="0" w:color="auto"/>
              <w:bottom w:val="double" w:sz="4" w:space="0" w:color="auto"/>
            </w:tcBorders>
            <w:shd w:val="clear" w:color="auto" w:fill="FFFFFF" w:themeFill="background1"/>
          </w:tcPr>
          <w:p w14:paraId="010B324D" w14:textId="0FBB38BA" w:rsidR="001C5647" w:rsidRPr="006E3DDB" w:rsidRDefault="00191CEE">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6E3DDB">
              <w:rPr>
                <w:color w:val="000000"/>
                <w:sz w:val="20"/>
                <w:szCs w:val="20"/>
              </w:rPr>
              <w:t>7</w:t>
            </w:r>
            <w:r w:rsidR="0010246E" w:rsidRPr="006E3DDB">
              <w:rPr>
                <w:color w:val="000000"/>
                <w:sz w:val="20"/>
                <w:szCs w:val="20"/>
              </w:rPr>
              <w:t>04,507</w:t>
            </w:r>
          </w:p>
        </w:tc>
      </w:tr>
    </w:tbl>
    <w:p w14:paraId="6B8BB900" w14:textId="77777777" w:rsidR="000007BE" w:rsidRDefault="000007BE" w:rsidP="001D0C10">
      <w:pPr>
        <w:keepNext/>
        <w:jc w:val="both"/>
        <w:rPr>
          <w:sz w:val="20"/>
          <w:szCs w:val="20"/>
        </w:rPr>
      </w:pPr>
    </w:p>
    <w:p w14:paraId="0A138C09" w14:textId="57EF1270" w:rsidR="001D0C10" w:rsidRPr="00C53D85" w:rsidRDefault="004B77C8" w:rsidP="001D0C10">
      <w:pPr>
        <w:keepNext/>
        <w:jc w:val="both"/>
        <w:rPr>
          <w:bCs/>
          <w:sz w:val="20"/>
          <w:szCs w:val="20"/>
        </w:rPr>
      </w:pPr>
      <w:r w:rsidRPr="00C53D85">
        <w:rPr>
          <w:sz w:val="20"/>
          <w:szCs w:val="20"/>
        </w:rPr>
        <w:t>The entirety of the approximate</w:t>
      </w:r>
      <w:r w:rsidR="009D5B33">
        <w:rPr>
          <w:sz w:val="20"/>
          <w:szCs w:val="20"/>
        </w:rPr>
        <w:t xml:space="preserve">ly </w:t>
      </w:r>
      <w:r w:rsidRPr="00C53D85">
        <w:rPr>
          <w:sz w:val="20"/>
          <w:szCs w:val="20"/>
        </w:rPr>
        <w:t>$215.3 million scheduled principal payments in 2025</w:t>
      </w:r>
      <w:r w:rsidR="00085EB5">
        <w:rPr>
          <w:sz w:val="20"/>
          <w:szCs w:val="20"/>
        </w:rPr>
        <w:t xml:space="preserve"> was</w:t>
      </w:r>
      <w:r w:rsidRPr="00C53D85">
        <w:rPr>
          <w:sz w:val="20"/>
          <w:szCs w:val="20"/>
        </w:rPr>
        <w:t xml:space="preserve"> relate</w:t>
      </w:r>
      <w:r w:rsidR="00085EB5">
        <w:rPr>
          <w:sz w:val="20"/>
          <w:szCs w:val="20"/>
        </w:rPr>
        <w:t xml:space="preserve">d </w:t>
      </w:r>
      <w:r w:rsidR="00085EB5" w:rsidRPr="00085EB5">
        <w:rPr>
          <w:sz w:val="20"/>
          <w:szCs w:val="20"/>
        </w:rPr>
        <w:t xml:space="preserve">to </w:t>
      </w:r>
      <w:r w:rsidR="006372C0">
        <w:rPr>
          <w:sz w:val="20"/>
          <w:szCs w:val="20"/>
        </w:rPr>
        <w:t xml:space="preserve">a </w:t>
      </w:r>
      <w:r w:rsidR="00085EB5">
        <w:rPr>
          <w:sz w:val="20"/>
          <w:szCs w:val="20"/>
        </w:rPr>
        <w:t xml:space="preserve">mortgage loan connected to the </w:t>
      </w:r>
      <w:r w:rsidR="00085EB5" w:rsidRPr="00085EB5">
        <w:rPr>
          <w:sz w:val="20"/>
          <w:szCs w:val="20"/>
        </w:rPr>
        <w:t xml:space="preserve">Flow </w:t>
      </w:r>
      <w:r w:rsidR="00085EB5" w:rsidRPr="0005659C">
        <w:rPr>
          <w:sz w:val="20"/>
          <w:szCs w:val="20"/>
        </w:rPr>
        <w:t xml:space="preserve">Fort </w:t>
      </w:r>
      <w:r w:rsidR="00085EB5" w:rsidRPr="00085EB5">
        <w:rPr>
          <w:sz w:val="20"/>
          <w:szCs w:val="20"/>
        </w:rPr>
        <w:t>Lauderdale</w:t>
      </w:r>
      <w:r w:rsidR="00085EB5" w:rsidRPr="00085EB5" w:rsidDel="00085EB5">
        <w:rPr>
          <w:sz w:val="20"/>
          <w:szCs w:val="20"/>
        </w:rPr>
        <w:t xml:space="preserve"> </w:t>
      </w:r>
      <w:r w:rsidR="00085EB5">
        <w:rPr>
          <w:sz w:val="20"/>
          <w:szCs w:val="20"/>
        </w:rPr>
        <w:t xml:space="preserve">property, which had a </w:t>
      </w:r>
      <w:r w:rsidRPr="00C53D85">
        <w:rPr>
          <w:sz w:val="20"/>
          <w:szCs w:val="20"/>
        </w:rPr>
        <w:t>maturing principal balance</w:t>
      </w:r>
      <w:r w:rsidRPr="00C53D85" w:rsidDel="00085EB5">
        <w:rPr>
          <w:sz w:val="20"/>
          <w:szCs w:val="20"/>
        </w:rPr>
        <w:t xml:space="preserve"> </w:t>
      </w:r>
      <w:r w:rsidR="00085EB5">
        <w:rPr>
          <w:sz w:val="20"/>
          <w:szCs w:val="20"/>
        </w:rPr>
        <w:t>within twelve months of December 31, 2024</w:t>
      </w:r>
      <w:r w:rsidR="007F7D2B" w:rsidRPr="00C53D85">
        <w:rPr>
          <w:sz w:val="20"/>
          <w:szCs w:val="20"/>
        </w:rPr>
        <w:t>.</w:t>
      </w:r>
      <w:r w:rsidR="00085EB5">
        <w:rPr>
          <w:sz w:val="20"/>
          <w:szCs w:val="20"/>
        </w:rPr>
        <w:t xml:space="preserve"> </w:t>
      </w:r>
      <w:r w:rsidR="00F45A57">
        <w:rPr>
          <w:bCs/>
          <w:sz w:val="20"/>
          <w:szCs w:val="20"/>
        </w:rPr>
        <w:t>T</w:t>
      </w:r>
      <w:r w:rsidR="00A31C4F">
        <w:rPr>
          <w:bCs/>
          <w:sz w:val="20"/>
          <w:szCs w:val="20"/>
        </w:rPr>
        <w:t>he Company elected to exclude</w:t>
      </w:r>
      <w:r w:rsidR="006372C0">
        <w:rPr>
          <w:bCs/>
          <w:sz w:val="20"/>
          <w:szCs w:val="20"/>
        </w:rPr>
        <w:t xml:space="preserve"> </w:t>
      </w:r>
      <w:r w:rsidR="00A31C4F">
        <w:rPr>
          <w:bCs/>
          <w:sz w:val="20"/>
          <w:szCs w:val="20"/>
        </w:rPr>
        <w:t xml:space="preserve">any </w:t>
      </w:r>
      <w:r w:rsidR="001D0C10" w:rsidRPr="00C53D85">
        <w:rPr>
          <w:bCs/>
          <w:sz w:val="20"/>
          <w:szCs w:val="20"/>
        </w:rPr>
        <w:t xml:space="preserve">short-term debt obligation from current liabilities </w:t>
      </w:r>
      <w:r w:rsidR="006372C0">
        <w:rPr>
          <w:bCs/>
          <w:sz w:val="20"/>
          <w:szCs w:val="20"/>
        </w:rPr>
        <w:t xml:space="preserve">as </w:t>
      </w:r>
      <w:r w:rsidR="001D0C10" w:rsidRPr="00C53D85">
        <w:rPr>
          <w:bCs/>
          <w:sz w:val="20"/>
          <w:szCs w:val="20"/>
        </w:rPr>
        <w:t xml:space="preserve">the </w:t>
      </w:r>
      <w:r w:rsidR="006372C0">
        <w:rPr>
          <w:bCs/>
          <w:sz w:val="20"/>
          <w:szCs w:val="20"/>
        </w:rPr>
        <w:t xml:space="preserve">Company </w:t>
      </w:r>
      <w:r w:rsidR="001D0C10" w:rsidRPr="00C53D85">
        <w:rPr>
          <w:bCs/>
          <w:sz w:val="20"/>
          <w:szCs w:val="20"/>
        </w:rPr>
        <w:t xml:space="preserve">has both the intent and ability to refinance the </w:t>
      </w:r>
      <w:r w:rsidR="001D0C10" w:rsidRPr="00C53D85">
        <w:rPr>
          <w:bCs/>
          <w:sz w:val="20"/>
          <w:szCs w:val="20"/>
        </w:rPr>
        <w:lastRenderedPageBreak/>
        <w:t xml:space="preserve">obligation on a long-term basis. The intent and ability can be demonstrated by the issuance of a long-term obligation that permits the Company to refinance the short-term obligation on a long-term basis. Given that </w:t>
      </w:r>
      <w:r w:rsidR="001D0C10">
        <w:rPr>
          <w:bCs/>
          <w:sz w:val="20"/>
          <w:szCs w:val="20"/>
        </w:rPr>
        <w:t xml:space="preserve">as of December 31, 2024, </w:t>
      </w:r>
      <w:r w:rsidR="001D0C10" w:rsidRPr="00C53D85">
        <w:rPr>
          <w:bCs/>
          <w:sz w:val="20"/>
          <w:szCs w:val="20"/>
        </w:rPr>
        <w:t>each of the Company’s floating</w:t>
      </w:r>
      <w:ins w:id="475" w:author="Kyle Condon" w:date="2026-02-25T11:40:00Z" w16du:dateUtc="2026-02-25T18:40:00Z">
        <w:r w:rsidR="005A3432">
          <w:rPr>
            <w:bCs/>
            <w:sz w:val="20"/>
            <w:szCs w:val="20"/>
          </w:rPr>
          <w:t xml:space="preserve"> </w:t>
        </w:r>
      </w:ins>
      <w:del w:id="476" w:author="Kyle Condon" w:date="2026-02-25T11:40:00Z" w16du:dateUtc="2026-02-25T18:40:00Z">
        <w:r w:rsidR="001D0C10" w:rsidRPr="00C53D85" w:rsidDel="005A3432">
          <w:rPr>
            <w:bCs/>
            <w:sz w:val="20"/>
            <w:szCs w:val="20"/>
          </w:rPr>
          <w:delText xml:space="preserve"> </w:delText>
        </w:r>
      </w:del>
      <w:r w:rsidR="001D0C10" w:rsidRPr="00C53D85">
        <w:rPr>
          <w:bCs/>
          <w:sz w:val="20"/>
          <w:szCs w:val="20"/>
        </w:rPr>
        <w:t xml:space="preserve">rate mortgage loans were entered into under larger credit agreements that permitted extension(s), so long that the Company was in compliance with all covenants and not in default, the Company considered any extension(s) when evaluating the classification on the Consolidated Balance Sheet. </w:t>
      </w:r>
    </w:p>
    <w:p w14:paraId="471C7C57" w14:textId="77777777" w:rsidR="004B77C8" w:rsidRPr="00C53D85" w:rsidRDefault="004B77C8" w:rsidP="004B77C8">
      <w:pPr>
        <w:keepNext/>
        <w:spacing w:before="1" w:after="1"/>
        <w:jc w:val="both"/>
        <w:rPr>
          <w:sz w:val="20"/>
          <w:szCs w:val="20"/>
        </w:rPr>
      </w:pPr>
    </w:p>
    <w:p w14:paraId="3FB528DD" w14:textId="70531839" w:rsidR="00F4614B" w:rsidRDefault="00112185" w:rsidP="00112185">
      <w:pPr>
        <w:keepNext/>
        <w:spacing w:before="1" w:after="1"/>
        <w:jc w:val="both"/>
        <w:rPr>
          <w:sz w:val="20"/>
          <w:szCs w:val="20"/>
        </w:rPr>
      </w:pPr>
      <w:r w:rsidRPr="00C53D85">
        <w:rPr>
          <w:sz w:val="20"/>
          <w:szCs w:val="20"/>
        </w:rPr>
        <w:t xml:space="preserve">Accumulated amortization of deferred financing costs as of December 31, 2024, related to </w:t>
      </w:r>
      <w:r w:rsidR="00161112" w:rsidRPr="00C53D85">
        <w:rPr>
          <w:sz w:val="20"/>
          <w:szCs w:val="20"/>
        </w:rPr>
        <w:t>floating</w:t>
      </w:r>
      <w:ins w:id="477" w:author="Kyle Condon" w:date="2026-02-25T11:40:00Z" w16du:dateUtc="2026-02-25T18:40:00Z">
        <w:r w:rsidR="005A3432">
          <w:rPr>
            <w:sz w:val="20"/>
            <w:szCs w:val="20"/>
          </w:rPr>
          <w:t xml:space="preserve"> </w:t>
        </w:r>
      </w:ins>
      <w:del w:id="478" w:author="Kyle Condon" w:date="2026-02-25T11:40:00Z" w16du:dateUtc="2026-02-25T18:40:00Z">
        <w:r w:rsidR="00161112" w:rsidRPr="00C53D85" w:rsidDel="005A3432">
          <w:rPr>
            <w:sz w:val="20"/>
            <w:szCs w:val="20"/>
          </w:rPr>
          <w:delText>-</w:delText>
        </w:r>
      </w:del>
      <w:r w:rsidR="00161112" w:rsidRPr="00C53D85">
        <w:rPr>
          <w:sz w:val="20"/>
          <w:szCs w:val="20"/>
        </w:rPr>
        <w:t xml:space="preserve">rate </w:t>
      </w:r>
      <w:r w:rsidRPr="00C53D85">
        <w:rPr>
          <w:sz w:val="20"/>
          <w:szCs w:val="20"/>
        </w:rPr>
        <w:t xml:space="preserve">mortgage </w:t>
      </w:r>
      <w:r w:rsidR="00161112" w:rsidRPr="00C53D85">
        <w:rPr>
          <w:sz w:val="20"/>
          <w:szCs w:val="20"/>
        </w:rPr>
        <w:t xml:space="preserve">loans </w:t>
      </w:r>
      <w:r w:rsidRPr="00C53D85">
        <w:rPr>
          <w:sz w:val="20"/>
          <w:szCs w:val="20"/>
        </w:rPr>
        <w:t xml:space="preserve">was </w:t>
      </w:r>
      <w:r w:rsidR="006268B7" w:rsidRPr="00C53D85">
        <w:rPr>
          <w:sz w:val="20"/>
          <w:szCs w:val="20"/>
        </w:rPr>
        <w:t xml:space="preserve">approximately </w:t>
      </w:r>
      <w:r w:rsidRPr="00C53D85">
        <w:rPr>
          <w:sz w:val="20"/>
          <w:szCs w:val="20"/>
        </w:rPr>
        <w:t>$</w:t>
      </w:r>
      <w:r w:rsidR="006268B7" w:rsidRPr="00C53D85">
        <w:rPr>
          <w:sz w:val="20"/>
          <w:szCs w:val="20"/>
        </w:rPr>
        <w:t>6.9 million</w:t>
      </w:r>
      <w:r w:rsidRPr="00C53D85">
        <w:rPr>
          <w:sz w:val="20"/>
          <w:szCs w:val="20"/>
        </w:rPr>
        <w:t xml:space="preserve"> as of December 31, 2024. Deferred financing costs</w:t>
      </w:r>
      <w:r w:rsidR="005A2349">
        <w:rPr>
          <w:sz w:val="20"/>
          <w:szCs w:val="20"/>
        </w:rPr>
        <w:t xml:space="preserve"> related to the </w:t>
      </w:r>
      <w:r w:rsidR="005A2349" w:rsidRPr="00C53D85">
        <w:rPr>
          <w:sz w:val="20"/>
          <w:szCs w:val="20"/>
        </w:rPr>
        <w:t>floating</w:t>
      </w:r>
      <w:ins w:id="479" w:author="Kyle Condon" w:date="2026-02-25T11:40:00Z" w16du:dateUtc="2026-02-25T18:40:00Z">
        <w:r w:rsidR="004E2B20">
          <w:rPr>
            <w:sz w:val="20"/>
            <w:szCs w:val="20"/>
          </w:rPr>
          <w:t xml:space="preserve"> </w:t>
        </w:r>
      </w:ins>
      <w:del w:id="480" w:author="Kyle Condon" w:date="2026-02-25T11:40:00Z" w16du:dateUtc="2026-02-25T18:40:00Z">
        <w:r w:rsidR="005A2349" w:rsidRPr="00C53D85" w:rsidDel="004E2B20">
          <w:rPr>
            <w:sz w:val="20"/>
            <w:szCs w:val="20"/>
          </w:rPr>
          <w:delText>-</w:delText>
        </w:r>
      </w:del>
      <w:r w:rsidR="005A2349" w:rsidRPr="00C53D85">
        <w:rPr>
          <w:sz w:val="20"/>
          <w:szCs w:val="20"/>
        </w:rPr>
        <w:t xml:space="preserve">rate mortgage loans </w:t>
      </w:r>
      <w:r w:rsidR="005A2349">
        <w:rPr>
          <w:sz w:val="20"/>
          <w:szCs w:val="20"/>
        </w:rPr>
        <w:t xml:space="preserve">was </w:t>
      </w:r>
      <w:r w:rsidR="005A2349" w:rsidRPr="00C53D85">
        <w:rPr>
          <w:sz w:val="20"/>
          <w:szCs w:val="20"/>
        </w:rPr>
        <w:t>presented</w:t>
      </w:r>
      <w:r w:rsidRPr="00C53D85">
        <w:rPr>
          <w:sz w:val="20"/>
          <w:szCs w:val="20"/>
        </w:rPr>
        <w:t xml:space="preserve"> as a direct deduction from the related debt liability. </w:t>
      </w:r>
    </w:p>
    <w:p w14:paraId="09E07A35" w14:textId="77777777" w:rsidR="005A2349" w:rsidRDefault="005A2349" w:rsidP="00112185">
      <w:pPr>
        <w:keepNext/>
        <w:spacing w:before="1" w:after="1"/>
        <w:jc w:val="both"/>
        <w:rPr>
          <w:sz w:val="20"/>
          <w:szCs w:val="20"/>
        </w:rPr>
      </w:pPr>
    </w:p>
    <w:p w14:paraId="0F4F3D9F" w14:textId="6C27B857" w:rsidR="005A2349" w:rsidRPr="00C53D85" w:rsidRDefault="005A2349" w:rsidP="005A2349">
      <w:pPr>
        <w:keepNext/>
        <w:jc w:val="both"/>
        <w:rPr>
          <w:bCs/>
          <w:sz w:val="20"/>
          <w:szCs w:val="20"/>
        </w:rPr>
      </w:pPr>
      <w:r>
        <w:rPr>
          <w:sz w:val="20"/>
          <w:szCs w:val="20"/>
        </w:rPr>
        <w:t xml:space="preserve">With respect to the Secured Credit Facility, as of December 31, 2024, there was no accumulated amortization of deferred financing costs, as </w:t>
      </w:r>
      <w:r>
        <w:rPr>
          <w:bCs/>
          <w:sz w:val="20"/>
          <w:szCs w:val="20"/>
        </w:rPr>
        <w:t>t</w:t>
      </w:r>
      <w:r w:rsidRPr="00C53D85">
        <w:rPr>
          <w:bCs/>
          <w:sz w:val="20"/>
          <w:szCs w:val="20"/>
        </w:rPr>
        <w:t>he Company capitalized all loan closing costs and origination fees incurred in connection with the</w:t>
      </w:r>
      <w:r>
        <w:rPr>
          <w:bCs/>
          <w:sz w:val="20"/>
          <w:szCs w:val="20"/>
        </w:rPr>
        <w:t xml:space="preserve"> Secured Credit Facility</w:t>
      </w:r>
      <w:r w:rsidRPr="00C53D85">
        <w:rPr>
          <w:bCs/>
          <w:sz w:val="20"/>
          <w:szCs w:val="20"/>
        </w:rPr>
        <w:t>,</w:t>
      </w:r>
      <w:ins w:id="481" w:author="Kyle Condon" w:date="2026-02-25T13:12:00Z" w16du:dateUtc="2026-02-25T20:12:00Z">
        <w:r w:rsidR="00610146">
          <w:rPr>
            <w:bCs/>
            <w:sz w:val="20"/>
            <w:szCs w:val="20"/>
          </w:rPr>
          <w:t xml:space="preserve"> a facility used exclusively</w:t>
        </w:r>
      </w:ins>
      <w:ins w:id="482" w:author="Kyle Condon" w:date="2026-02-25T13:13:00Z" w16du:dateUtc="2026-02-25T20:13:00Z">
        <w:r w:rsidR="00610146">
          <w:rPr>
            <w:bCs/>
            <w:sz w:val="20"/>
            <w:szCs w:val="20"/>
          </w:rPr>
          <w:t xml:space="preserve"> related to the development project at Block G,</w:t>
        </w:r>
      </w:ins>
      <w:r w:rsidRPr="00C53D85">
        <w:rPr>
          <w:bCs/>
          <w:sz w:val="20"/>
          <w:szCs w:val="20"/>
        </w:rPr>
        <w:t xml:space="preserve"> which amounted to approximately $3.1 million, included within </w:t>
      </w:r>
      <w:r w:rsidR="002E6309">
        <w:rPr>
          <w:bCs/>
          <w:sz w:val="20"/>
          <w:szCs w:val="20"/>
        </w:rPr>
        <w:t>p</w:t>
      </w:r>
      <w:r w:rsidRPr="00C53D85">
        <w:rPr>
          <w:bCs/>
          <w:sz w:val="20"/>
          <w:szCs w:val="20"/>
        </w:rPr>
        <w:t>roperty and equipment within the Consolidated Balance Sheet as of December 31, 2024.</w:t>
      </w:r>
    </w:p>
    <w:p w14:paraId="7A14B14F" w14:textId="77777777" w:rsidR="00112185" w:rsidRPr="00C53D85" w:rsidRDefault="00112185" w:rsidP="00C71E24">
      <w:pPr>
        <w:keepNext/>
        <w:jc w:val="both"/>
        <w:rPr>
          <w:bCs/>
          <w:i/>
          <w:iCs/>
          <w:sz w:val="20"/>
          <w:szCs w:val="20"/>
          <w:u w:val="single"/>
        </w:rPr>
      </w:pPr>
    </w:p>
    <w:p w14:paraId="4FA94BE9" w14:textId="2BC6E42C" w:rsidR="00112185" w:rsidRPr="00C53D85" w:rsidRDefault="00FB1C52" w:rsidP="00C71E24">
      <w:pPr>
        <w:keepNext/>
        <w:jc w:val="both"/>
        <w:rPr>
          <w:bCs/>
          <w:sz w:val="20"/>
          <w:szCs w:val="20"/>
        </w:rPr>
      </w:pPr>
      <w:r w:rsidRPr="00C53D85">
        <w:rPr>
          <w:bCs/>
          <w:sz w:val="20"/>
          <w:szCs w:val="20"/>
        </w:rPr>
        <w:t xml:space="preserve">Both the </w:t>
      </w:r>
      <w:r w:rsidR="007033FC" w:rsidRPr="00C53D85">
        <w:rPr>
          <w:bCs/>
          <w:sz w:val="20"/>
          <w:szCs w:val="20"/>
        </w:rPr>
        <w:t>floating</w:t>
      </w:r>
      <w:ins w:id="483" w:author="Kyle Condon" w:date="2026-02-25T11:40:00Z" w16du:dateUtc="2026-02-25T18:40:00Z">
        <w:r w:rsidR="004E2B20">
          <w:rPr>
            <w:bCs/>
            <w:sz w:val="20"/>
            <w:szCs w:val="20"/>
          </w:rPr>
          <w:t xml:space="preserve"> </w:t>
        </w:r>
      </w:ins>
      <w:del w:id="484" w:author="Kyle Condon" w:date="2026-02-25T11:40:00Z" w16du:dateUtc="2026-02-25T18:40:00Z">
        <w:r w:rsidR="007033FC" w:rsidRPr="00C53D85" w:rsidDel="004E2B20">
          <w:rPr>
            <w:bCs/>
            <w:sz w:val="20"/>
            <w:szCs w:val="20"/>
          </w:rPr>
          <w:delText>-</w:delText>
        </w:r>
      </w:del>
      <w:r w:rsidR="007033FC" w:rsidRPr="00C53D85">
        <w:rPr>
          <w:bCs/>
          <w:sz w:val="20"/>
          <w:szCs w:val="20"/>
        </w:rPr>
        <w:t xml:space="preserve">rate </w:t>
      </w:r>
      <w:r w:rsidRPr="00C53D85">
        <w:rPr>
          <w:bCs/>
          <w:sz w:val="20"/>
          <w:szCs w:val="20"/>
        </w:rPr>
        <w:t xml:space="preserve">mortgage loans and </w:t>
      </w:r>
      <w:r w:rsidR="00FA55E1" w:rsidRPr="00C53D85">
        <w:rPr>
          <w:sz w:val="20"/>
          <w:szCs w:val="20"/>
        </w:rPr>
        <w:t xml:space="preserve">Secured Credit Facility </w:t>
      </w:r>
      <w:r w:rsidRPr="00C53D85">
        <w:rPr>
          <w:bCs/>
          <w:sz w:val="20"/>
          <w:szCs w:val="20"/>
        </w:rPr>
        <w:t xml:space="preserve">were subject </w:t>
      </w:r>
      <w:r w:rsidR="00D67FCF" w:rsidRPr="00C53D85">
        <w:rPr>
          <w:bCs/>
          <w:sz w:val="20"/>
          <w:szCs w:val="20"/>
        </w:rPr>
        <w:t>t</w:t>
      </w:r>
      <w:r w:rsidRPr="00C53D85">
        <w:rPr>
          <w:bCs/>
          <w:sz w:val="20"/>
          <w:szCs w:val="20"/>
        </w:rPr>
        <w:t xml:space="preserve">o various financial and operational </w:t>
      </w:r>
      <w:r w:rsidR="006A0D4D" w:rsidRPr="00C53D85">
        <w:rPr>
          <w:bCs/>
          <w:sz w:val="20"/>
          <w:szCs w:val="20"/>
        </w:rPr>
        <w:t>covenants</w:t>
      </w:r>
      <w:r w:rsidRPr="00C53D85">
        <w:rPr>
          <w:bCs/>
          <w:sz w:val="20"/>
          <w:szCs w:val="20"/>
        </w:rPr>
        <w:t xml:space="preserve">. These covenants require the Company to maintain certain financial ratios, which may include leverage, debt yield, and/or debt service coverage, amongst others. </w:t>
      </w:r>
      <w:r w:rsidR="00C56F2C" w:rsidRPr="00C56F2C">
        <w:rPr>
          <w:bCs/>
          <w:sz w:val="20"/>
          <w:szCs w:val="20"/>
        </w:rPr>
        <w:t xml:space="preserve">As of December 31, 2024, the Company was in compliance with all loan covenants related to its </w:t>
      </w:r>
      <w:r w:rsidR="00243536">
        <w:rPr>
          <w:bCs/>
          <w:sz w:val="20"/>
          <w:szCs w:val="20"/>
        </w:rPr>
        <w:t>floating</w:t>
      </w:r>
      <w:ins w:id="485" w:author="Kyle Condon" w:date="2026-02-25T11:40:00Z" w16du:dateUtc="2026-02-25T18:40:00Z">
        <w:r w:rsidR="004E2B20">
          <w:rPr>
            <w:bCs/>
            <w:sz w:val="20"/>
            <w:szCs w:val="20"/>
          </w:rPr>
          <w:t xml:space="preserve"> </w:t>
        </w:r>
      </w:ins>
      <w:del w:id="486" w:author="Kyle Condon" w:date="2026-02-25T11:40:00Z" w16du:dateUtc="2026-02-25T18:40:00Z">
        <w:r w:rsidR="00243536" w:rsidDel="005A3432">
          <w:rPr>
            <w:bCs/>
            <w:sz w:val="20"/>
            <w:szCs w:val="20"/>
          </w:rPr>
          <w:delText xml:space="preserve"> </w:delText>
        </w:r>
      </w:del>
      <w:r w:rsidR="00243536">
        <w:rPr>
          <w:bCs/>
          <w:sz w:val="20"/>
          <w:szCs w:val="20"/>
        </w:rPr>
        <w:t>rate m</w:t>
      </w:r>
      <w:r w:rsidR="00C56F2C" w:rsidRPr="00C56F2C">
        <w:rPr>
          <w:bCs/>
          <w:sz w:val="20"/>
          <w:szCs w:val="20"/>
        </w:rPr>
        <w:t>ortgag</w:t>
      </w:r>
      <w:r w:rsidR="00243536">
        <w:rPr>
          <w:bCs/>
          <w:sz w:val="20"/>
          <w:szCs w:val="20"/>
        </w:rPr>
        <w:t>es</w:t>
      </w:r>
      <w:r w:rsidR="00C56F2C" w:rsidRPr="00C56F2C">
        <w:rPr>
          <w:bCs/>
          <w:sz w:val="20"/>
          <w:szCs w:val="20"/>
        </w:rPr>
        <w:t xml:space="preserve"> that, if breached, could result in a default under the respective agreements. Further discussion of the Company’s compliance with the covenants under the Secured Credit Facility is provided below.</w:t>
      </w:r>
    </w:p>
    <w:p w14:paraId="3A4CB633" w14:textId="77777777" w:rsidR="002B6083" w:rsidRPr="00C53D85" w:rsidRDefault="002B6083" w:rsidP="00C71E24">
      <w:pPr>
        <w:keepNext/>
        <w:jc w:val="both"/>
        <w:rPr>
          <w:bCs/>
          <w:i/>
          <w:iCs/>
          <w:sz w:val="20"/>
          <w:szCs w:val="20"/>
          <w:u w:val="single"/>
        </w:rPr>
      </w:pPr>
    </w:p>
    <w:p w14:paraId="2815BEB5" w14:textId="3D8A34B4" w:rsidR="00191CEE" w:rsidRPr="00C53D85" w:rsidRDefault="00191CEE" w:rsidP="00E2562C">
      <w:pPr>
        <w:keepNext/>
        <w:jc w:val="both"/>
        <w:outlineLvl w:val="2"/>
        <w:rPr>
          <w:bCs/>
          <w:i/>
          <w:iCs/>
          <w:sz w:val="20"/>
          <w:szCs w:val="20"/>
          <w:u w:val="single"/>
        </w:rPr>
      </w:pPr>
      <w:r w:rsidRPr="00C53D85">
        <w:rPr>
          <w:bCs/>
          <w:i/>
          <w:iCs/>
          <w:sz w:val="20"/>
          <w:szCs w:val="20"/>
          <w:u w:val="single"/>
        </w:rPr>
        <w:t>Mortgage Loans</w:t>
      </w:r>
    </w:p>
    <w:p w14:paraId="2DD93CC7" w14:textId="77777777" w:rsidR="00191CEE" w:rsidRPr="00C53D85" w:rsidRDefault="00191CEE" w:rsidP="00D20500">
      <w:pPr>
        <w:keepNext/>
        <w:jc w:val="both"/>
        <w:rPr>
          <w:bCs/>
          <w:i/>
          <w:iCs/>
          <w:sz w:val="20"/>
          <w:szCs w:val="20"/>
          <w:u w:val="single"/>
        </w:rPr>
      </w:pPr>
    </w:p>
    <w:p w14:paraId="52B22855" w14:textId="592B4002" w:rsidR="00F27B0D" w:rsidRPr="00C53D85" w:rsidRDefault="00F27B0D" w:rsidP="00F27B0D">
      <w:pPr>
        <w:keepNext/>
        <w:jc w:val="both"/>
        <w:rPr>
          <w:bCs/>
          <w:sz w:val="20"/>
          <w:szCs w:val="20"/>
        </w:rPr>
      </w:pPr>
      <w:r w:rsidRPr="00C53D85">
        <w:rPr>
          <w:bCs/>
          <w:sz w:val="20"/>
          <w:szCs w:val="20"/>
        </w:rPr>
        <w:t xml:space="preserve">As of December 31, 2024, the Company maintained multiple mortgage loans under separate debt agreements with various lenders to finance the acquisition and development of certain communities and real estate investments. All mortgage loans outstanding as of December 31, 2024, are non-amortizing with principal due at maturity. These loans are </w:t>
      </w:r>
      <w:r w:rsidR="00C702E5">
        <w:rPr>
          <w:bCs/>
          <w:sz w:val="20"/>
          <w:szCs w:val="20"/>
        </w:rPr>
        <w:t xml:space="preserve">voluntarily </w:t>
      </w:r>
      <w:r w:rsidRPr="00C53D85">
        <w:rPr>
          <w:bCs/>
          <w:sz w:val="20"/>
          <w:szCs w:val="20"/>
        </w:rPr>
        <w:t xml:space="preserve">prepayable, </w:t>
      </w:r>
      <w:r w:rsidR="00C702E5">
        <w:rPr>
          <w:bCs/>
          <w:sz w:val="20"/>
          <w:szCs w:val="20"/>
        </w:rPr>
        <w:t xml:space="preserve">allowing the obligor to repay the principal amount and any accrued interest </w:t>
      </w:r>
      <w:r w:rsidRPr="00C53D85">
        <w:rPr>
          <w:bCs/>
          <w:sz w:val="20"/>
          <w:szCs w:val="20"/>
        </w:rPr>
        <w:t xml:space="preserve">in whole or in part, </w:t>
      </w:r>
      <w:r w:rsidR="00F03188">
        <w:rPr>
          <w:bCs/>
          <w:sz w:val="20"/>
          <w:szCs w:val="20"/>
        </w:rPr>
        <w:t xml:space="preserve">at any time </w:t>
      </w:r>
      <w:r w:rsidRPr="00C53D85">
        <w:rPr>
          <w:bCs/>
          <w:sz w:val="20"/>
          <w:szCs w:val="20"/>
        </w:rPr>
        <w:t>subsequent to the initial issuance date</w:t>
      </w:r>
      <w:r w:rsidR="00F03188">
        <w:rPr>
          <w:bCs/>
          <w:sz w:val="20"/>
          <w:szCs w:val="20"/>
        </w:rPr>
        <w:t xml:space="preserve"> at the obligor’s discretion</w:t>
      </w:r>
      <w:r w:rsidRPr="00C53D85">
        <w:rPr>
          <w:bCs/>
          <w:sz w:val="20"/>
          <w:szCs w:val="20"/>
        </w:rPr>
        <w:t xml:space="preserve">. Each mortgage loan includes multiple extension options, which are exercisable by the Company provided that (i) the Company is not in default under the loan agreement, (ii) the Company is in compliance with all restrictive covenants, and (iii) the Company pays an extension fee </w:t>
      </w:r>
      <w:r w:rsidR="009547D9">
        <w:rPr>
          <w:bCs/>
          <w:sz w:val="20"/>
          <w:szCs w:val="20"/>
        </w:rPr>
        <w:t xml:space="preserve">of </w:t>
      </w:r>
      <w:r w:rsidRPr="00C53D85">
        <w:rPr>
          <w:bCs/>
          <w:sz w:val="20"/>
          <w:szCs w:val="20"/>
        </w:rPr>
        <w:t>0.25% of the then-outstanding principal balance.</w:t>
      </w:r>
    </w:p>
    <w:p w14:paraId="43ADB33C" w14:textId="77777777" w:rsidR="00F27B0D" w:rsidRPr="00C53D85" w:rsidRDefault="00F27B0D" w:rsidP="00F27B0D">
      <w:pPr>
        <w:keepNext/>
        <w:jc w:val="both"/>
        <w:rPr>
          <w:bCs/>
          <w:sz w:val="20"/>
          <w:szCs w:val="20"/>
        </w:rPr>
      </w:pPr>
    </w:p>
    <w:p w14:paraId="17C21EB9" w14:textId="451C6531" w:rsidR="00F27B0D" w:rsidRPr="00C53D85" w:rsidRDefault="00F27B0D" w:rsidP="00F27B0D">
      <w:pPr>
        <w:keepNext/>
        <w:jc w:val="both"/>
        <w:rPr>
          <w:bCs/>
          <w:sz w:val="20"/>
          <w:szCs w:val="20"/>
        </w:rPr>
      </w:pPr>
      <w:r w:rsidRPr="00C53D85">
        <w:rPr>
          <w:bCs/>
          <w:sz w:val="20"/>
          <w:szCs w:val="20"/>
        </w:rPr>
        <w:t xml:space="preserve">The Company’s mortgage loans bear interest at rates based on the SOFR plus the </w:t>
      </w:r>
      <w:r w:rsidR="00916D97">
        <w:rPr>
          <w:bCs/>
          <w:sz w:val="20"/>
          <w:szCs w:val="20"/>
        </w:rPr>
        <w:t>greater</w:t>
      </w:r>
      <w:r w:rsidRPr="00C53D85">
        <w:rPr>
          <w:bCs/>
          <w:sz w:val="20"/>
          <w:szCs w:val="20"/>
        </w:rPr>
        <w:t xml:space="preserve"> of a</w:t>
      </w:r>
      <w:r w:rsidR="00C54010">
        <w:rPr>
          <w:bCs/>
          <w:sz w:val="20"/>
          <w:szCs w:val="20"/>
        </w:rPr>
        <w:t xml:space="preserve"> benchmark </w:t>
      </w:r>
      <w:r w:rsidRPr="00C53D85">
        <w:rPr>
          <w:bCs/>
          <w:sz w:val="20"/>
          <w:szCs w:val="20"/>
        </w:rPr>
        <w:t xml:space="preserve">floor </w:t>
      </w:r>
      <w:r w:rsidR="00C54010">
        <w:rPr>
          <w:bCs/>
          <w:sz w:val="20"/>
          <w:szCs w:val="20"/>
        </w:rPr>
        <w:t xml:space="preserve">ranging from </w:t>
      </w:r>
      <w:r w:rsidRPr="00C53D85">
        <w:rPr>
          <w:bCs/>
          <w:sz w:val="20"/>
          <w:szCs w:val="20"/>
        </w:rPr>
        <w:t xml:space="preserve">5 to 10 basis points or a credit spread ranging from approximately 1.4% </w:t>
      </w:r>
      <w:r w:rsidRPr="009767D1">
        <w:rPr>
          <w:bCs/>
          <w:sz w:val="20"/>
          <w:szCs w:val="20"/>
        </w:rPr>
        <w:t xml:space="preserve">to </w:t>
      </w:r>
      <w:r w:rsidRPr="00DA6750">
        <w:rPr>
          <w:bCs/>
          <w:sz w:val="20"/>
          <w:szCs w:val="20"/>
        </w:rPr>
        <w:t xml:space="preserve">6.8%. </w:t>
      </w:r>
      <w:r w:rsidRPr="009767D1">
        <w:rPr>
          <w:bCs/>
          <w:sz w:val="20"/>
          <w:szCs w:val="20"/>
        </w:rPr>
        <w:t>Certain</w:t>
      </w:r>
      <w:r w:rsidRPr="00C53D85">
        <w:rPr>
          <w:bCs/>
          <w:sz w:val="20"/>
          <w:szCs w:val="20"/>
        </w:rPr>
        <w:t xml:space="preserve"> properties securing non-recourse mortgage loans are subject to cash management agreements with the respective lenders. These agreements restrict cash generated by such properties to be used solely for debt service, capital expenditures, and operating expense obligations.</w:t>
      </w:r>
      <w:r w:rsidR="00243DEE" w:rsidRPr="00C53D85">
        <w:rPr>
          <w:bCs/>
          <w:sz w:val="20"/>
          <w:szCs w:val="20"/>
        </w:rPr>
        <w:t xml:space="preserve"> Additionally, under each mortgage loan, the </w:t>
      </w:r>
      <w:r w:rsidR="00BB275A" w:rsidRPr="00C53D85">
        <w:rPr>
          <w:bCs/>
          <w:sz w:val="20"/>
          <w:szCs w:val="20"/>
        </w:rPr>
        <w:t>Company</w:t>
      </w:r>
      <w:r w:rsidR="00243DEE" w:rsidRPr="00C53D85">
        <w:rPr>
          <w:bCs/>
          <w:sz w:val="20"/>
          <w:szCs w:val="20"/>
        </w:rPr>
        <w:t xml:space="preserve"> is required to maintain an interest rate cap agreement with an acceptable counterparty to hedge interest rate exposure during the term of the mortgage loan.</w:t>
      </w:r>
    </w:p>
    <w:p w14:paraId="1BC9D53E" w14:textId="77777777" w:rsidR="00D414F4" w:rsidRPr="00C53D85" w:rsidRDefault="00D414F4" w:rsidP="00F27B0D">
      <w:pPr>
        <w:keepNext/>
        <w:jc w:val="both"/>
        <w:rPr>
          <w:bCs/>
          <w:sz w:val="20"/>
          <w:szCs w:val="20"/>
        </w:rPr>
      </w:pPr>
    </w:p>
    <w:p w14:paraId="78DD63C7" w14:textId="68FBF20C" w:rsidR="00D414F4" w:rsidRPr="00C53D85" w:rsidRDefault="00D414F4" w:rsidP="00D414F4">
      <w:pPr>
        <w:keepNext/>
        <w:jc w:val="both"/>
        <w:rPr>
          <w:bCs/>
          <w:sz w:val="20"/>
          <w:szCs w:val="20"/>
        </w:rPr>
      </w:pPr>
      <w:r w:rsidRPr="00C53D85">
        <w:rPr>
          <w:bCs/>
          <w:sz w:val="20"/>
          <w:szCs w:val="20"/>
        </w:rPr>
        <w:t xml:space="preserve">In the aggregate, secured notes payable mature at various dates from </w:t>
      </w:r>
      <w:r w:rsidR="00213E37" w:rsidRPr="00C53D85">
        <w:rPr>
          <w:bCs/>
          <w:sz w:val="20"/>
          <w:szCs w:val="20"/>
        </w:rPr>
        <w:t>October 2025</w:t>
      </w:r>
      <w:r w:rsidRPr="00C53D85">
        <w:rPr>
          <w:bCs/>
          <w:sz w:val="20"/>
          <w:szCs w:val="20"/>
        </w:rPr>
        <w:t xml:space="preserve"> through J</w:t>
      </w:r>
      <w:r w:rsidR="00963A1D">
        <w:rPr>
          <w:bCs/>
          <w:sz w:val="20"/>
          <w:szCs w:val="20"/>
        </w:rPr>
        <w:t>une</w:t>
      </w:r>
      <w:r w:rsidR="001E05BA" w:rsidRPr="00C53D85">
        <w:rPr>
          <w:bCs/>
          <w:sz w:val="20"/>
          <w:szCs w:val="20"/>
        </w:rPr>
        <w:t xml:space="preserve"> 2027</w:t>
      </w:r>
      <w:r w:rsidRPr="00C53D85">
        <w:rPr>
          <w:bCs/>
          <w:sz w:val="20"/>
          <w:szCs w:val="20"/>
        </w:rPr>
        <w:t>, and are secured by certain apartment communities</w:t>
      </w:r>
      <w:r w:rsidR="00963A1D">
        <w:rPr>
          <w:bCs/>
          <w:sz w:val="20"/>
          <w:szCs w:val="20"/>
        </w:rPr>
        <w:t xml:space="preserve">, </w:t>
      </w:r>
      <w:r w:rsidRPr="00C53D85">
        <w:rPr>
          <w:bCs/>
          <w:sz w:val="20"/>
          <w:szCs w:val="20"/>
        </w:rPr>
        <w:t>with a</w:t>
      </w:r>
      <w:r w:rsidR="00963A1D">
        <w:rPr>
          <w:bCs/>
          <w:sz w:val="20"/>
          <w:szCs w:val="20"/>
        </w:rPr>
        <w:t xml:space="preserve">n aggregate </w:t>
      </w:r>
      <w:r w:rsidRPr="00C53D85">
        <w:rPr>
          <w:bCs/>
          <w:sz w:val="20"/>
          <w:szCs w:val="20"/>
        </w:rPr>
        <w:t xml:space="preserve">net carrying value </w:t>
      </w:r>
      <w:r w:rsidR="002642D5" w:rsidRPr="00C53D85">
        <w:rPr>
          <w:bCs/>
          <w:sz w:val="20"/>
          <w:szCs w:val="20"/>
        </w:rPr>
        <w:t>of approximately</w:t>
      </w:r>
      <w:r w:rsidR="00CD33C3" w:rsidRPr="00C53D85">
        <w:rPr>
          <w:bCs/>
          <w:sz w:val="20"/>
          <w:szCs w:val="20"/>
        </w:rPr>
        <w:t xml:space="preserve"> $609.3 million</w:t>
      </w:r>
      <w:r w:rsidR="00963A1D">
        <w:rPr>
          <w:bCs/>
          <w:sz w:val="20"/>
          <w:szCs w:val="20"/>
        </w:rPr>
        <w:t>.</w:t>
      </w:r>
    </w:p>
    <w:p w14:paraId="6049B4D0" w14:textId="77777777" w:rsidR="00D414F4" w:rsidRPr="00C53D85" w:rsidRDefault="00D414F4" w:rsidP="00D414F4">
      <w:pPr>
        <w:keepNext/>
        <w:jc w:val="both"/>
        <w:rPr>
          <w:bCs/>
          <w:sz w:val="20"/>
          <w:szCs w:val="20"/>
        </w:rPr>
      </w:pPr>
    </w:p>
    <w:p w14:paraId="06AA8295" w14:textId="2481A5EE" w:rsidR="00D414F4" w:rsidRPr="00C53D85" w:rsidRDefault="00D414F4" w:rsidP="00D414F4">
      <w:pPr>
        <w:keepNext/>
        <w:jc w:val="both"/>
        <w:rPr>
          <w:bCs/>
          <w:sz w:val="20"/>
          <w:szCs w:val="20"/>
        </w:rPr>
      </w:pPr>
      <w:r w:rsidRPr="00C53D85">
        <w:rPr>
          <w:bCs/>
          <w:sz w:val="20"/>
          <w:szCs w:val="20"/>
        </w:rPr>
        <w:t xml:space="preserve">The Company's secured notes are redeemable at the Company's option, in whole or in part, generally at a redemption price equal to the greater of (i) 100% of their principal amount or (ii) the sum of the present value of the remaining scheduled payments of principal and interest discounted at a rate equal to the yield on U.S. Treasury securities with a comparable maturity plus a </w:t>
      </w:r>
      <w:r w:rsidR="002642D5" w:rsidRPr="00C53D85">
        <w:rPr>
          <w:bCs/>
          <w:sz w:val="20"/>
          <w:szCs w:val="20"/>
        </w:rPr>
        <w:t xml:space="preserve">prepayment premium </w:t>
      </w:r>
      <w:r w:rsidRPr="00C53D85">
        <w:rPr>
          <w:bCs/>
          <w:sz w:val="20"/>
          <w:szCs w:val="20"/>
        </w:rPr>
        <w:t xml:space="preserve">depending on the specific series of unsecured </w:t>
      </w:r>
      <w:r w:rsidR="002642D5" w:rsidRPr="00C53D85">
        <w:rPr>
          <w:bCs/>
          <w:sz w:val="20"/>
          <w:szCs w:val="20"/>
        </w:rPr>
        <w:t xml:space="preserve">mortgage </w:t>
      </w:r>
      <w:r w:rsidRPr="00C53D85">
        <w:rPr>
          <w:bCs/>
          <w:sz w:val="20"/>
          <w:szCs w:val="20"/>
        </w:rPr>
        <w:t>notes, plus accrued and unpaid interest to the redemption date.</w:t>
      </w:r>
    </w:p>
    <w:p w14:paraId="1EB1D770" w14:textId="77777777" w:rsidR="00F27B0D" w:rsidRPr="00C53D85" w:rsidRDefault="00F27B0D" w:rsidP="00F27B0D">
      <w:pPr>
        <w:keepNext/>
        <w:jc w:val="both"/>
        <w:rPr>
          <w:bCs/>
          <w:sz w:val="20"/>
          <w:szCs w:val="20"/>
        </w:rPr>
      </w:pPr>
    </w:p>
    <w:p w14:paraId="0D214A85" w14:textId="1CC760B2" w:rsidR="00F27B0D" w:rsidRDefault="00F27B0D" w:rsidP="00F27B0D">
      <w:pPr>
        <w:keepNext/>
        <w:jc w:val="both"/>
        <w:rPr>
          <w:bCs/>
          <w:sz w:val="20"/>
          <w:szCs w:val="20"/>
        </w:rPr>
      </w:pPr>
      <w:r w:rsidRPr="00C53D85">
        <w:rPr>
          <w:bCs/>
          <w:sz w:val="20"/>
          <w:szCs w:val="20"/>
        </w:rPr>
        <w:t xml:space="preserve">During the year ended December 31, 2024, the Company did not obtain any new mortgage loans, other than those under the Secured Credit Facility discussed below, and no principal repayments were made on existing mortgage loans. Interest expense related to the Company’s mortgage </w:t>
      </w:r>
      <w:r w:rsidRPr="003B2B3E">
        <w:rPr>
          <w:bCs/>
          <w:sz w:val="20"/>
          <w:szCs w:val="20"/>
        </w:rPr>
        <w:t xml:space="preserve">loans totaled </w:t>
      </w:r>
      <w:r w:rsidR="003B2B3E" w:rsidRPr="003B2B3E">
        <w:rPr>
          <w:bCs/>
          <w:sz w:val="20"/>
          <w:szCs w:val="20"/>
        </w:rPr>
        <w:t>approximately</w:t>
      </w:r>
      <w:r w:rsidR="003B2B3E">
        <w:rPr>
          <w:bCs/>
          <w:sz w:val="20"/>
          <w:szCs w:val="20"/>
        </w:rPr>
        <w:t xml:space="preserve"> $43.3 million </w:t>
      </w:r>
      <w:r w:rsidRPr="00C53D85">
        <w:rPr>
          <w:bCs/>
          <w:sz w:val="20"/>
          <w:szCs w:val="20"/>
        </w:rPr>
        <w:t xml:space="preserve">for the year ended December 31, 2024, and is included in </w:t>
      </w:r>
      <w:r w:rsidR="002E6309">
        <w:rPr>
          <w:bCs/>
          <w:sz w:val="20"/>
          <w:szCs w:val="20"/>
        </w:rPr>
        <w:t>i</w:t>
      </w:r>
      <w:r w:rsidRPr="00C53D85">
        <w:rPr>
          <w:bCs/>
          <w:sz w:val="20"/>
          <w:szCs w:val="20"/>
        </w:rPr>
        <w:t xml:space="preserve">nterest expense on the Consolidated </w:t>
      </w:r>
      <w:r w:rsidR="009043C2">
        <w:rPr>
          <w:bCs/>
          <w:sz w:val="20"/>
          <w:szCs w:val="20"/>
        </w:rPr>
        <w:t>Statement of Operations.</w:t>
      </w:r>
    </w:p>
    <w:p w14:paraId="003FBB0B" w14:textId="77777777" w:rsidR="00E52B44" w:rsidRPr="00C53D85" w:rsidRDefault="00E52B44" w:rsidP="00F27B0D">
      <w:pPr>
        <w:keepNext/>
        <w:jc w:val="both"/>
        <w:rPr>
          <w:bCs/>
          <w:sz w:val="20"/>
          <w:szCs w:val="20"/>
        </w:rPr>
      </w:pPr>
    </w:p>
    <w:p w14:paraId="248AD05A" w14:textId="19BDF968" w:rsidR="00191CEE" w:rsidRPr="00C53D85" w:rsidRDefault="00191CEE" w:rsidP="00E2562C">
      <w:pPr>
        <w:keepNext/>
        <w:jc w:val="both"/>
        <w:outlineLvl w:val="2"/>
        <w:rPr>
          <w:bCs/>
          <w:i/>
          <w:iCs/>
          <w:sz w:val="20"/>
          <w:szCs w:val="20"/>
          <w:u w:val="single"/>
        </w:rPr>
      </w:pPr>
      <w:r w:rsidRPr="00C53D85">
        <w:rPr>
          <w:bCs/>
          <w:i/>
          <w:iCs/>
          <w:sz w:val="20"/>
          <w:szCs w:val="20"/>
          <w:u w:val="single"/>
        </w:rPr>
        <w:t>Secured Credit Facility</w:t>
      </w:r>
    </w:p>
    <w:p w14:paraId="725E3BCC" w14:textId="77777777" w:rsidR="00191CEE" w:rsidRPr="00C53D85" w:rsidRDefault="00191CEE" w:rsidP="00C71E24">
      <w:pPr>
        <w:keepNext/>
        <w:jc w:val="both"/>
        <w:rPr>
          <w:bCs/>
          <w:i/>
          <w:iCs/>
          <w:sz w:val="20"/>
          <w:szCs w:val="20"/>
          <w:u w:val="single"/>
        </w:rPr>
      </w:pPr>
    </w:p>
    <w:p w14:paraId="1297EAEC" w14:textId="79F0CE58" w:rsidR="002775CC" w:rsidRPr="00C53D85" w:rsidRDefault="002775CC" w:rsidP="00C71E24">
      <w:pPr>
        <w:keepNext/>
        <w:jc w:val="both"/>
        <w:rPr>
          <w:bCs/>
          <w:sz w:val="20"/>
          <w:szCs w:val="20"/>
        </w:rPr>
      </w:pPr>
      <w:r w:rsidRPr="00C53D85">
        <w:rPr>
          <w:bCs/>
          <w:sz w:val="20"/>
          <w:szCs w:val="20"/>
        </w:rPr>
        <w:t>On February 16, 2022, G Phase 2, LLC, one of the Company’s wholly</w:t>
      </w:r>
      <w:ins w:id="487" w:author="Kyle Condon" w:date="2026-02-25T11:36:00Z" w16du:dateUtc="2026-02-25T18:36:00Z">
        <w:r w:rsidR="004D5FF8">
          <w:rPr>
            <w:bCs/>
            <w:sz w:val="20"/>
            <w:szCs w:val="20"/>
          </w:rPr>
          <w:t>-</w:t>
        </w:r>
      </w:ins>
      <w:del w:id="488" w:author="Kyle Condon" w:date="2026-02-25T11:36:00Z" w16du:dateUtc="2026-02-25T18:36:00Z">
        <w:r w:rsidRPr="00C53D85" w:rsidDel="004D5FF8">
          <w:rPr>
            <w:bCs/>
            <w:sz w:val="20"/>
            <w:szCs w:val="20"/>
          </w:rPr>
          <w:delText xml:space="preserve"> </w:delText>
        </w:r>
      </w:del>
      <w:r w:rsidRPr="00C53D85">
        <w:rPr>
          <w:bCs/>
          <w:sz w:val="20"/>
          <w:szCs w:val="20"/>
        </w:rPr>
        <w:t xml:space="preserve">owned subsidiaries, (the “Borrower”) entered into a </w:t>
      </w:r>
      <w:r w:rsidR="008D1EC9" w:rsidRPr="00C53D85">
        <w:rPr>
          <w:bCs/>
          <w:sz w:val="20"/>
          <w:szCs w:val="20"/>
        </w:rPr>
        <w:t xml:space="preserve">revolving variable interest rate </w:t>
      </w:r>
      <w:r w:rsidRPr="00C53D85">
        <w:rPr>
          <w:bCs/>
          <w:sz w:val="20"/>
          <w:szCs w:val="20"/>
        </w:rPr>
        <w:t>construction loan agreement (the “Construction Loan”) with</w:t>
      </w:r>
      <w:r w:rsidR="008D1EC9" w:rsidRPr="00C53D85">
        <w:rPr>
          <w:bCs/>
          <w:sz w:val="20"/>
          <w:szCs w:val="20"/>
        </w:rPr>
        <w:t xml:space="preserve"> a syndicate of banks. </w:t>
      </w:r>
      <w:r w:rsidR="00243DEE" w:rsidRPr="00C53D85">
        <w:rPr>
          <w:bCs/>
          <w:sz w:val="20"/>
          <w:szCs w:val="20"/>
        </w:rPr>
        <w:t>The Construction Loan had a maximum commitment amount of $108.0 million and mature</w:t>
      </w:r>
      <w:r w:rsidR="00301D05">
        <w:rPr>
          <w:bCs/>
          <w:sz w:val="20"/>
          <w:szCs w:val="20"/>
        </w:rPr>
        <w:t>s</w:t>
      </w:r>
      <w:r w:rsidR="00243DEE" w:rsidRPr="00C53D85">
        <w:rPr>
          <w:bCs/>
          <w:sz w:val="20"/>
          <w:szCs w:val="20"/>
        </w:rPr>
        <w:t xml:space="preserve"> in March 2026. </w:t>
      </w:r>
      <w:r w:rsidR="008D1EC9" w:rsidRPr="00C53D85">
        <w:rPr>
          <w:bCs/>
          <w:sz w:val="20"/>
          <w:szCs w:val="20"/>
        </w:rPr>
        <w:t xml:space="preserve">The Construction Loan was entered into by the </w:t>
      </w:r>
      <w:r w:rsidR="00243DEE" w:rsidRPr="00C53D85">
        <w:rPr>
          <w:bCs/>
          <w:sz w:val="20"/>
          <w:szCs w:val="20"/>
        </w:rPr>
        <w:t xml:space="preserve">Borrower </w:t>
      </w:r>
      <w:r w:rsidRPr="00C53D85">
        <w:rPr>
          <w:bCs/>
          <w:sz w:val="20"/>
          <w:szCs w:val="20"/>
        </w:rPr>
        <w:t xml:space="preserve">to provide financing for the development and construction of the </w:t>
      </w:r>
      <w:r w:rsidR="00BB275A">
        <w:rPr>
          <w:bCs/>
          <w:sz w:val="20"/>
          <w:szCs w:val="20"/>
        </w:rPr>
        <w:t>G Phase 2, LLC</w:t>
      </w:r>
      <w:r w:rsidRPr="00C53D85">
        <w:rPr>
          <w:bCs/>
          <w:sz w:val="20"/>
          <w:szCs w:val="20"/>
        </w:rPr>
        <w:t xml:space="preserve"> property (the “Project”). </w:t>
      </w:r>
      <w:r w:rsidR="008D1EC9" w:rsidRPr="00C53D85">
        <w:rPr>
          <w:bCs/>
          <w:sz w:val="20"/>
          <w:szCs w:val="20"/>
        </w:rPr>
        <w:t xml:space="preserve">The Secured Credit Facility </w:t>
      </w:r>
      <w:r w:rsidRPr="00C53D85">
        <w:rPr>
          <w:bCs/>
          <w:sz w:val="20"/>
          <w:szCs w:val="20"/>
        </w:rPr>
        <w:t xml:space="preserve">provides for a construction loan secured by a first-priority mortgage on the property and substantially all assets of the </w:t>
      </w:r>
      <w:r w:rsidR="008D1EC9" w:rsidRPr="00C53D85">
        <w:rPr>
          <w:bCs/>
          <w:sz w:val="20"/>
          <w:szCs w:val="20"/>
        </w:rPr>
        <w:t xml:space="preserve">Secured Credit </w:t>
      </w:r>
      <w:r w:rsidR="008D1EC9" w:rsidRPr="00C53D85">
        <w:rPr>
          <w:bCs/>
          <w:sz w:val="20"/>
          <w:szCs w:val="20"/>
        </w:rPr>
        <w:lastRenderedPageBreak/>
        <w:t xml:space="preserve">Facility </w:t>
      </w:r>
      <w:r w:rsidRPr="00C53D85">
        <w:rPr>
          <w:bCs/>
          <w:sz w:val="20"/>
          <w:szCs w:val="20"/>
        </w:rPr>
        <w:t>Borrower, together with a pledge of the Borrower’s equity interests and assignment of certain key contracts and cash management accounts (collectively, the “Collateral”).</w:t>
      </w:r>
    </w:p>
    <w:p w14:paraId="5710B422" w14:textId="77777777" w:rsidR="00243DEE" w:rsidRPr="00C53D85" w:rsidRDefault="00243DEE" w:rsidP="00C71E24">
      <w:pPr>
        <w:keepNext/>
        <w:jc w:val="both"/>
        <w:rPr>
          <w:bCs/>
          <w:sz w:val="20"/>
          <w:szCs w:val="20"/>
        </w:rPr>
      </w:pPr>
    </w:p>
    <w:p w14:paraId="189A5B0F" w14:textId="2052A24B" w:rsidR="00243DEE" w:rsidRPr="00C53D85" w:rsidRDefault="00243DEE" w:rsidP="00C71E24">
      <w:pPr>
        <w:keepNext/>
        <w:jc w:val="both"/>
        <w:rPr>
          <w:bCs/>
          <w:sz w:val="20"/>
          <w:szCs w:val="20"/>
        </w:rPr>
      </w:pPr>
      <w:r w:rsidRPr="00C53D85">
        <w:rPr>
          <w:bCs/>
          <w:sz w:val="20"/>
          <w:szCs w:val="20"/>
        </w:rPr>
        <w:t xml:space="preserve">The Construction Loan provides for an initial principal advance along with additional draws to be funded </w:t>
      </w:r>
      <w:r w:rsidR="004E71E6">
        <w:rPr>
          <w:bCs/>
          <w:sz w:val="20"/>
          <w:szCs w:val="20"/>
        </w:rPr>
        <w:t>subject to</w:t>
      </w:r>
      <w:r w:rsidR="004E71E6" w:rsidRPr="00C53D85">
        <w:rPr>
          <w:bCs/>
          <w:sz w:val="20"/>
          <w:szCs w:val="20"/>
        </w:rPr>
        <w:t xml:space="preserve"> </w:t>
      </w:r>
      <w:r w:rsidRPr="00C53D85">
        <w:rPr>
          <w:bCs/>
          <w:sz w:val="20"/>
          <w:szCs w:val="20"/>
        </w:rPr>
        <w:t xml:space="preserve">satisfaction of certain </w:t>
      </w:r>
      <w:r w:rsidR="004E71E6">
        <w:rPr>
          <w:bCs/>
          <w:sz w:val="20"/>
          <w:szCs w:val="20"/>
        </w:rPr>
        <w:t xml:space="preserve">customary </w:t>
      </w:r>
      <w:r w:rsidRPr="00C53D85">
        <w:rPr>
          <w:bCs/>
          <w:sz w:val="20"/>
          <w:szCs w:val="20"/>
        </w:rPr>
        <w:t>conditions. The Borrower is required to maintain specific reserve accounts, including tax and insurance escrow accounts, a capital expenditure reserve, and an excess cash flow reserve, which are restricted for use toward debt service, capital improvements, or property operating costs.</w:t>
      </w:r>
    </w:p>
    <w:p w14:paraId="1581C895" w14:textId="77777777" w:rsidR="002775CC" w:rsidRPr="00C53D85" w:rsidRDefault="002775CC" w:rsidP="00C71E24">
      <w:pPr>
        <w:keepNext/>
        <w:jc w:val="both"/>
        <w:rPr>
          <w:bCs/>
          <w:sz w:val="20"/>
          <w:szCs w:val="20"/>
        </w:rPr>
      </w:pPr>
    </w:p>
    <w:p w14:paraId="16055884" w14:textId="29A78052" w:rsidR="002775CC" w:rsidRPr="00C53D85" w:rsidRDefault="00243DEE" w:rsidP="00C71E24">
      <w:pPr>
        <w:keepNext/>
        <w:jc w:val="both"/>
        <w:rPr>
          <w:bCs/>
          <w:sz w:val="20"/>
          <w:szCs w:val="20"/>
        </w:rPr>
      </w:pPr>
      <w:r w:rsidRPr="00C53D85">
        <w:rPr>
          <w:bCs/>
          <w:sz w:val="20"/>
          <w:szCs w:val="20"/>
        </w:rPr>
        <w:t xml:space="preserve">The Construction Loan accrues interest at a floating rate equal to Term SOFR (or a successor benchmark rate, as defined under the Construction Loan Agreement) plus an applicable credit spread ranging from approximately </w:t>
      </w:r>
      <w:r w:rsidR="00585615">
        <w:rPr>
          <w:bCs/>
          <w:sz w:val="20"/>
          <w:szCs w:val="20"/>
        </w:rPr>
        <w:t>4.</w:t>
      </w:r>
      <w:r w:rsidR="00D234EC">
        <w:rPr>
          <w:bCs/>
          <w:sz w:val="20"/>
          <w:szCs w:val="20"/>
        </w:rPr>
        <w:t>55</w:t>
      </w:r>
      <w:r w:rsidRPr="00C53D85">
        <w:rPr>
          <w:bCs/>
          <w:sz w:val="20"/>
          <w:szCs w:val="20"/>
        </w:rPr>
        <w:t>%, subject to a contractual floor of 5 to 10 basis points. The Borrower is required to maintain an interest rate cap agreement with an acceptable counterparty to hedge interest rate exposure during the term of the Construction Loan. In addition to interest, the Borrower incurred upfront loan fees and is subject to extension fees o</w:t>
      </w:r>
      <w:r w:rsidR="00585615">
        <w:rPr>
          <w:bCs/>
          <w:sz w:val="20"/>
          <w:szCs w:val="20"/>
        </w:rPr>
        <w:t>f</w:t>
      </w:r>
      <w:r w:rsidRPr="00C53D85">
        <w:rPr>
          <w:bCs/>
          <w:sz w:val="20"/>
          <w:szCs w:val="20"/>
        </w:rPr>
        <w:t xml:space="preserve"> 0.25% of the then-outstanding principal balance in connection with exercising maturity extension options. Breakage costs may also be payable in the event of certain prepayments outside of scheduled payment dates.</w:t>
      </w:r>
    </w:p>
    <w:p w14:paraId="2FE26BC4" w14:textId="77777777" w:rsidR="002775CC" w:rsidRPr="00C53D85" w:rsidRDefault="002775CC" w:rsidP="00C71E24">
      <w:pPr>
        <w:keepNext/>
        <w:jc w:val="both"/>
        <w:rPr>
          <w:bCs/>
          <w:sz w:val="20"/>
          <w:szCs w:val="20"/>
        </w:rPr>
      </w:pPr>
    </w:p>
    <w:p w14:paraId="54DF6CD2" w14:textId="292C05CA" w:rsidR="002775CC" w:rsidRPr="00C53D85" w:rsidRDefault="00932566" w:rsidP="00C71E24">
      <w:pPr>
        <w:keepNext/>
        <w:jc w:val="both"/>
        <w:rPr>
          <w:bCs/>
          <w:sz w:val="20"/>
          <w:szCs w:val="20"/>
        </w:rPr>
      </w:pPr>
      <w:r w:rsidRPr="00C21DBE">
        <w:rPr>
          <w:bCs/>
          <w:sz w:val="20"/>
          <w:szCs w:val="20"/>
        </w:rPr>
        <w:t xml:space="preserve">The Construction Loan is </w:t>
      </w:r>
      <w:r w:rsidR="00335DF4">
        <w:rPr>
          <w:bCs/>
          <w:sz w:val="20"/>
          <w:szCs w:val="20"/>
        </w:rPr>
        <w:t xml:space="preserve">a </w:t>
      </w:r>
      <w:r w:rsidRPr="00C21DBE">
        <w:rPr>
          <w:bCs/>
          <w:sz w:val="20"/>
          <w:szCs w:val="20"/>
        </w:rPr>
        <w:t xml:space="preserve">non-amortizing </w:t>
      </w:r>
      <w:r w:rsidR="00335DF4">
        <w:rPr>
          <w:bCs/>
          <w:sz w:val="20"/>
          <w:szCs w:val="20"/>
        </w:rPr>
        <w:t xml:space="preserve">interest only loan </w:t>
      </w:r>
      <w:r w:rsidRPr="00C21DBE">
        <w:rPr>
          <w:bCs/>
          <w:sz w:val="20"/>
          <w:szCs w:val="20"/>
        </w:rPr>
        <w:t>with all principal due at maturity. The initial maturity term may be extended through multiple extension options, provided that (i) the Borrower is not in default, (ii) all representations and covenants remain satisfied, (iii) all extension fees are paid, and (iv) the Borrower continues to meet debt yield and loan-to-value thresholds. Voluntary prepayments are permitted with prior notice and without penalty following a defined lockout period, subject to the payment of accrued interest and applicable breakage costs.</w:t>
      </w:r>
    </w:p>
    <w:p w14:paraId="664DCB01" w14:textId="77777777" w:rsidR="00932566" w:rsidRPr="00C53D85" w:rsidRDefault="00932566" w:rsidP="00C71E24">
      <w:pPr>
        <w:keepNext/>
        <w:jc w:val="both"/>
        <w:rPr>
          <w:bCs/>
          <w:sz w:val="20"/>
          <w:szCs w:val="20"/>
        </w:rPr>
      </w:pPr>
    </w:p>
    <w:p w14:paraId="3E6D3CEA" w14:textId="5B651710" w:rsidR="0038488E" w:rsidRDefault="00932566" w:rsidP="00335DF4">
      <w:pPr>
        <w:keepNext/>
        <w:jc w:val="both"/>
        <w:rPr>
          <w:bCs/>
          <w:sz w:val="20"/>
          <w:szCs w:val="20"/>
        </w:rPr>
      </w:pPr>
      <w:r w:rsidRPr="00C53D85">
        <w:rPr>
          <w:bCs/>
          <w:sz w:val="20"/>
          <w:szCs w:val="20"/>
        </w:rPr>
        <w:t xml:space="preserve">The Secured Credit Facility contains customary </w:t>
      </w:r>
      <w:r w:rsidR="00A15552" w:rsidRPr="00C53D85">
        <w:rPr>
          <w:bCs/>
          <w:sz w:val="20"/>
          <w:szCs w:val="20"/>
        </w:rPr>
        <w:t>financial and operational covenants</w:t>
      </w:r>
      <w:r w:rsidR="00A15552">
        <w:rPr>
          <w:bCs/>
          <w:sz w:val="20"/>
          <w:szCs w:val="20"/>
        </w:rPr>
        <w:t xml:space="preserve">. </w:t>
      </w:r>
      <w:r w:rsidR="00335DF4">
        <w:rPr>
          <w:bCs/>
          <w:sz w:val="20"/>
          <w:szCs w:val="20"/>
        </w:rPr>
        <w:t>E</w:t>
      </w:r>
      <w:r w:rsidR="00361B3C" w:rsidRPr="00C53D85">
        <w:rPr>
          <w:bCs/>
          <w:sz w:val="20"/>
          <w:szCs w:val="20"/>
        </w:rPr>
        <w:t>vents of default include, among other things, non-payment of principal or interest, breaches of covenants, bankruptcy or insolvency events, and the failure to complete construction milestones. Upon an event of default, the lenders have customary remedies, including the right to accelerate the Construction Loan, apply funds from reserve accounts, and foreclose on the Collateral.</w:t>
      </w:r>
    </w:p>
    <w:p w14:paraId="7A7DAB61" w14:textId="77777777" w:rsidR="00C56F2C" w:rsidRDefault="00C56F2C" w:rsidP="00C71E24">
      <w:pPr>
        <w:keepNext/>
        <w:jc w:val="both"/>
        <w:rPr>
          <w:bCs/>
          <w:sz w:val="20"/>
          <w:szCs w:val="20"/>
        </w:rPr>
      </w:pPr>
    </w:p>
    <w:p w14:paraId="13F4DB73" w14:textId="08239FBB" w:rsidR="003A68EB" w:rsidRPr="00923839" w:rsidRDefault="00C56F2C" w:rsidP="00C56F2C">
      <w:pPr>
        <w:keepNext/>
        <w:jc w:val="both"/>
        <w:rPr>
          <w:sz w:val="20"/>
          <w:szCs w:val="20"/>
          <w:rPrChange w:id="489" w:author="Kyle Condon" w:date="2026-02-25T11:55:00Z" w16du:dateUtc="2026-02-25T18:55:00Z">
            <w:rPr>
              <w:sz w:val="20"/>
              <w:szCs w:val="20"/>
              <w:highlight w:val="yellow"/>
            </w:rPr>
          </w:rPrChange>
        </w:rPr>
      </w:pPr>
      <w:r w:rsidRPr="00923839">
        <w:rPr>
          <w:sz w:val="20"/>
          <w:szCs w:val="20"/>
          <w:rPrChange w:id="490" w:author="Kyle Condon" w:date="2026-02-25T11:55:00Z" w16du:dateUtc="2026-02-25T18:55:00Z">
            <w:rPr>
              <w:sz w:val="20"/>
              <w:szCs w:val="20"/>
              <w:highlight w:val="yellow"/>
            </w:rPr>
          </w:rPrChange>
        </w:rPr>
        <w:t xml:space="preserve">As of December 31, 2024, the Company was in default under its Secured Credit Facility as a result of non-compliance with certain financial covenants. Prior to the issuance of these </w:t>
      </w:r>
      <w:r w:rsidR="00E06C5A" w:rsidRPr="00923839">
        <w:rPr>
          <w:sz w:val="20"/>
          <w:szCs w:val="20"/>
          <w:rPrChange w:id="491" w:author="Kyle Condon" w:date="2026-02-25T11:55:00Z" w16du:dateUtc="2026-02-25T18:55:00Z">
            <w:rPr>
              <w:sz w:val="20"/>
              <w:szCs w:val="20"/>
              <w:highlight w:val="yellow"/>
            </w:rPr>
          </w:rPrChange>
        </w:rPr>
        <w:t>Consolidated F</w:t>
      </w:r>
      <w:r w:rsidRPr="00923839">
        <w:rPr>
          <w:sz w:val="20"/>
          <w:szCs w:val="20"/>
          <w:rPrChange w:id="492" w:author="Kyle Condon" w:date="2026-02-25T11:55:00Z" w16du:dateUtc="2026-02-25T18:55:00Z">
            <w:rPr>
              <w:sz w:val="20"/>
              <w:szCs w:val="20"/>
              <w:highlight w:val="yellow"/>
            </w:rPr>
          </w:rPrChange>
        </w:rPr>
        <w:t xml:space="preserve">inancial </w:t>
      </w:r>
      <w:r w:rsidR="00E06C5A" w:rsidRPr="00923839">
        <w:rPr>
          <w:sz w:val="20"/>
          <w:szCs w:val="20"/>
          <w:rPrChange w:id="493" w:author="Kyle Condon" w:date="2026-02-25T11:55:00Z" w16du:dateUtc="2026-02-25T18:55:00Z">
            <w:rPr>
              <w:sz w:val="20"/>
              <w:szCs w:val="20"/>
              <w:highlight w:val="yellow"/>
            </w:rPr>
          </w:rPrChange>
        </w:rPr>
        <w:t>S</w:t>
      </w:r>
      <w:r w:rsidRPr="00923839">
        <w:rPr>
          <w:sz w:val="20"/>
          <w:szCs w:val="20"/>
          <w:rPrChange w:id="494" w:author="Kyle Condon" w:date="2026-02-25T11:55:00Z" w16du:dateUtc="2026-02-25T18:55:00Z">
            <w:rPr>
              <w:sz w:val="20"/>
              <w:szCs w:val="20"/>
              <w:highlight w:val="yellow"/>
            </w:rPr>
          </w:rPrChange>
        </w:rPr>
        <w:t>tatements, the default was fully remedied through the execution of a new financing arrangement. On</w:t>
      </w:r>
      <w:ins w:id="495" w:author="Kyle Condon" w:date="2026-02-25T11:51:00Z" w16du:dateUtc="2026-02-25T18:51:00Z">
        <w:r w:rsidR="004019E2" w:rsidRPr="00923839">
          <w:rPr>
            <w:sz w:val="20"/>
            <w:szCs w:val="20"/>
            <w:rPrChange w:id="496" w:author="Kyle Condon" w:date="2026-02-25T11:55:00Z" w16du:dateUtc="2026-02-25T18:55:00Z">
              <w:rPr>
                <w:sz w:val="20"/>
                <w:szCs w:val="20"/>
                <w:highlight w:val="yellow"/>
              </w:rPr>
            </w:rPrChange>
          </w:rPr>
          <w:t xml:space="preserve"> April 8, 2025, </w:t>
        </w:r>
      </w:ins>
      <w:del w:id="497" w:author="Kyle Condon" w:date="2026-02-25T11:51:00Z" w16du:dateUtc="2026-02-25T18:51:00Z">
        <w:r w:rsidRPr="00923839" w:rsidDel="004019E2">
          <w:rPr>
            <w:sz w:val="20"/>
            <w:szCs w:val="20"/>
            <w:rPrChange w:id="498" w:author="Kyle Condon" w:date="2026-02-25T11:55:00Z" w16du:dateUtc="2026-02-25T18:55:00Z">
              <w:rPr>
                <w:sz w:val="20"/>
                <w:szCs w:val="20"/>
                <w:highlight w:val="yellow"/>
              </w:rPr>
            </w:rPrChange>
          </w:rPr>
          <w:delText xml:space="preserve"> [New Loan Date], </w:delText>
        </w:r>
      </w:del>
      <w:r w:rsidRPr="00923839">
        <w:rPr>
          <w:sz w:val="20"/>
          <w:szCs w:val="20"/>
          <w:rPrChange w:id="499" w:author="Kyle Condon" w:date="2026-02-25T11:55:00Z" w16du:dateUtc="2026-02-25T18:55:00Z">
            <w:rPr>
              <w:sz w:val="20"/>
              <w:szCs w:val="20"/>
              <w:highlight w:val="yellow"/>
            </w:rPr>
          </w:rPrChange>
        </w:rPr>
        <w:t>the Company entered into a new loan agreement</w:t>
      </w:r>
      <w:ins w:id="500" w:author="Kyle Condon" w:date="2026-02-25T11:51:00Z" w16du:dateUtc="2026-02-25T18:51:00Z">
        <w:r w:rsidR="004019E2" w:rsidRPr="00923839">
          <w:rPr>
            <w:sz w:val="20"/>
            <w:szCs w:val="20"/>
            <w:rPrChange w:id="501" w:author="Kyle Condon" w:date="2026-02-25T11:55:00Z" w16du:dateUtc="2026-02-25T18:55:00Z">
              <w:rPr>
                <w:sz w:val="20"/>
                <w:szCs w:val="20"/>
                <w:highlight w:val="yellow"/>
              </w:rPr>
            </w:rPrChange>
          </w:rPr>
          <w:t xml:space="preserve"> related to the construction of the </w:t>
        </w:r>
      </w:ins>
      <w:ins w:id="502" w:author="Kyle Condon" w:date="2026-02-25T11:52:00Z" w16du:dateUtc="2026-02-25T18:52:00Z">
        <w:r w:rsidR="004019E2" w:rsidRPr="00923839">
          <w:rPr>
            <w:sz w:val="20"/>
            <w:szCs w:val="20"/>
            <w:rPrChange w:id="503" w:author="Kyle Condon" w:date="2026-02-25T11:55:00Z" w16du:dateUtc="2026-02-25T18:55:00Z">
              <w:rPr>
                <w:sz w:val="20"/>
                <w:szCs w:val="20"/>
                <w:highlight w:val="yellow"/>
              </w:rPr>
            </w:rPrChange>
          </w:rPr>
          <w:t>Block</w:t>
        </w:r>
      </w:ins>
      <w:ins w:id="504" w:author="Kyle Condon" w:date="2026-02-25T11:53:00Z" w16du:dateUtc="2026-02-25T18:53:00Z">
        <w:r w:rsidR="004019E2" w:rsidRPr="00923839">
          <w:rPr>
            <w:sz w:val="20"/>
            <w:szCs w:val="20"/>
            <w:rPrChange w:id="505" w:author="Kyle Condon" w:date="2026-02-25T11:55:00Z" w16du:dateUtc="2026-02-25T18:55:00Z">
              <w:rPr>
                <w:sz w:val="20"/>
                <w:szCs w:val="20"/>
                <w:highlight w:val="yellow"/>
              </w:rPr>
            </w:rPrChange>
          </w:rPr>
          <w:t xml:space="preserve"> </w:t>
        </w:r>
      </w:ins>
      <w:ins w:id="506" w:author="Kyle Condon" w:date="2026-02-25T11:52:00Z" w16du:dateUtc="2026-02-25T18:52:00Z">
        <w:r w:rsidR="004019E2" w:rsidRPr="00923839">
          <w:rPr>
            <w:sz w:val="20"/>
            <w:szCs w:val="20"/>
            <w:rPrChange w:id="507" w:author="Kyle Condon" w:date="2026-02-25T11:55:00Z" w16du:dateUtc="2026-02-25T18:55:00Z">
              <w:rPr>
                <w:sz w:val="20"/>
                <w:szCs w:val="20"/>
                <w:highlight w:val="yellow"/>
              </w:rPr>
            </w:rPrChange>
          </w:rPr>
          <w:t>G</w:t>
        </w:r>
      </w:ins>
      <w:ins w:id="508" w:author="Kyle Condon" w:date="2026-02-25T11:51:00Z" w16du:dateUtc="2026-02-25T18:51:00Z">
        <w:r w:rsidR="004019E2" w:rsidRPr="00923839">
          <w:rPr>
            <w:sz w:val="20"/>
            <w:szCs w:val="20"/>
            <w:rPrChange w:id="509" w:author="Kyle Condon" w:date="2026-02-25T11:55:00Z" w16du:dateUtc="2026-02-25T18:55:00Z">
              <w:rPr>
                <w:sz w:val="20"/>
                <w:szCs w:val="20"/>
                <w:highlight w:val="yellow"/>
              </w:rPr>
            </w:rPrChange>
          </w:rPr>
          <w:t xml:space="preserve"> development project </w:t>
        </w:r>
      </w:ins>
      <w:r w:rsidRPr="00923839">
        <w:rPr>
          <w:sz w:val="20"/>
          <w:szCs w:val="20"/>
          <w:rPrChange w:id="510" w:author="Kyle Condon" w:date="2026-02-25T11:55:00Z" w16du:dateUtc="2026-02-25T18:55:00Z">
            <w:rPr>
              <w:sz w:val="20"/>
              <w:szCs w:val="20"/>
              <w:highlight w:val="yellow"/>
            </w:rPr>
          </w:rPrChange>
        </w:rPr>
        <w:t xml:space="preserve">, which replaced the existing credit facility and provided for revised terms, including </w:t>
      </w:r>
      <w:ins w:id="511" w:author="Kyle Condon" w:date="2026-02-25T11:56:00Z" w16du:dateUtc="2026-02-25T18:56:00Z">
        <w:r w:rsidR="00090336">
          <w:rPr>
            <w:sz w:val="20"/>
            <w:szCs w:val="20"/>
          </w:rPr>
          <w:t>an updated financial covenant m</w:t>
        </w:r>
      </w:ins>
      <w:ins w:id="512" w:author="Kyle Condon" w:date="2026-02-25T13:11:00Z" w16du:dateUtc="2026-02-25T20:11:00Z">
        <w:r w:rsidR="00C15685">
          <w:rPr>
            <w:sz w:val="20"/>
            <w:szCs w:val="20"/>
          </w:rPr>
          <w:t>e</w:t>
        </w:r>
      </w:ins>
      <w:ins w:id="513" w:author="Kyle Condon" w:date="2026-02-25T11:56:00Z" w16du:dateUtc="2026-02-25T18:56:00Z">
        <w:r w:rsidR="00090336">
          <w:rPr>
            <w:sz w:val="20"/>
            <w:szCs w:val="20"/>
          </w:rPr>
          <w:t xml:space="preserve">tric ratio, </w:t>
        </w:r>
      </w:ins>
      <w:ins w:id="514" w:author="Kyle Condon" w:date="2026-02-25T11:51:00Z" w16du:dateUtc="2026-02-25T18:51:00Z">
        <w:r w:rsidR="004019E2" w:rsidRPr="00923839">
          <w:rPr>
            <w:sz w:val="20"/>
            <w:szCs w:val="20"/>
            <w:rPrChange w:id="515" w:author="Kyle Condon" w:date="2026-02-25T11:55:00Z" w16du:dateUtc="2026-02-25T18:55:00Z">
              <w:rPr>
                <w:sz w:val="20"/>
                <w:szCs w:val="20"/>
                <w:highlight w:val="yellow"/>
              </w:rPr>
            </w:rPrChange>
          </w:rPr>
          <w:t>exte</w:t>
        </w:r>
      </w:ins>
      <w:ins w:id="516" w:author="Kyle Condon" w:date="2026-02-25T11:56:00Z" w16du:dateUtc="2026-02-25T18:56:00Z">
        <w:r w:rsidR="00090336">
          <w:rPr>
            <w:sz w:val="20"/>
            <w:szCs w:val="20"/>
          </w:rPr>
          <w:t xml:space="preserve">nsion of </w:t>
        </w:r>
      </w:ins>
      <w:ins w:id="517" w:author="Kyle Condon" w:date="2026-02-25T11:51:00Z" w16du:dateUtc="2026-02-25T18:51:00Z">
        <w:r w:rsidR="004019E2" w:rsidRPr="00923839">
          <w:rPr>
            <w:sz w:val="20"/>
            <w:szCs w:val="20"/>
            <w:rPrChange w:id="518" w:author="Kyle Condon" w:date="2026-02-25T11:55:00Z" w16du:dateUtc="2026-02-25T18:55:00Z">
              <w:rPr>
                <w:sz w:val="20"/>
                <w:szCs w:val="20"/>
                <w:highlight w:val="yellow"/>
              </w:rPr>
            </w:rPrChange>
          </w:rPr>
          <w:t xml:space="preserve">the maturity date </w:t>
        </w:r>
      </w:ins>
      <w:ins w:id="519" w:author="Kyle Condon" w:date="2026-02-25T11:52:00Z" w16du:dateUtc="2026-02-25T18:52:00Z">
        <w:r w:rsidR="004019E2" w:rsidRPr="00923839">
          <w:rPr>
            <w:sz w:val="20"/>
            <w:szCs w:val="20"/>
            <w:rPrChange w:id="520" w:author="Kyle Condon" w:date="2026-02-25T11:55:00Z" w16du:dateUtc="2026-02-25T18:55:00Z">
              <w:rPr>
                <w:sz w:val="20"/>
                <w:szCs w:val="20"/>
                <w:highlight w:val="yellow"/>
              </w:rPr>
            </w:rPrChange>
          </w:rPr>
          <w:t xml:space="preserve">to April 8, 2027, </w:t>
        </w:r>
      </w:ins>
      <w:ins w:id="521" w:author="Kyle Condon" w:date="2026-02-25T11:56:00Z" w16du:dateUtc="2026-02-25T18:56:00Z">
        <w:r w:rsidR="00090336">
          <w:rPr>
            <w:sz w:val="20"/>
            <w:szCs w:val="20"/>
          </w:rPr>
          <w:t>the additi</w:t>
        </w:r>
      </w:ins>
      <w:ins w:id="522" w:author="Kyle Condon" w:date="2026-02-25T11:57:00Z" w16du:dateUtc="2026-02-25T18:57:00Z">
        <w:r w:rsidR="00090336">
          <w:rPr>
            <w:sz w:val="20"/>
            <w:szCs w:val="20"/>
          </w:rPr>
          <w:t>onal</w:t>
        </w:r>
      </w:ins>
      <w:del w:id="523" w:author="Kyle Condon" w:date="2026-02-25T11:51:00Z" w16du:dateUtc="2026-02-25T18:51:00Z">
        <w:r w:rsidRPr="00923839" w:rsidDel="004019E2">
          <w:rPr>
            <w:sz w:val="20"/>
            <w:szCs w:val="20"/>
            <w:rPrChange w:id="524" w:author="Kyle Condon" w:date="2026-02-25T11:55:00Z" w16du:dateUtc="2026-02-25T18:55:00Z">
              <w:rPr>
                <w:sz w:val="20"/>
                <w:szCs w:val="20"/>
                <w:highlight w:val="yellow"/>
              </w:rPr>
            </w:rPrChange>
          </w:rPr>
          <w:delText>[insert key terms, e.g., modified covenant structure, extended maturity, revised interest rate, or amended collateral requirements].</w:delText>
        </w:r>
      </w:del>
      <w:ins w:id="525" w:author="Kyle Condon" w:date="2026-02-25T11:57:00Z" w16du:dateUtc="2026-02-25T18:57:00Z">
        <w:r w:rsidR="00090336">
          <w:rPr>
            <w:sz w:val="20"/>
            <w:szCs w:val="20"/>
          </w:rPr>
          <w:t xml:space="preserve"> of </w:t>
        </w:r>
      </w:ins>
      <w:ins w:id="526" w:author="Kyle Condon" w:date="2026-02-25T11:53:00Z" w16du:dateUtc="2026-02-25T18:53:00Z">
        <w:r w:rsidR="0011303E" w:rsidRPr="00923839">
          <w:rPr>
            <w:sz w:val="20"/>
            <w:szCs w:val="20"/>
            <w:rPrChange w:id="527" w:author="Kyle Condon" w:date="2026-02-25T11:55:00Z" w16du:dateUtc="2026-02-25T18:55:00Z">
              <w:rPr>
                <w:sz w:val="20"/>
                <w:szCs w:val="20"/>
                <w:highlight w:val="yellow"/>
              </w:rPr>
            </w:rPrChange>
          </w:rPr>
          <w:t xml:space="preserve">an interest rate floor at a fixed rate of 10.00%, </w:t>
        </w:r>
      </w:ins>
      <w:ins w:id="528" w:author="Kyle Condon" w:date="2026-02-25T11:54:00Z" w16du:dateUtc="2026-02-25T18:54:00Z">
        <w:r w:rsidR="00923839" w:rsidRPr="00923839">
          <w:rPr>
            <w:sz w:val="20"/>
            <w:szCs w:val="20"/>
            <w:rPrChange w:id="529" w:author="Kyle Condon" w:date="2026-02-25T11:55:00Z" w16du:dateUtc="2026-02-25T18:55:00Z">
              <w:rPr>
                <w:sz w:val="20"/>
                <w:szCs w:val="20"/>
                <w:highlight w:val="yellow"/>
              </w:rPr>
            </w:rPrChange>
          </w:rPr>
          <w:t xml:space="preserve">and </w:t>
        </w:r>
      </w:ins>
      <w:ins w:id="530" w:author="Kyle Condon" w:date="2026-02-25T11:57:00Z" w16du:dateUtc="2026-02-25T18:57:00Z">
        <w:r w:rsidR="00090336">
          <w:rPr>
            <w:sz w:val="20"/>
            <w:szCs w:val="20"/>
          </w:rPr>
          <w:t xml:space="preserve">an increase to </w:t>
        </w:r>
      </w:ins>
      <w:ins w:id="531" w:author="Kyle Condon" w:date="2026-02-25T11:54:00Z" w16du:dateUtc="2026-02-25T18:54:00Z">
        <w:r w:rsidR="00923839" w:rsidRPr="00923839">
          <w:rPr>
            <w:sz w:val="20"/>
            <w:szCs w:val="20"/>
            <w:rPrChange w:id="532" w:author="Kyle Condon" w:date="2026-02-25T11:55:00Z" w16du:dateUtc="2026-02-25T18:55:00Z">
              <w:rPr>
                <w:sz w:val="20"/>
                <w:szCs w:val="20"/>
                <w:highlight w:val="yellow"/>
              </w:rPr>
            </w:rPrChange>
          </w:rPr>
          <w:t>the</w:t>
        </w:r>
      </w:ins>
      <w:ins w:id="533" w:author="Kyle Condon" w:date="2026-02-25T11:57:00Z" w16du:dateUtc="2026-02-25T18:57:00Z">
        <w:r w:rsidR="00090336">
          <w:rPr>
            <w:sz w:val="20"/>
            <w:szCs w:val="20"/>
          </w:rPr>
          <w:t xml:space="preserve"> total </w:t>
        </w:r>
      </w:ins>
      <w:ins w:id="534" w:author="Kyle Condon" w:date="2026-02-25T11:54:00Z" w16du:dateUtc="2026-02-25T18:54:00Z">
        <w:r w:rsidR="00923839" w:rsidRPr="00923839">
          <w:rPr>
            <w:sz w:val="20"/>
            <w:szCs w:val="20"/>
            <w:rPrChange w:id="535" w:author="Kyle Condon" w:date="2026-02-25T11:55:00Z" w16du:dateUtc="2026-02-25T18:55:00Z">
              <w:rPr>
                <w:sz w:val="20"/>
                <w:szCs w:val="20"/>
                <w:highlight w:val="yellow"/>
              </w:rPr>
            </w:rPrChange>
          </w:rPr>
          <w:t>loan commitment from $1</w:t>
        </w:r>
      </w:ins>
      <w:ins w:id="536" w:author="Kyle Condon" w:date="2026-02-25T11:55:00Z" w16du:dateUtc="2026-02-25T18:55:00Z">
        <w:r w:rsidR="00923839" w:rsidRPr="00923839">
          <w:rPr>
            <w:sz w:val="20"/>
            <w:szCs w:val="20"/>
            <w:rPrChange w:id="537" w:author="Kyle Condon" w:date="2026-02-25T11:55:00Z" w16du:dateUtc="2026-02-25T18:55:00Z">
              <w:rPr>
                <w:sz w:val="20"/>
                <w:szCs w:val="20"/>
                <w:highlight w:val="yellow"/>
              </w:rPr>
            </w:rPrChange>
          </w:rPr>
          <w:t>08.0 million to $155.0 million.</w:t>
        </w:r>
      </w:ins>
      <w:del w:id="538" w:author="Kyle Condon" w:date="2026-02-25T11:53:00Z" w16du:dateUtc="2026-02-25T18:53:00Z">
        <w:r w:rsidRPr="00923839" w:rsidDel="0011303E">
          <w:rPr>
            <w:sz w:val="20"/>
            <w:szCs w:val="20"/>
            <w:rPrChange w:id="539" w:author="Kyle Condon" w:date="2026-02-25T11:55:00Z" w16du:dateUtc="2026-02-25T18:55:00Z">
              <w:rPr>
                <w:sz w:val="20"/>
                <w:szCs w:val="20"/>
                <w:highlight w:val="yellow"/>
              </w:rPr>
            </w:rPrChange>
          </w:rPr>
          <w:delText xml:space="preserve"> </w:delText>
        </w:r>
      </w:del>
    </w:p>
    <w:p w14:paraId="223EC442" w14:textId="77777777" w:rsidR="003A68EB" w:rsidRPr="00923839" w:rsidRDefault="003A68EB" w:rsidP="00C56F2C">
      <w:pPr>
        <w:keepNext/>
        <w:jc w:val="both"/>
        <w:rPr>
          <w:sz w:val="20"/>
          <w:szCs w:val="20"/>
          <w:rPrChange w:id="540" w:author="Kyle Condon" w:date="2026-02-25T11:55:00Z" w16du:dateUtc="2026-02-25T18:55:00Z">
            <w:rPr>
              <w:sz w:val="20"/>
              <w:szCs w:val="20"/>
              <w:highlight w:val="yellow"/>
            </w:rPr>
          </w:rPrChange>
        </w:rPr>
      </w:pPr>
    </w:p>
    <w:p w14:paraId="16B1F50B" w14:textId="335D6D81" w:rsidR="00C56F2C" w:rsidRPr="0005659C" w:rsidRDefault="00C56F2C" w:rsidP="00C56F2C">
      <w:pPr>
        <w:keepNext/>
        <w:jc w:val="both"/>
        <w:rPr>
          <w:i/>
          <w:sz w:val="20"/>
          <w:szCs w:val="20"/>
          <w:u w:val="single"/>
        </w:rPr>
      </w:pPr>
      <w:r w:rsidRPr="00923839">
        <w:rPr>
          <w:sz w:val="20"/>
          <w:szCs w:val="20"/>
          <w:rPrChange w:id="541" w:author="Kyle Condon" w:date="2026-02-25T11:55:00Z" w16du:dateUtc="2026-02-25T18:55:00Z">
            <w:rPr>
              <w:sz w:val="20"/>
              <w:szCs w:val="20"/>
              <w:highlight w:val="yellow"/>
            </w:rPr>
          </w:rPrChange>
        </w:rPr>
        <w:t xml:space="preserve">Accordingly, as of the date of issuance of these </w:t>
      </w:r>
      <w:r w:rsidR="00E06C5A" w:rsidRPr="00923839">
        <w:rPr>
          <w:sz w:val="20"/>
          <w:szCs w:val="20"/>
          <w:rPrChange w:id="542" w:author="Kyle Condon" w:date="2026-02-25T11:55:00Z" w16du:dateUtc="2026-02-25T18:55:00Z">
            <w:rPr>
              <w:sz w:val="20"/>
              <w:szCs w:val="20"/>
              <w:highlight w:val="yellow"/>
            </w:rPr>
          </w:rPrChange>
        </w:rPr>
        <w:t>Consolidated F</w:t>
      </w:r>
      <w:r w:rsidRPr="00923839">
        <w:rPr>
          <w:sz w:val="20"/>
          <w:szCs w:val="20"/>
          <w:rPrChange w:id="543" w:author="Kyle Condon" w:date="2026-02-25T11:55:00Z" w16du:dateUtc="2026-02-25T18:55:00Z">
            <w:rPr>
              <w:sz w:val="20"/>
              <w:szCs w:val="20"/>
              <w:highlight w:val="yellow"/>
            </w:rPr>
          </w:rPrChange>
        </w:rPr>
        <w:t xml:space="preserve">inancial </w:t>
      </w:r>
      <w:r w:rsidR="00E06C5A" w:rsidRPr="00923839">
        <w:rPr>
          <w:sz w:val="20"/>
          <w:szCs w:val="20"/>
          <w:rPrChange w:id="544" w:author="Kyle Condon" w:date="2026-02-25T11:55:00Z" w16du:dateUtc="2026-02-25T18:55:00Z">
            <w:rPr>
              <w:sz w:val="20"/>
              <w:szCs w:val="20"/>
              <w:highlight w:val="yellow"/>
            </w:rPr>
          </w:rPrChange>
        </w:rPr>
        <w:t>S</w:t>
      </w:r>
      <w:r w:rsidRPr="00923839">
        <w:rPr>
          <w:sz w:val="20"/>
          <w:szCs w:val="20"/>
          <w:rPrChange w:id="545" w:author="Kyle Condon" w:date="2026-02-25T11:55:00Z" w16du:dateUtc="2026-02-25T18:55:00Z">
            <w:rPr>
              <w:sz w:val="20"/>
              <w:szCs w:val="20"/>
              <w:highlight w:val="yellow"/>
            </w:rPr>
          </w:rPrChange>
        </w:rPr>
        <w:t>tatements, the Company is no longer in default and continues to have access to committed financing under the new agreement.</w:t>
      </w:r>
    </w:p>
    <w:p w14:paraId="65E497AB" w14:textId="77777777" w:rsidR="000B703B" w:rsidRPr="00C53D85" w:rsidRDefault="000B703B" w:rsidP="00C71E24">
      <w:pPr>
        <w:keepNext/>
        <w:jc w:val="both"/>
        <w:rPr>
          <w:bCs/>
          <w:sz w:val="20"/>
          <w:szCs w:val="20"/>
        </w:rPr>
      </w:pPr>
    </w:p>
    <w:p w14:paraId="4A625355" w14:textId="0B18B2EB" w:rsidR="00F4614B" w:rsidRPr="00C53D85" w:rsidRDefault="00342883" w:rsidP="00C71E24">
      <w:pPr>
        <w:keepNext/>
        <w:jc w:val="both"/>
        <w:rPr>
          <w:bCs/>
          <w:sz w:val="20"/>
          <w:szCs w:val="20"/>
        </w:rPr>
      </w:pPr>
      <w:r w:rsidRPr="00C53D85">
        <w:rPr>
          <w:bCs/>
          <w:sz w:val="20"/>
          <w:szCs w:val="20"/>
        </w:rPr>
        <w:t>The Company’s Senior Credit Facility provides the right to voluntarily prepay the outstanding principal balance at its election, in whole, on any business day with a minimum of 30 days’ prior written notice to the administrative agent. Upon any full prepayment, the Company is required to pay all accrued interest through the prepayment date, any applicable breakage costs if prepayment occurs outside of scheduled payment dates, and an amount necessary to satisfy the contractual minimum total yield, which is defined as $10.0 million less all interest previously paid plus the $1.</w:t>
      </w:r>
      <w:r w:rsidR="00D67FCF" w:rsidRPr="00C53D85">
        <w:rPr>
          <w:bCs/>
          <w:sz w:val="20"/>
          <w:szCs w:val="20"/>
        </w:rPr>
        <w:t>1</w:t>
      </w:r>
      <w:r w:rsidRPr="00C53D85">
        <w:rPr>
          <w:bCs/>
          <w:sz w:val="20"/>
          <w:szCs w:val="20"/>
        </w:rPr>
        <w:t xml:space="preserve"> million origination fee. Partial prepayments are permitted to achieve required covenant thresholds, including a minimum </w:t>
      </w:r>
      <w:r w:rsidR="00D67FCF" w:rsidRPr="00C53D85">
        <w:rPr>
          <w:bCs/>
          <w:sz w:val="20"/>
          <w:szCs w:val="20"/>
        </w:rPr>
        <w:t>d</w:t>
      </w:r>
      <w:r w:rsidRPr="00C53D85">
        <w:rPr>
          <w:bCs/>
          <w:sz w:val="20"/>
          <w:szCs w:val="20"/>
        </w:rPr>
        <w:t xml:space="preserve">ebt </w:t>
      </w:r>
      <w:r w:rsidR="00D67FCF" w:rsidRPr="00C53D85">
        <w:rPr>
          <w:bCs/>
          <w:sz w:val="20"/>
          <w:szCs w:val="20"/>
        </w:rPr>
        <w:t>y</w:t>
      </w:r>
      <w:r w:rsidRPr="00C53D85">
        <w:rPr>
          <w:bCs/>
          <w:sz w:val="20"/>
          <w:szCs w:val="20"/>
        </w:rPr>
        <w:t xml:space="preserve">ield of 6.50% and a maximum </w:t>
      </w:r>
      <w:r w:rsidR="00D67FCF" w:rsidRPr="00C53D85">
        <w:rPr>
          <w:bCs/>
          <w:sz w:val="20"/>
          <w:szCs w:val="20"/>
        </w:rPr>
        <w:t>l</w:t>
      </w:r>
      <w:r w:rsidRPr="00C53D85">
        <w:rPr>
          <w:bCs/>
          <w:sz w:val="20"/>
          <w:szCs w:val="20"/>
        </w:rPr>
        <w:t>oan-to-</w:t>
      </w:r>
      <w:r w:rsidR="00D67FCF" w:rsidRPr="00C53D85">
        <w:rPr>
          <w:bCs/>
          <w:sz w:val="20"/>
          <w:szCs w:val="20"/>
        </w:rPr>
        <w:t>v</w:t>
      </w:r>
      <w:r w:rsidRPr="00C53D85">
        <w:rPr>
          <w:bCs/>
          <w:sz w:val="20"/>
          <w:szCs w:val="20"/>
        </w:rPr>
        <w:t xml:space="preserve">alue Ratio of 65%. </w:t>
      </w:r>
    </w:p>
    <w:p w14:paraId="09B93563" w14:textId="77777777" w:rsidR="00342883" w:rsidRPr="00C53D85" w:rsidRDefault="00342883" w:rsidP="00C71E24">
      <w:pPr>
        <w:keepNext/>
        <w:jc w:val="both"/>
        <w:rPr>
          <w:bCs/>
          <w:sz w:val="20"/>
          <w:szCs w:val="20"/>
        </w:rPr>
      </w:pPr>
    </w:p>
    <w:p w14:paraId="10236459" w14:textId="34ECD38E" w:rsidR="00DA3586" w:rsidRPr="00C53D85" w:rsidRDefault="00DA3586" w:rsidP="00C71E24">
      <w:pPr>
        <w:keepNext/>
        <w:jc w:val="both"/>
        <w:rPr>
          <w:bCs/>
          <w:sz w:val="20"/>
          <w:szCs w:val="20"/>
        </w:rPr>
      </w:pPr>
      <w:r w:rsidRPr="00C53D85">
        <w:rPr>
          <w:bCs/>
          <w:sz w:val="20"/>
          <w:szCs w:val="20"/>
        </w:rPr>
        <w:t>The Company capitalizes interest during the development and re</w:t>
      </w:r>
      <w:ins w:id="546" w:author="Kyle Condon" w:date="2026-02-25T11:44:00Z" w16du:dateUtc="2026-02-25T18:44:00Z">
        <w:r w:rsidR="004E2B20">
          <w:rPr>
            <w:bCs/>
            <w:sz w:val="20"/>
            <w:szCs w:val="20"/>
          </w:rPr>
          <w:t>-</w:t>
        </w:r>
      </w:ins>
      <w:r w:rsidRPr="00C53D85">
        <w:rPr>
          <w:bCs/>
          <w:sz w:val="20"/>
          <w:szCs w:val="20"/>
        </w:rPr>
        <w:t xml:space="preserve">development of </w:t>
      </w:r>
      <w:r w:rsidR="00DC2F2B" w:rsidRPr="00C53D85">
        <w:rPr>
          <w:bCs/>
          <w:sz w:val="20"/>
          <w:szCs w:val="20"/>
        </w:rPr>
        <w:t>the Project.</w:t>
      </w:r>
      <w:r w:rsidRPr="00C53D85">
        <w:rPr>
          <w:bCs/>
          <w:sz w:val="20"/>
          <w:szCs w:val="20"/>
        </w:rPr>
        <w:t xml:space="preserve"> Capitalized interest associated with the Company's development or re</w:t>
      </w:r>
      <w:ins w:id="547" w:author="Kyle Condon" w:date="2026-02-25T11:43:00Z" w16du:dateUtc="2026-02-25T18:43:00Z">
        <w:r w:rsidR="004E2B20">
          <w:rPr>
            <w:bCs/>
            <w:sz w:val="20"/>
            <w:szCs w:val="20"/>
          </w:rPr>
          <w:t>-</w:t>
        </w:r>
      </w:ins>
      <w:r w:rsidRPr="00C53D85">
        <w:rPr>
          <w:bCs/>
          <w:sz w:val="20"/>
          <w:szCs w:val="20"/>
        </w:rPr>
        <w:t>development activities totaled $</w:t>
      </w:r>
      <w:r w:rsidR="00144CA4" w:rsidRPr="00C53D85">
        <w:rPr>
          <w:bCs/>
          <w:sz w:val="20"/>
          <w:szCs w:val="20"/>
        </w:rPr>
        <w:t>8.</w:t>
      </w:r>
      <w:r w:rsidR="00270CC3" w:rsidRPr="00C53D85">
        <w:rPr>
          <w:bCs/>
          <w:sz w:val="20"/>
          <w:szCs w:val="20"/>
        </w:rPr>
        <w:t>7</w:t>
      </w:r>
      <w:r w:rsidR="00DC2F2B" w:rsidRPr="00C53D85">
        <w:rPr>
          <w:bCs/>
          <w:sz w:val="20"/>
          <w:szCs w:val="20"/>
        </w:rPr>
        <w:t xml:space="preserve"> million </w:t>
      </w:r>
      <w:r w:rsidRPr="00C53D85">
        <w:rPr>
          <w:bCs/>
          <w:sz w:val="20"/>
          <w:szCs w:val="20"/>
        </w:rPr>
        <w:t>for the year ended December 31, 2024.</w:t>
      </w:r>
      <w:r w:rsidR="007E1C57" w:rsidRPr="00C53D85">
        <w:rPr>
          <w:bCs/>
          <w:sz w:val="20"/>
          <w:szCs w:val="20"/>
        </w:rPr>
        <w:t xml:space="preserve"> </w:t>
      </w:r>
      <w:r w:rsidR="00684982" w:rsidRPr="00C53D85">
        <w:rPr>
          <w:bCs/>
          <w:sz w:val="20"/>
          <w:szCs w:val="20"/>
        </w:rPr>
        <w:t>T</w:t>
      </w:r>
      <w:r w:rsidR="007E1C57" w:rsidRPr="00C53D85">
        <w:rPr>
          <w:bCs/>
          <w:sz w:val="20"/>
          <w:szCs w:val="20"/>
        </w:rPr>
        <w:t xml:space="preserve">he Company capitalized all </w:t>
      </w:r>
      <w:r w:rsidR="001B6849" w:rsidRPr="00C53D85">
        <w:rPr>
          <w:bCs/>
          <w:sz w:val="20"/>
          <w:szCs w:val="20"/>
        </w:rPr>
        <w:t xml:space="preserve">loan closing costs and origination fees </w:t>
      </w:r>
      <w:r w:rsidR="007E1C57" w:rsidRPr="00C53D85">
        <w:rPr>
          <w:bCs/>
          <w:sz w:val="20"/>
          <w:szCs w:val="20"/>
        </w:rPr>
        <w:t xml:space="preserve">incurred in connection with the Construction Loan, which </w:t>
      </w:r>
      <w:r w:rsidR="00F30FD9" w:rsidRPr="00C53D85">
        <w:rPr>
          <w:bCs/>
          <w:sz w:val="20"/>
          <w:szCs w:val="20"/>
        </w:rPr>
        <w:t>amounted</w:t>
      </w:r>
      <w:r w:rsidR="007E1C57" w:rsidRPr="00C53D85">
        <w:rPr>
          <w:bCs/>
          <w:sz w:val="20"/>
          <w:szCs w:val="20"/>
        </w:rPr>
        <w:t xml:space="preserve"> to </w:t>
      </w:r>
      <w:r w:rsidR="00862889" w:rsidRPr="00C53D85">
        <w:rPr>
          <w:bCs/>
          <w:sz w:val="20"/>
          <w:szCs w:val="20"/>
        </w:rPr>
        <w:t>approximately $</w:t>
      </w:r>
      <w:r w:rsidR="00F74B67" w:rsidRPr="00C53D85">
        <w:rPr>
          <w:bCs/>
          <w:sz w:val="20"/>
          <w:szCs w:val="20"/>
        </w:rPr>
        <w:t>3</w:t>
      </w:r>
      <w:r w:rsidR="00862889" w:rsidRPr="00C53D85">
        <w:rPr>
          <w:bCs/>
          <w:sz w:val="20"/>
          <w:szCs w:val="20"/>
        </w:rPr>
        <w:t xml:space="preserve">.1 million, included within </w:t>
      </w:r>
      <w:r w:rsidR="002E6309">
        <w:rPr>
          <w:bCs/>
          <w:sz w:val="20"/>
          <w:szCs w:val="20"/>
        </w:rPr>
        <w:t>p</w:t>
      </w:r>
      <w:r w:rsidR="00684982" w:rsidRPr="00C53D85">
        <w:rPr>
          <w:bCs/>
          <w:sz w:val="20"/>
          <w:szCs w:val="20"/>
        </w:rPr>
        <w:t>roperty and equipment within the Consolidated Balance Sheet as of December 31, 2024.</w:t>
      </w:r>
    </w:p>
    <w:p w14:paraId="248E719F" w14:textId="77777777" w:rsidR="00342883" w:rsidRPr="00C53D85" w:rsidRDefault="00342883" w:rsidP="00C71E24">
      <w:pPr>
        <w:keepNext/>
        <w:jc w:val="both"/>
        <w:rPr>
          <w:bCs/>
          <w:sz w:val="20"/>
          <w:szCs w:val="20"/>
        </w:rPr>
      </w:pPr>
    </w:p>
    <w:p w14:paraId="5B92DD58" w14:textId="353080FE" w:rsidR="00C70E9D" w:rsidRDefault="00342883" w:rsidP="007B71F3">
      <w:pPr>
        <w:keepNext/>
        <w:jc w:val="both"/>
        <w:rPr>
          <w:bCs/>
          <w:sz w:val="20"/>
          <w:szCs w:val="20"/>
        </w:rPr>
      </w:pPr>
      <w:r w:rsidRPr="00C53D85">
        <w:rPr>
          <w:bCs/>
          <w:sz w:val="20"/>
          <w:szCs w:val="20"/>
        </w:rPr>
        <w:t xml:space="preserve">The </w:t>
      </w:r>
      <w:r w:rsidR="00F74B67" w:rsidRPr="00C53D85">
        <w:rPr>
          <w:bCs/>
          <w:sz w:val="20"/>
          <w:szCs w:val="20"/>
        </w:rPr>
        <w:t xml:space="preserve">amount available to borrow under the </w:t>
      </w:r>
      <w:r w:rsidRPr="00C53D85">
        <w:rPr>
          <w:bCs/>
          <w:sz w:val="20"/>
          <w:szCs w:val="20"/>
        </w:rPr>
        <w:t xml:space="preserve">Company's </w:t>
      </w:r>
      <w:r w:rsidR="00F74B67" w:rsidRPr="00C53D85">
        <w:rPr>
          <w:bCs/>
          <w:sz w:val="20"/>
          <w:szCs w:val="20"/>
        </w:rPr>
        <w:t xml:space="preserve">Secured </w:t>
      </w:r>
      <w:r w:rsidRPr="00C53D85">
        <w:rPr>
          <w:bCs/>
          <w:sz w:val="20"/>
          <w:szCs w:val="20"/>
        </w:rPr>
        <w:t xml:space="preserve">Credit Facility as of December 31, </w:t>
      </w:r>
      <w:r w:rsidR="007B71F3">
        <w:rPr>
          <w:bCs/>
          <w:sz w:val="20"/>
          <w:szCs w:val="20"/>
        </w:rPr>
        <w:t>2024</w:t>
      </w:r>
      <w:r w:rsidRPr="00C53D85">
        <w:rPr>
          <w:bCs/>
          <w:sz w:val="20"/>
          <w:szCs w:val="20"/>
        </w:rPr>
        <w:t xml:space="preserve">, was </w:t>
      </w:r>
      <w:r w:rsidR="00F74B67" w:rsidRPr="00C53D85">
        <w:rPr>
          <w:bCs/>
          <w:sz w:val="20"/>
          <w:szCs w:val="20"/>
        </w:rPr>
        <w:t>approximately $12.8 million</w:t>
      </w:r>
      <w:r w:rsidR="007B71F3">
        <w:rPr>
          <w:bCs/>
          <w:sz w:val="20"/>
          <w:szCs w:val="20"/>
        </w:rPr>
        <w:t>.</w:t>
      </w:r>
    </w:p>
    <w:p w14:paraId="4DA813C4" w14:textId="77777777" w:rsidR="003A68EB" w:rsidRDefault="003A68EB" w:rsidP="007B71F3">
      <w:pPr>
        <w:keepNext/>
        <w:jc w:val="both"/>
        <w:rPr>
          <w:bCs/>
          <w:sz w:val="20"/>
          <w:szCs w:val="20"/>
        </w:rPr>
      </w:pPr>
    </w:p>
    <w:p w14:paraId="4B05739F" w14:textId="77777777" w:rsidR="003A68EB" w:rsidRDefault="003A68EB" w:rsidP="00F90711">
      <w:pPr>
        <w:jc w:val="both"/>
        <w:rPr>
          <w:sz w:val="20"/>
          <w:szCs w:val="20"/>
        </w:rPr>
      </w:pPr>
      <w:r>
        <w:rPr>
          <w:sz w:val="20"/>
          <w:szCs w:val="20"/>
        </w:rPr>
        <w:br w:type="page"/>
      </w:r>
    </w:p>
    <w:p w14:paraId="175066CC" w14:textId="565D0E96" w:rsidR="00F90711" w:rsidRDefault="00F90711" w:rsidP="00F90711">
      <w:pPr>
        <w:jc w:val="both"/>
        <w:rPr>
          <w:sz w:val="20"/>
          <w:szCs w:val="20"/>
        </w:rPr>
      </w:pPr>
      <w:r>
        <w:rPr>
          <w:sz w:val="20"/>
          <w:szCs w:val="20"/>
        </w:rPr>
        <w:lastRenderedPageBreak/>
        <w:t>As a supplemental disclosure, the Company summarized the loans payable</w:t>
      </w:r>
      <w:r w:rsidR="00401C46">
        <w:rPr>
          <w:sz w:val="20"/>
          <w:szCs w:val="20"/>
        </w:rPr>
        <w:t>, net</w:t>
      </w:r>
      <w:r>
        <w:rPr>
          <w:sz w:val="20"/>
          <w:szCs w:val="20"/>
        </w:rPr>
        <w:t xml:space="preserve"> balance as of December 31, 2024 by location as follows (in thousands):</w:t>
      </w:r>
    </w:p>
    <w:p w14:paraId="02845FA7" w14:textId="77777777" w:rsidR="00F90711" w:rsidRDefault="00F90711" w:rsidP="00F90711">
      <w:pPr>
        <w:jc w:val="both"/>
        <w:rPr>
          <w:sz w:val="20"/>
          <w:szCs w:val="20"/>
        </w:rPr>
      </w:pPr>
    </w:p>
    <w:tbl>
      <w:tblPr>
        <w:tblStyle w:val="ListTable1Light-Accent1"/>
        <w:tblW w:w="5000" w:type="pct"/>
        <w:tblLook w:val="04A0" w:firstRow="1" w:lastRow="0" w:firstColumn="1" w:lastColumn="0" w:noHBand="0" w:noVBand="1"/>
      </w:tblPr>
      <w:tblGrid>
        <w:gridCol w:w="7001"/>
        <w:gridCol w:w="514"/>
        <w:gridCol w:w="3285"/>
      </w:tblGrid>
      <w:tr w:rsidR="00F90711" w:rsidRPr="00C53D85" w14:paraId="6857D0DD" w14:textId="77777777" w:rsidTr="00D60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1" w:type="pct"/>
            <w:tcBorders>
              <w:bottom w:val="single" w:sz="4" w:space="0" w:color="auto"/>
            </w:tcBorders>
            <w:shd w:val="clear" w:color="auto" w:fill="C6D9F1" w:themeFill="text2" w:themeFillTint="33"/>
            <w:vAlign w:val="center"/>
          </w:tcPr>
          <w:p w14:paraId="2B563E58" w14:textId="77777777" w:rsidR="00F90711" w:rsidRPr="00C53D85" w:rsidRDefault="00F90711" w:rsidP="00BB134F">
            <w:pPr>
              <w:keepNext/>
              <w:tabs>
                <w:tab w:val="left" w:leader="dot" w:pos="2310"/>
              </w:tabs>
              <w:spacing w:before="23" w:after="20"/>
              <w:ind w:left="-53"/>
              <w:jc w:val="center"/>
              <w:rPr>
                <w:color w:val="000000"/>
                <w:sz w:val="20"/>
                <w:szCs w:val="20"/>
              </w:rPr>
            </w:pPr>
          </w:p>
        </w:tc>
        <w:tc>
          <w:tcPr>
            <w:tcW w:w="238" w:type="pct"/>
            <w:tcBorders>
              <w:bottom w:val="single" w:sz="4" w:space="0" w:color="auto"/>
            </w:tcBorders>
            <w:shd w:val="clear" w:color="auto" w:fill="C6D9F1" w:themeFill="text2" w:themeFillTint="33"/>
          </w:tcPr>
          <w:p w14:paraId="26A2840C" w14:textId="77777777" w:rsidR="00F90711" w:rsidRPr="00C53D85" w:rsidRDefault="00F90711" w:rsidP="00BB134F">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p>
        </w:tc>
        <w:tc>
          <w:tcPr>
            <w:tcW w:w="1522" w:type="pct"/>
            <w:tcBorders>
              <w:bottom w:val="single" w:sz="4" w:space="0" w:color="auto"/>
            </w:tcBorders>
            <w:shd w:val="clear" w:color="auto" w:fill="C6D9F1" w:themeFill="text2" w:themeFillTint="33"/>
            <w:vAlign w:val="center"/>
          </w:tcPr>
          <w:p w14:paraId="43B0952E" w14:textId="77777777" w:rsidR="00F90711" w:rsidRPr="00C53D85" w:rsidRDefault="00F90711" w:rsidP="00BB134F">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C53D85">
              <w:rPr>
                <w:color w:val="000000"/>
                <w:sz w:val="20"/>
                <w:szCs w:val="20"/>
              </w:rPr>
              <w:t>December 31, 2024</w:t>
            </w:r>
          </w:p>
        </w:tc>
      </w:tr>
      <w:tr w:rsidR="00F90711" w:rsidRPr="00C53D85" w14:paraId="75DC4B43" w14:textId="77777777" w:rsidTr="00D60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
          <w:p w14:paraId="0BF48F3F" w14:textId="77777777" w:rsidR="00F90711" w:rsidRPr="00C53D85" w:rsidRDefault="00F90711" w:rsidP="00BB134F">
            <w:pPr>
              <w:keepNext/>
              <w:tabs>
                <w:tab w:val="left" w:leader="dot" w:pos="2310"/>
              </w:tabs>
              <w:spacing w:before="43" w:after="20"/>
              <w:rPr>
                <w:b w:val="0"/>
                <w:bCs w:val="0"/>
                <w:sz w:val="20"/>
                <w:szCs w:val="20"/>
              </w:rPr>
            </w:pPr>
            <w:r>
              <w:rPr>
                <w:b w:val="0"/>
                <w:bCs w:val="0"/>
                <w:sz w:val="20"/>
                <w:szCs w:val="20"/>
              </w:rPr>
              <w:t>Flow Fort Lauderdale</w:t>
            </w:r>
          </w:p>
        </w:tc>
        <w:tc>
          <w:tcPr>
            <w:tcW w:w="238" w:type="pct"/>
            <w:shd w:val="clear" w:color="auto" w:fill="FFFFFF" w:themeFill="background1"/>
          </w:tcPr>
          <w:p w14:paraId="40281903" w14:textId="77777777" w:rsidR="00F90711" w:rsidRPr="00C53D85" w:rsidRDefault="00F90711" w:rsidP="00BB134F">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sidRPr="00C53D85">
              <w:rPr>
                <w:bCs/>
                <w:color w:val="000000"/>
                <w:sz w:val="20"/>
                <w:szCs w:val="20"/>
              </w:rPr>
              <w:t>$</w:t>
            </w:r>
          </w:p>
        </w:tc>
        <w:tc>
          <w:tcPr>
            <w:tcW w:w="1522" w:type="pct"/>
            <w:shd w:val="clear" w:color="auto" w:fill="FFFFFF" w:themeFill="background1"/>
          </w:tcPr>
          <w:p w14:paraId="5D54599C" w14:textId="2E1C6697" w:rsidR="00F90711" w:rsidRPr="00C53D85" w:rsidRDefault="00F90711" w:rsidP="00BB134F">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215,264</w:t>
            </w:r>
          </w:p>
        </w:tc>
      </w:tr>
      <w:tr w:rsidR="00F90711" w:rsidRPr="00C53D85" w14:paraId="55D263BA" w14:textId="77777777" w:rsidTr="00D6074D">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
          <w:p w14:paraId="4F6C3CE0" w14:textId="77777777" w:rsidR="00F90711" w:rsidRPr="00C53D85" w:rsidRDefault="00F90711" w:rsidP="00BB134F">
            <w:pPr>
              <w:keepNext/>
              <w:tabs>
                <w:tab w:val="left" w:leader="dot" w:pos="2310"/>
              </w:tabs>
              <w:spacing w:before="43" w:after="20"/>
              <w:rPr>
                <w:b w:val="0"/>
                <w:bCs w:val="0"/>
                <w:sz w:val="20"/>
                <w:szCs w:val="20"/>
              </w:rPr>
            </w:pPr>
            <w:r>
              <w:rPr>
                <w:b w:val="0"/>
                <w:bCs w:val="0"/>
                <w:sz w:val="20"/>
                <w:szCs w:val="20"/>
              </w:rPr>
              <w:t>Flow Miami</w:t>
            </w:r>
          </w:p>
        </w:tc>
        <w:tc>
          <w:tcPr>
            <w:tcW w:w="238" w:type="pct"/>
            <w:shd w:val="clear" w:color="auto" w:fill="FFFFFF" w:themeFill="background1"/>
          </w:tcPr>
          <w:p w14:paraId="06684EBF" w14:textId="77777777" w:rsidR="00F90711" w:rsidRPr="00C53D85" w:rsidRDefault="00F90711" w:rsidP="00BB134F">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p>
        </w:tc>
        <w:tc>
          <w:tcPr>
            <w:tcW w:w="1522" w:type="pct"/>
            <w:shd w:val="clear" w:color="auto" w:fill="FFFFFF" w:themeFill="background1"/>
          </w:tcPr>
          <w:p w14:paraId="6AA1A20B" w14:textId="738FA8E6" w:rsidR="00F90711" w:rsidRPr="00C53D85" w:rsidRDefault="00F90711" w:rsidP="00BB134F">
            <w:pPr>
              <w:keepNext/>
              <w:spacing w:before="4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154,000</w:t>
            </w:r>
          </w:p>
        </w:tc>
      </w:tr>
      <w:tr w:rsidR="00F90711" w:rsidRPr="00C53D85" w14:paraId="73E3E41E" w14:textId="77777777" w:rsidTr="00D6074D">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
          <w:p w14:paraId="0348A759" w14:textId="77777777" w:rsidR="00F90711" w:rsidRPr="00C53D85" w:rsidRDefault="00F90711" w:rsidP="00BB134F">
            <w:pPr>
              <w:tabs>
                <w:tab w:val="left" w:pos="2240"/>
                <w:tab w:val="left" w:leader="dot" w:pos="2310"/>
              </w:tabs>
              <w:spacing w:before="23" w:after="20"/>
              <w:rPr>
                <w:b w:val="0"/>
                <w:bCs w:val="0"/>
                <w:color w:val="000000"/>
                <w:sz w:val="20"/>
                <w:szCs w:val="20"/>
              </w:rPr>
            </w:pPr>
            <w:r>
              <w:rPr>
                <w:b w:val="0"/>
                <w:bCs w:val="0"/>
                <w:color w:val="000000"/>
                <w:sz w:val="20"/>
                <w:szCs w:val="20"/>
              </w:rPr>
              <w:t>Buckhead</w:t>
            </w:r>
          </w:p>
        </w:tc>
        <w:tc>
          <w:tcPr>
            <w:tcW w:w="238" w:type="pct"/>
            <w:shd w:val="clear" w:color="auto" w:fill="FFFFFF" w:themeFill="background1"/>
          </w:tcPr>
          <w:p w14:paraId="1548AD78" w14:textId="77777777" w:rsidR="00F90711" w:rsidRPr="00C53D85" w:rsidRDefault="00F90711" w:rsidP="00BB134F">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
                <w:color w:val="000000"/>
                <w:sz w:val="20"/>
                <w:szCs w:val="20"/>
              </w:rPr>
            </w:pPr>
          </w:p>
        </w:tc>
        <w:tc>
          <w:tcPr>
            <w:tcW w:w="1522" w:type="pct"/>
            <w:shd w:val="clear" w:color="auto" w:fill="FFFFFF" w:themeFill="background1"/>
          </w:tcPr>
          <w:p w14:paraId="2033878D" w14:textId="1798C659" w:rsidR="00F90711" w:rsidRPr="00C53D85" w:rsidRDefault="00F90711" w:rsidP="00BB134F">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150,000</w:t>
            </w:r>
          </w:p>
        </w:tc>
      </w:tr>
      <w:tr w:rsidR="00C33EC7" w:rsidRPr="00C53D85" w14:paraId="28D32453" w14:textId="77777777" w:rsidTr="00D6074D">
        <w:trPr>
          <w:trHeight w:val="215"/>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
          <w:p w14:paraId="4ABBF199" w14:textId="7E8B6339" w:rsidR="00C33EC7" w:rsidRDefault="00C33EC7" w:rsidP="00C33EC7">
            <w:pPr>
              <w:tabs>
                <w:tab w:val="left" w:pos="2240"/>
                <w:tab w:val="left" w:leader="dot" w:pos="2310"/>
              </w:tabs>
              <w:spacing w:before="23" w:after="20"/>
              <w:rPr>
                <w:b w:val="0"/>
                <w:bCs w:val="0"/>
                <w:color w:val="000000"/>
                <w:sz w:val="20"/>
                <w:szCs w:val="20"/>
              </w:rPr>
            </w:pPr>
            <w:r>
              <w:rPr>
                <w:b w:val="0"/>
                <w:bCs w:val="0"/>
                <w:color w:val="000000"/>
                <w:sz w:val="20"/>
                <w:szCs w:val="20"/>
              </w:rPr>
              <w:t>Block G</w:t>
            </w:r>
          </w:p>
        </w:tc>
        <w:tc>
          <w:tcPr>
            <w:tcW w:w="238" w:type="pct"/>
            <w:shd w:val="clear" w:color="auto" w:fill="FFFFFF" w:themeFill="background1"/>
          </w:tcPr>
          <w:p w14:paraId="27304A62" w14:textId="77777777" w:rsidR="00C33EC7" w:rsidRPr="00C53D85" w:rsidRDefault="00C33EC7" w:rsidP="00C33EC7">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
                <w:color w:val="000000"/>
                <w:sz w:val="20"/>
                <w:szCs w:val="20"/>
              </w:rPr>
            </w:pPr>
          </w:p>
        </w:tc>
        <w:tc>
          <w:tcPr>
            <w:tcW w:w="1522" w:type="pct"/>
            <w:shd w:val="clear" w:color="auto" w:fill="FFFFFF" w:themeFill="background1"/>
          </w:tcPr>
          <w:p w14:paraId="02A2563D" w14:textId="38CB310B" w:rsidR="00C33EC7" w:rsidRDefault="00C33EC7" w:rsidP="00C33EC7">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bCs/>
                <w:color w:val="000000"/>
                <w:sz w:val="20"/>
                <w:szCs w:val="20"/>
              </w:rPr>
            </w:pPr>
            <w:r>
              <w:rPr>
                <w:bCs/>
                <w:color w:val="000000"/>
                <w:sz w:val="20"/>
                <w:szCs w:val="20"/>
              </w:rPr>
              <w:t>95,243</w:t>
            </w:r>
          </w:p>
        </w:tc>
      </w:tr>
      <w:tr w:rsidR="00C33EC7" w:rsidRPr="00C53D85" w14:paraId="7997017E" w14:textId="77777777" w:rsidTr="00D6074D">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
          <w:p w14:paraId="08B34013" w14:textId="77777777" w:rsidR="00C33EC7" w:rsidRDefault="00C33EC7" w:rsidP="00C33EC7">
            <w:pPr>
              <w:tabs>
                <w:tab w:val="left" w:pos="2240"/>
                <w:tab w:val="left" w:leader="dot" w:pos="2310"/>
              </w:tabs>
              <w:spacing w:before="23" w:after="20"/>
              <w:rPr>
                <w:b w:val="0"/>
                <w:bCs w:val="0"/>
                <w:color w:val="000000"/>
                <w:sz w:val="20"/>
                <w:szCs w:val="20"/>
              </w:rPr>
            </w:pPr>
            <w:r>
              <w:rPr>
                <w:b w:val="0"/>
                <w:bCs w:val="0"/>
                <w:color w:val="000000"/>
                <w:sz w:val="20"/>
                <w:szCs w:val="20"/>
              </w:rPr>
              <w:t>Trace Midtown</w:t>
            </w:r>
          </w:p>
        </w:tc>
        <w:tc>
          <w:tcPr>
            <w:tcW w:w="238" w:type="pct"/>
            <w:shd w:val="clear" w:color="auto" w:fill="FFFFFF" w:themeFill="background1"/>
          </w:tcPr>
          <w:p w14:paraId="5FADBF0A" w14:textId="77777777" w:rsidR="00C33EC7" w:rsidRPr="00C53D85" w:rsidRDefault="00C33EC7" w:rsidP="00C33EC7">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
                <w:color w:val="000000"/>
                <w:sz w:val="20"/>
                <w:szCs w:val="20"/>
              </w:rPr>
            </w:pPr>
          </w:p>
        </w:tc>
        <w:tc>
          <w:tcPr>
            <w:tcW w:w="1522" w:type="pct"/>
            <w:shd w:val="clear" w:color="auto" w:fill="FFFFFF" w:themeFill="background1"/>
          </w:tcPr>
          <w:p w14:paraId="2786CDEF" w14:textId="23DD58EC" w:rsidR="00C33EC7" w:rsidRPr="00C53D85" w:rsidRDefault="00C33EC7" w:rsidP="00C33EC7">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bCs/>
                <w:color w:val="000000"/>
                <w:sz w:val="20"/>
                <w:szCs w:val="20"/>
              </w:rPr>
            </w:pPr>
            <w:r>
              <w:rPr>
                <w:bCs/>
                <w:color w:val="000000"/>
                <w:sz w:val="20"/>
                <w:szCs w:val="20"/>
              </w:rPr>
              <w:t>90,000</w:t>
            </w:r>
          </w:p>
        </w:tc>
      </w:tr>
      <w:tr w:rsidR="00C33EC7" w:rsidRPr="00C53D85" w14:paraId="7C5293F6" w14:textId="77777777" w:rsidTr="00D6074D">
        <w:trPr>
          <w:trHeight w:val="215"/>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
          <w:p w14:paraId="73344D14" w14:textId="65733629" w:rsidR="00C33EC7" w:rsidRPr="00BF2D0B" w:rsidRDefault="00C33EC7" w:rsidP="00C33EC7">
            <w:pPr>
              <w:tabs>
                <w:tab w:val="left" w:pos="2240"/>
                <w:tab w:val="left" w:leader="dot" w:pos="2310"/>
              </w:tabs>
              <w:spacing w:before="23" w:after="20"/>
              <w:rPr>
                <w:b w:val="0"/>
                <w:bCs w:val="0"/>
                <w:color w:val="000000"/>
                <w:sz w:val="20"/>
                <w:szCs w:val="20"/>
              </w:rPr>
            </w:pPr>
            <w:r w:rsidRPr="00BF2D0B">
              <w:rPr>
                <w:b w:val="0"/>
                <w:bCs w:val="0"/>
                <w:color w:val="000000"/>
                <w:sz w:val="20"/>
                <w:szCs w:val="20"/>
              </w:rPr>
              <w:t xml:space="preserve">Less: </w:t>
            </w:r>
            <w:r>
              <w:rPr>
                <w:b w:val="0"/>
                <w:bCs w:val="0"/>
                <w:color w:val="000000"/>
                <w:sz w:val="20"/>
                <w:szCs w:val="20"/>
              </w:rPr>
              <w:t>Unamortized deferred financing fees</w:t>
            </w:r>
          </w:p>
        </w:tc>
        <w:tc>
          <w:tcPr>
            <w:tcW w:w="238" w:type="pct"/>
            <w:tcBorders>
              <w:bottom w:val="single" w:sz="4" w:space="0" w:color="auto"/>
            </w:tcBorders>
            <w:shd w:val="clear" w:color="auto" w:fill="FFFFFF" w:themeFill="background1"/>
          </w:tcPr>
          <w:p w14:paraId="387DFD44" w14:textId="77777777" w:rsidR="00C33EC7" w:rsidRPr="00BF2D0B" w:rsidRDefault="00C33EC7" w:rsidP="00C33EC7">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p>
        </w:tc>
        <w:tc>
          <w:tcPr>
            <w:tcW w:w="1522" w:type="pct"/>
            <w:tcBorders>
              <w:bottom w:val="single" w:sz="4" w:space="0" w:color="auto"/>
            </w:tcBorders>
            <w:shd w:val="clear" w:color="auto" w:fill="FFFFFF" w:themeFill="background1"/>
          </w:tcPr>
          <w:p w14:paraId="5469DD10" w14:textId="12D47935" w:rsidR="00C33EC7" w:rsidRPr="00BF2D0B" w:rsidRDefault="00C33EC7" w:rsidP="00C33EC7">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BF2D0B">
              <w:rPr>
                <w:color w:val="000000"/>
                <w:sz w:val="20"/>
                <w:szCs w:val="20"/>
              </w:rPr>
              <w:t>(</w:t>
            </w:r>
            <w:r>
              <w:rPr>
                <w:color w:val="000000"/>
                <w:sz w:val="20"/>
                <w:szCs w:val="20"/>
              </w:rPr>
              <w:t>2,654</w:t>
            </w:r>
            <w:r w:rsidRPr="00BF2D0B">
              <w:rPr>
                <w:color w:val="000000"/>
                <w:sz w:val="20"/>
                <w:szCs w:val="20"/>
              </w:rPr>
              <w:t>)</w:t>
            </w:r>
          </w:p>
        </w:tc>
      </w:tr>
      <w:tr w:rsidR="00C33EC7" w:rsidRPr="00C53D85" w14:paraId="3C3682A6" w14:textId="77777777" w:rsidTr="00D6074D">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
          <w:p w14:paraId="07034CD1" w14:textId="3F11BEF8" w:rsidR="00C33EC7" w:rsidRPr="00BF2D0B" w:rsidRDefault="00C33EC7" w:rsidP="00C33EC7">
            <w:pPr>
              <w:tabs>
                <w:tab w:val="left" w:pos="2240"/>
                <w:tab w:val="left" w:leader="dot" w:pos="2310"/>
              </w:tabs>
              <w:spacing w:before="23" w:after="20"/>
              <w:rPr>
                <w:b w:val="0"/>
                <w:bCs w:val="0"/>
                <w:color w:val="000000"/>
                <w:sz w:val="20"/>
                <w:szCs w:val="20"/>
              </w:rPr>
            </w:pPr>
            <w:r>
              <w:rPr>
                <w:b w:val="0"/>
                <w:bCs w:val="0"/>
                <w:color w:val="000000"/>
                <w:sz w:val="20"/>
                <w:szCs w:val="20"/>
              </w:rPr>
              <w:t xml:space="preserve">Total Loans </w:t>
            </w:r>
            <w:r w:rsidR="00255F7A">
              <w:rPr>
                <w:b w:val="0"/>
                <w:bCs w:val="0"/>
                <w:color w:val="000000"/>
                <w:sz w:val="20"/>
                <w:szCs w:val="20"/>
              </w:rPr>
              <w:t>P</w:t>
            </w:r>
            <w:r>
              <w:rPr>
                <w:b w:val="0"/>
                <w:bCs w:val="0"/>
                <w:color w:val="000000"/>
                <w:sz w:val="20"/>
                <w:szCs w:val="20"/>
              </w:rPr>
              <w:t>ayable</w:t>
            </w:r>
            <w:r w:rsidR="00401C46">
              <w:rPr>
                <w:b w:val="0"/>
                <w:bCs w:val="0"/>
                <w:color w:val="000000"/>
                <w:sz w:val="20"/>
                <w:szCs w:val="20"/>
              </w:rPr>
              <w:t>,</w:t>
            </w:r>
            <w:r w:rsidR="00401C46">
              <w:rPr>
                <w:color w:val="000000"/>
              </w:rPr>
              <w:t xml:space="preserve"> </w:t>
            </w:r>
            <w:r w:rsidR="00401C46" w:rsidRPr="00821731">
              <w:rPr>
                <w:color w:val="000000"/>
                <w:sz w:val="20"/>
                <w:szCs w:val="20"/>
              </w:rPr>
              <w:t>net</w:t>
            </w:r>
            <w:r w:rsidRPr="00821731">
              <w:rPr>
                <w:b w:val="0"/>
                <w:bCs w:val="0"/>
                <w:color w:val="000000"/>
                <w:sz w:val="20"/>
                <w:szCs w:val="20"/>
              </w:rPr>
              <w:t xml:space="preserve"> </w:t>
            </w:r>
          </w:p>
        </w:tc>
        <w:tc>
          <w:tcPr>
            <w:tcW w:w="238" w:type="pct"/>
            <w:tcBorders>
              <w:top w:val="single" w:sz="4" w:space="0" w:color="auto"/>
              <w:bottom w:val="double" w:sz="4" w:space="0" w:color="auto"/>
            </w:tcBorders>
            <w:shd w:val="clear" w:color="auto" w:fill="FFFFFF" w:themeFill="background1"/>
          </w:tcPr>
          <w:p w14:paraId="24A69890" w14:textId="77777777" w:rsidR="00C33EC7" w:rsidRPr="00BF2D0B" w:rsidRDefault="00C33EC7" w:rsidP="00C33EC7">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BF2D0B">
              <w:rPr>
                <w:color w:val="000000"/>
                <w:sz w:val="20"/>
                <w:szCs w:val="20"/>
              </w:rPr>
              <w:t>$</w:t>
            </w:r>
          </w:p>
        </w:tc>
        <w:tc>
          <w:tcPr>
            <w:tcW w:w="1522" w:type="pct"/>
            <w:tcBorders>
              <w:top w:val="single" w:sz="4" w:space="0" w:color="auto"/>
              <w:bottom w:val="double" w:sz="4" w:space="0" w:color="auto"/>
            </w:tcBorders>
            <w:shd w:val="clear" w:color="auto" w:fill="FFFFFF" w:themeFill="background1"/>
          </w:tcPr>
          <w:p w14:paraId="26378D5A" w14:textId="35303691" w:rsidR="00C33EC7" w:rsidRPr="00BF2D0B" w:rsidRDefault="00C33EC7" w:rsidP="00C33EC7">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701,853</w:t>
            </w:r>
          </w:p>
        </w:tc>
      </w:tr>
    </w:tbl>
    <w:p w14:paraId="331AE547" w14:textId="77777777" w:rsidR="00F90711" w:rsidRDefault="00F90711" w:rsidP="007B71F3">
      <w:pPr>
        <w:keepNext/>
        <w:jc w:val="both"/>
        <w:rPr>
          <w:bCs/>
          <w:sz w:val="20"/>
          <w:szCs w:val="20"/>
        </w:rPr>
      </w:pPr>
    </w:p>
    <w:p w14:paraId="3403E745" w14:textId="77777777" w:rsidR="000124E8" w:rsidRPr="00C53D85" w:rsidRDefault="000124E8" w:rsidP="0005659C">
      <w:pPr>
        <w:rPr>
          <w:rFonts w:eastAsia="Arial"/>
          <w:sz w:val="20"/>
          <w:szCs w:val="20"/>
        </w:rPr>
        <w:sectPr w:rsidR="000124E8" w:rsidRPr="00C53D85" w:rsidSect="0005659C">
          <w:type w:val="continuous"/>
          <w:pgSz w:w="12240" w:h="15840"/>
          <w:pgMar w:top="720" w:right="720" w:bottom="720" w:left="720" w:header="0" w:footer="360" w:gutter="0"/>
          <w:cols w:space="708"/>
          <w:docGrid w:linePitch="326"/>
        </w:sectPr>
      </w:pPr>
    </w:p>
    <w:p w14:paraId="5B92DE4E" w14:textId="60BE39F0" w:rsidR="004C4E05" w:rsidRPr="00C53D85" w:rsidRDefault="0058670E" w:rsidP="00395859">
      <w:pPr>
        <w:outlineLvl w:val="1"/>
        <w:rPr>
          <w:sz w:val="20"/>
          <w:szCs w:val="20"/>
        </w:rPr>
      </w:pPr>
      <w:bookmarkStart w:id="548" w:name="Section18"/>
      <w:bookmarkStart w:id="549" w:name="Section19"/>
      <w:bookmarkEnd w:id="548"/>
      <w:bookmarkEnd w:id="549"/>
      <w:r w:rsidRPr="00816372">
        <w:rPr>
          <w:b/>
          <w:sz w:val="20"/>
          <w:szCs w:val="20"/>
        </w:rPr>
        <w:t>1</w:t>
      </w:r>
      <w:ins w:id="550" w:author="Kyle Condon" w:date="2026-02-25T12:38:00Z" w16du:dateUtc="2026-02-25T19:38:00Z">
        <w:r w:rsidR="00821737">
          <w:rPr>
            <w:b/>
            <w:sz w:val="20"/>
            <w:szCs w:val="20"/>
          </w:rPr>
          <w:t>4</w:t>
        </w:r>
      </w:ins>
      <w:del w:id="551" w:author="Kyle Condon" w:date="2026-02-25T12:38:00Z" w16du:dateUtc="2026-02-25T19:38:00Z">
        <w:r w:rsidR="0002271E" w:rsidDel="00821737">
          <w:rPr>
            <w:b/>
            <w:sz w:val="20"/>
            <w:szCs w:val="20"/>
          </w:rPr>
          <w:delText>3</w:delText>
        </w:r>
      </w:del>
      <w:r w:rsidRPr="00816372">
        <w:rPr>
          <w:b/>
          <w:sz w:val="20"/>
          <w:szCs w:val="20"/>
        </w:rPr>
        <w:t xml:space="preserve">. </w:t>
      </w:r>
      <w:r w:rsidR="00974C29" w:rsidRPr="00816372">
        <w:rPr>
          <w:b/>
          <w:sz w:val="20"/>
          <w:szCs w:val="20"/>
        </w:rPr>
        <w:t>Equit</w:t>
      </w:r>
      <w:r w:rsidR="001D4EC1" w:rsidRPr="00816372">
        <w:rPr>
          <w:b/>
          <w:sz w:val="20"/>
          <w:szCs w:val="20"/>
        </w:rPr>
        <w:t>y</w:t>
      </w:r>
    </w:p>
    <w:p w14:paraId="5B92DE4F" w14:textId="77777777" w:rsidR="004C4E05" w:rsidRPr="00C53D85" w:rsidRDefault="004C4E05" w:rsidP="00395859">
      <w:pPr>
        <w:jc w:val="both"/>
        <w:rPr>
          <w:sz w:val="20"/>
          <w:szCs w:val="20"/>
        </w:rPr>
      </w:pPr>
    </w:p>
    <w:p w14:paraId="47ED8BF7" w14:textId="066CAA6C" w:rsidR="00ED30CF" w:rsidRPr="00FF6752" w:rsidRDefault="00FF6752" w:rsidP="00395859">
      <w:pPr>
        <w:jc w:val="both"/>
        <w:rPr>
          <w:sz w:val="20"/>
          <w:szCs w:val="20"/>
        </w:rPr>
      </w:pPr>
      <w:r>
        <w:rPr>
          <w:sz w:val="20"/>
          <w:szCs w:val="20"/>
        </w:rPr>
        <w:t>The Company</w:t>
      </w:r>
      <w:r w:rsidR="00602F04" w:rsidRPr="00FF6752">
        <w:rPr>
          <w:sz w:val="20"/>
          <w:szCs w:val="20"/>
        </w:rPr>
        <w:t xml:space="preserve"> executed a limited liability a</w:t>
      </w:r>
      <w:r w:rsidR="000D2A10" w:rsidRPr="00FF6752">
        <w:rPr>
          <w:sz w:val="20"/>
          <w:szCs w:val="20"/>
        </w:rPr>
        <w:t>greement</w:t>
      </w:r>
      <w:r w:rsidR="0058670E" w:rsidRPr="00FF6752">
        <w:rPr>
          <w:sz w:val="20"/>
          <w:szCs w:val="20"/>
        </w:rPr>
        <w:t xml:space="preserve"> dated </w:t>
      </w:r>
      <w:r w:rsidR="00E818FD" w:rsidRPr="00FF6752">
        <w:rPr>
          <w:sz w:val="20"/>
          <w:szCs w:val="20"/>
        </w:rPr>
        <w:t>August 8, 2022</w:t>
      </w:r>
      <w:r w:rsidR="00602F04" w:rsidRPr="00FF6752">
        <w:rPr>
          <w:sz w:val="20"/>
          <w:szCs w:val="20"/>
        </w:rPr>
        <w:t xml:space="preserve"> (the “Flow LLC Agreement”)</w:t>
      </w:r>
      <w:r w:rsidR="0058670E" w:rsidRPr="00FF6752">
        <w:rPr>
          <w:sz w:val="20"/>
          <w:szCs w:val="20"/>
        </w:rPr>
        <w:t xml:space="preserve">, </w:t>
      </w:r>
      <w:r w:rsidR="00602F04" w:rsidRPr="00FF6752">
        <w:rPr>
          <w:sz w:val="20"/>
          <w:szCs w:val="20"/>
        </w:rPr>
        <w:t xml:space="preserve">which </w:t>
      </w:r>
      <w:r w:rsidR="0058670E" w:rsidRPr="00FF6752">
        <w:rPr>
          <w:sz w:val="20"/>
          <w:szCs w:val="20"/>
        </w:rPr>
        <w:t>provide</w:t>
      </w:r>
      <w:r w:rsidR="00E818FD" w:rsidRPr="00FF6752">
        <w:rPr>
          <w:sz w:val="20"/>
          <w:szCs w:val="20"/>
        </w:rPr>
        <w:t>s</w:t>
      </w:r>
      <w:r w:rsidR="0058670E" w:rsidRPr="00FF6752">
        <w:rPr>
          <w:sz w:val="20"/>
          <w:szCs w:val="20"/>
        </w:rPr>
        <w:t xml:space="preserve"> for various levels of membership</w:t>
      </w:r>
      <w:r w:rsidR="001E45F4" w:rsidRPr="00FF6752">
        <w:rPr>
          <w:sz w:val="20"/>
          <w:szCs w:val="20"/>
        </w:rPr>
        <w:t xml:space="preserve"> in Flow Global Holdings, LLC</w:t>
      </w:r>
      <w:r w:rsidR="0058670E" w:rsidRPr="00FF6752">
        <w:rPr>
          <w:sz w:val="20"/>
          <w:szCs w:val="20"/>
        </w:rPr>
        <w:t>. Pursuant to</w:t>
      </w:r>
      <w:r w:rsidR="00E818FD" w:rsidRPr="00FF6752">
        <w:rPr>
          <w:sz w:val="20"/>
          <w:szCs w:val="20"/>
        </w:rPr>
        <w:t xml:space="preserve"> </w:t>
      </w:r>
      <w:r>
        <w:rPr>
          <w:sz w:val="20"/>
          <w:szCs w:val="20"/>
        </w:rPr>
        <w:t xml:space="preserve">the </w:t>
      </w:r>
      <w:r w:rsidR="00E818FD" w:rsidRPr="00FF6752">
        <w:rPr>
          <w:sz w:val="20"/>
          <w:szCs w:val="20"/>
        </w:rPr>
        <w:t>Flow LLC Agreement,</w:t>
      </w:r>
      <w:r w:rsidR="0058670E" w:rsidRPr="00FF6752">
        <w:rPr>
          <w:sz w:val="20"/>
          <w:szCs w:val="20"/>
        </w:rPr>
        <w:t xml:space="preserve"> the capital interests are transferable; however, transfers are subject to obtaining the prior written consent of the Company, with certain exceptions for transfers to affiliated parties. </w:t>
      </w:r>
    </w:p>
    <w:p w14:paraId="311C47B5" w14:textId="77777777" w:rsidR="00ED30CF" w:rsidRPr="00FF6752" w:rsidRDefault="00ED30CF" w:rsidP="00395859">
      <w:pPr>
        <w:jc w:val="both"/>
        <w:rPr>
          <w:sz w:val="20"/>
          <w:szCs w:val="20"/>
        </w:rPr>
      </w:pPr>
    </w:p>
    <w:p w14:paraId="4C163CBE" w14:textId="07C55AC6" w:rsidR="00ED30CF" w:rsidRDefault="00ED30CF" w:rsidP="00395859">
      <w:pPr>
        <w:jc w:val="both"/>
        <w:rPr>
          <w:sz w:val="20"/>
          <w:szCs w:val="20"/>
        </w:rPr>
      </w:pPr>
      <w:r w:rsidRPr="00FF6752">
        <w:rPr>
          <w:sz w:val="20"/>
          <w:szCs w:val="20"/>
        </w:rPr>
        <w:t xml:space="preserve">The Flow LLC Agreement authorizes the issuance of multiple classes of equity units, including (i) Common Units, (ii) Series A Preferred Units, </w:t>
      </w:r>
      <w:r w:rsidR="00C542A1">
        <w:rPr>
          <w:sz w:val="20"/>
          <w:szCs w:val="20"/>
        </w:rPr>
        <w:t xml:space="preserve">iii) </w:t>
      </w:r>
      <w:r w:rsidRPr="00FF6752">
        <w:rPr>
          <w:sz w:val="20"/>
          <w:szCs w:val="20"/>
        </w:rPr>
        <w:t xml:space="preserve">Series A-1 Preferred Units, and </w:t>
      </w:r>
      <w:r w:rsidR="00C542A1">
        <w:rPr>
          <w:sz w:val="20"/>
          <w:szCs w:val="20"/>
        </w:rPr>
        <w:t xml:space="preserve">iv) </w:t>
      </w:r>
      <w:r w:rsidRPr="00FF6752">
        <w:rPr>
          <w:sz w:val="20"/>
          <w:szCs w:val="20"/>
        </w:rPr>
        <w:t>Series Seed Preferred Units</w:t>
      </w:r>
      <w:r w:rsidR="00AA6E78">
        <w:rPr>
          <w:sz w:val="20"/>
          <w:szCs w:val="20"/>
        </w:rPr>
        <w:t xml:space="preserve"> (collectively with the Series A Preferred Units and Series A-1 Preferred Units</w:t>
      </w:r>
      <w:r w:rsidR="006C1C42">
        <w:rPr>
          <w:sz w:val="20"/>
          <w:szCs w:val="20"/>
        </w:rPr>
        <w:t xml:space="preserve">, </w:t>
      </w:r>
      <w:r w:rsidR="00AA6E78">
        <w:rPr>
          <w:sz w:val="20"/>
          <w:szCs w:val="20"/>
        </w:rPr>
        <w:t xml:space="preserve">the “Preferred Units”) </w:t>
      </w:r>
      <w:r w:rsidRPr="00FF6752">
        <w:rPr>
          <w:sz w:val="20"/>
          <w:szCs w:val="20"/>
        </w:rPr>
        <w:t>, and (</w:t>
      </w:r>
      <w:r w:rsidR="00C542A1">
        <w:rPr>
          <w:sz w:val="20"/>
          <w:szCs w:val="20"/>
        </w:rPr>
        <w:t>v</w:t>
      </w:r>
      <w:r w:rsidRPr="00FF6752">
        <w:rPr>
          <w:sz w:val="20"/>
          <w:szCs w:val="20"/>
        </w:rPr>
        <w:t xml:space="preserve">) </w:t>
      </w:r>
      <w:r w:rsidR="00CD5492">
        <w:rPr>
          <w:sz w:val="20"/>
          <w:szCs w:val="20"/>
        </w:rPr>
        <w:t>p</w:t>
      </w:r>
      <w:r w:rsidRPr="00FF6752">
        <w:rPr>
          <w:sz w:val="20"/>
          <w:szCs w:val="20"/>
        </w:rPr>
        <w:t xml:space="preserve">rofits </w:t>
      </w:r>
      <w:r w:rsidR="00CD5492">
        <w:rPr>
          <w:sz w:val="20"/>
          <w:szCs w:val="20"/>
        </w:rPr>
        <w:t>i</w:t>
      </w:r>
      <w:r w:rsidRPr="00FF6752">
        <w:rPr>
          <w:sz w:val="20"/>
          <w:szCs w:val="20"/>
        </w:rPr>
        <w:t xml:space="preserve">nterest </w:t>
      </w:r>
      <w:r w:rsidR="00CD5492">
        <w:rPr>
          <w:sz w:val="20"/>
          <w:szCs w:val="20"/>
        </w:rPr>
        <w:t>u</w:t>
      </w:r>
      <w:r w:rsidRPr="00FF6752">
        <w:rPr>
          <w:sz w:val="20"/>
          <w:szCs w:val="20"/>
        </w:rPr>
        <w:t xml:space="preserve">nits. Each </w:t>
      </w:r>
      <w:r w:rsidR="00B6097B" w:rsidRPr="00FF6752">
        <w:rPr>
          <w:sz w:val="20"/>
          <w:szCs w:val="20"/>
        </w:rPr>
        <w:t>unit</w:t>
      </w:r>
      <w:r w:rsidRPr="00FF6752">
        <w:rPr>
          <w:sz w:val="20"/>
          <w:szCs w:val="20"/>
        </w:rPr>
        <w:t xml:space="preserve"> carries specific economic rights, governance provisions, and restrictions as described in the Flow LLC Agreement.</w:t>
      </w:r>
    </w:p>
    <w:p w14:paraId="4531D05B" w14:textId="77777777" w:rsidR="00073EE1" w:rsidRPr="00FF6752" w:rsidRDefault="00073EE1" w:rsidP="00395859">
      <w:pPr>
        <w:jc w:val="both"/>
        <w:rPr>
          <w:sz w:val="20"/>
          <w:szCs w:val="20"/>
        </w:rPr>
      </w:pPr>
    </w:p>
    <w:p w14:paraId="6414974E" w14:textId="7D54A18B" w:rsidR="008C5B0B" w:rsidRPr="00FF6752" w:rsidRDefault="008C5B0B" w:rsidP="006348CD">
      <w:pPr>
        <w:jc w:val="both"/>
        <w:outlineLvl w:val="2"/>
        <w:rPr>
          <w:b/>
          <w:bCs/>
          <w:i/>
          <w:sz w:val="20"/>
          <w:szCs w:val="20"/>
        </w:rPr>
      </w:pPr>
      <w:r w:rsidRPr="00FF6752">
        <w:rPr>
          <w:b/>
          <w:bCs/>
          <w:i/>
          <w:sz w:val="20"/>
          <w:szCs w:val="20"/>
        </w:rPr>
        <w:t>Common Membership Units</w:t>
      </w:r>
    </w:p>
    <w:p w14:paraId="29C778B6" w14:textId="77777777" w:rsidR="008C5B0B" w:rsidRPr="00FF6752" w:rsidRDefault="008C5B0B" w:rsidP="008C5B0B">
      <w:pPr>
        <w:jc w:val="both"/>
        <w:rPr>
          <w:bCs/>
          <w:i/>
          <w:sz w:val="20"/>
          <w:szCs w:val="20"/>
          <w:u w:val="single"/>
        </w:rPr>
      </w:pPr>
    </w:p>
    <w:p w14:paraId="0816A169" w14:textId="5ECF1DD0" w:rsidR="008C5B0B" w:rsidRPr="008C5B0B" w:rsidRDefault="008C5B0B" w:rsidP="008C5B0B">
      <w:pPr>
        <w:jc w:val="both"/>
        <w:rPr>
          <w:sz w:val="20"/>
          <w:szCs w:val="20"/>
          <w:highlight w:val="yellow"/>
        </w:rPr>
      </w:pPr>
      <w:r w:rsidRPr="00FF6752">
        <w:rPr>
          <w:sz w:val="20"/>
          <w:szCs w:val="20"/>
        </w:rPr>
        <w:t xml:space="preserve">Each </w:t>
      </w:r>
      <w:r w:rsidR="00335F06">
        <w:rPr>
          <w:sz w:val="20"/>
          <w:szCs w:val="20"/>
        </w:rPr>
        <w:t xml:space="preserve">holder of a </w:t>
      </w:r>
      <w:r w:rsidRPr="00FF6752">
        <w:rPr>
          <w:sz w:val="20"/>
          <w:szCs w:val="20"/>
        </w:rPr>
        <w:t>Common</w:t>
      </w:r>
      <w:r w:rsidR="00335F06">
        <w:rPr>
          <w:sz w:val="20"/>
          <w:szCs w:val="20"/>
        </w:rPr>
        <w:t xml:space="preserve"> U</w:t>
      </w:r>
      <w:r w:rsidRPr="00FF6752">
        <w:rPr>
          <w:sz w:val="20"/>
          <w:szCs w:val="20"/>
        </w:rPr>
        <w:t xml:space="preserve">nit </w:t>
      </w:r>
      <w:r w:rsidR="00335F06">
        <w:rPr>
          <w:sz w:val="20"/>
          <w:szCs w:val="20"/>
        </w:rPr>
        <w:t xml:space="preserve">(the “Common Membership Unitholder(s)”) </w:t>
      </w:r>
      <w:r w:rsidRPr="00FF6752">
        <w:rPr>
          <w:sz w:val="20"/>
          <w:szCs w:val="20"/>
        </w:rPr>
        <w:t>is entitled to one vote per unit, and to receive dividends when, as, and if declared by the Board</w:t>
      </w:r>
      <w:del w:id="552" w:author="Kyle Condon" w:date="2026-02-25T12:49:00Z" w16du:dateUtc="2026-02-25T19:49:00Z">
        <w:r w:rsidRPr="00FF6752" w:rsidDel="007C1582">
          <w:rPr>
            <w:sz w:val="20"/>
            <w:szCs w:val="20"/>
          </w:rPr>
          <w:delText xml:space="preserve"> of Managers</w:delText>
        </w:r>
      </w:del>
      <w:r w:rsidRPr="00FF6752">
        <w:rPr>
          <w:sz w:val="20"/>
          <w:szCs w:val="20"/>
        </w:rPr>
        <w:t xml:space="preserve">, and, upon liquidation or dissolution, is entitled to receive all assets available for distribution to </w:t>
      </w:r>
      <w:r w:rsidR="00335F06">
        <w:rPr>
          <w:sz w:val="20"/>
          <w:szCs w:val="20"/>
        </w:rPr>
        <w:t>the C</w:t>
      </w:r>
      <w:r w:rsidR="00F45A57">
        <w:rPr>
          <w:sz w:val="20"/>
          <w:szCs w:val="20"/>
        </w:rPr>
        <w:t xml:space="preserve">ommon </w:t>
      </w:r>
      <w:r w:rsidR="00335F06">
        <w:rPr>
          <w:sz w:val="20"/>
          <w:szCs w:val="20"/>
        </w:rPr>
        <w:t>M</w:t>
      </w:r>
      <w:r w:rsidRPr="00FF6752">
        <w:rPr>
          <w:sz w:val="20"/>
          <w:szCs w:val="20"/>
        </w:rPr>
        <w:t xml:space="preserve">embership </w:t>
      </w:r>
      <w:r w:rsidR="00335F06">
        <w:rPr>
          <w:sz w:val="20"/>
          <w:szCs w:val="20"/>
        </w:rPr>
        <w:t>U</w:t>
      </w:r>
      <w:r w:rsidRPr="00FF6752">
        <w:rPr>
          <w:sz w:val="20"/>
          <w:szCs w:val="20"/>
        </w:rPr>
        <w:t>nitholders.</w:t>
      </w:r>
      <w:r w:rsidRPr="008C5B0B">
        <w:rPr>
          <w:sz w:val="20"/>
          <w:szCs w:val="20"/>
        </w:rPr>
        <w:t xml:space="preserve"> The </w:t>
      </w:r>
      <w:r w:rsidR="00335F06">
        <w:rPr>
          <w:sz w:val="20"/>
          <w:szCs w:val="20"/>
        </w:rPr>
        <w:t>Common Membership Unith</w:t>
      </w:r>
      <w:r w:rsidRPr="008C5B0B">
        <w:rPr>
          <w:sz w:val="20"/>
          <w:szCs w:val="20"/>
        </w:rPr>
        <w:t xml:space="preserve">olders have no preemptive or other subscription rights and there are no redemption or sinking fund provisions with respect to </w:t>
      </w:r>
      <w:r w:rsidR="00335F06">
        <w:rPr>
          <w:sz w:val="20"/>
          <w:szCs w:val="20"/>
        </w:rPr>
        <w:t>their Common Units</w:t>
      </w:r>
      <w:r w:rsidRPr="008C5B0B">
        <w:rPr>
          <w:sz w:val="20"/>
          <w:szCs w:val="20"/>
        </w:rPr>
        <w:t>. As of December 31, 2024,</w:t>
      </w:r>
      <w:r w:rsidR="00BE548D" w:rsidRPr="00EE23A0">
        <w:rPr>
          <w:sz w:val="20"/>
          <w:szCs w:val="20"/>
        </w:rPr>
        <w:t xml:space="preserve"> the Company </w:t>
      </w:r>
      <w:r w:rsidRPr="008C5B0B">
        <w:rPr>
          <w:sz w:val="20"/>
          <w:szCs w:val="20"/>
        </w:rPr>
        <w:t xml:space="preserve">is authorized to issue up to </w:t>
      </w:r>
      <w:r w:rsidR="00EE23A0" w:rsidRPr="00EE23A0">
        <w:rPr>
          <w:sz w:val="20"/>
          <w:szCs w:val="20"/>
        </w:rPr>
        <w:t xml:space="preserve">183,750,000 </w:t>
      </w:r>
      <w:sdt>
        <w:sdtPr>
          <w:rPr>
            <w:sz w:val="20"/>
            <w:szCs w:val="20"/>
          </w:rPr>
          <w:tag w:val="goog_rdk_57"/>
          <w:id w:val="1756084852"/>
        </w:sdtPr>
        <w:sdtEndPr/>
        <w:sdtContent/>
      </w:sdt>
      <w:r w:rsidRPr="008C5B0B">
        <w:rPr>
          <w:sz w:val="20"/>
          <w:szCs w:val="20"/>
        </w:rPr>
        <w:t xml:space="preserve">Common </w:t>
      </w:r>
      <w:r w:rsidR="00335F06">
        <w:rPr>
          <w:sz w:val="20"/>
          <w:szCs w:val="20"/>
        </w:rPr>
        <w:t>U</w:t>
      </w:r>
      <w:r w:rsidRPr="008C5B0B">
        <w:rPr>
          <w:sz w:val="20"/>
          <w:szCs w:val="20"/>
        </w:rPr>
        <w:t xml:space="preserve">nits. Included within the authorized Common </w:t>
      </w:r>
      <w:r w:rsidR="00335F06">
        <w:rPr>
          <w:sz w:val="20"/>
          <w:szCs w:val="20"/>
        </w:rPr>
        <w:t>U</w:t>
      </w:r>
      <w:r w:rsidRPr="008C5B0B">
        <w:rPr>
          <w:sz w:val="20"/>
          <w:szCs w:val="20"/>
        </w:rPr>
        <w:t xml:space="preserve">nits </w:t>
      </w:r>
      <w:r w:rsidR="001E45F4">
        <w:rPr>
          <w:sz w:val="20"/>
          <w:szCs w:val="20"/>
        </w:rPr>
        <w:t xml:space="preserve">of Flow Global Holdings, LLC </w:t>
      </w:r>
      <w:r w:rsidRPr="008C5B0B">
        <w:rPr>
          <w:sz w:val="20"/>
          <w:szCs w:val="20"/>
        </w:rPr>
        <w:t xml:space="preserve">are </w:t>
      </w:r>
      <w:r w:rsidR="001E45F4">
        <w:rPr>
          <w:sz w:val="20"/>
          <w:szCs w:val="20"/>
        </w:rPr>
        <w:t xml:space="preserve">as </w:t>
      </w:r>
      <w:r w:rsidRPr="008C5B0B">
        <w:rPr>
          <w:sz w:val="20"/>
          <w:szCs w:val="20"/>
        </w:rPr>
        <w:t>the following:</w:t>
      </w:r>
    </w:p>
    <w:p w14:paraId="673AF888" w14:textId="77777777" w:rsidR="008C5B0B" w:rsidRPr="008C5B0B" w:rsidRDefault="008C5B0B" w:rsidP="008C5B0B">
      <w:pPr>
        <w:jc w:val="both"/>
        <w:rPr>
          <w:sz w:val="20"/>
          <w:szCs w:val="20"/>
          <w:highlight w:val="yellow"/>
        </w:rPr>
      </w:pPr>
    </w:p>
    <w:p w14:paraId="1D88649B" w14:textId="1080B6B1" w:rsidR="009138A4" w:rsidRDefault="008C5B0B" w:rsidP="008C5B0B">
      <w:pPr>
        <w:numPr>
          <w:ilvl w:val="1"/>
          <w:numId w:val="24"/>
        </w:numPr>
        <w:jc w:val="both"/>
        <w:rPr>
          <w:sz w:val="20"/>
          <w:szCs w:val="20"/>
        </w:rPr>
      </w:pPr>
      <w:r w:rsidRPr="008C5B0B">
        <w:rPr>
          <w:sz w:val="20"/>
          <w:szCs w:val="20"/>
        </w:rPr>
        <w:t>1</w:t>
      </w:r>
      <w:r w:rsidR="001E45F4" w:rsidRPr="00BC1D12">
        <w:rPr>
          <w:sz w:val="20"/>
          <w:szCs w:val="20"/>
        </w:rPr>
        <w:t xml:space="preserve">05,000,000 </w:t>
      </w:r>
      <w:r w:rsidRPr="008C5B0B">
        <w:rPr>
          <w:sz w:val="20"/>
          <w:szCs w:val="20"/>
        </w:rPr>
        <w:t xml:space="preserve">Common </w:t>
      </w:r>
      <w:r w:rsidR="006A57E6">
        <w:rPr>
          <w:sz w:val="20"/>
          <w:szCs w:val="20"/>
        </w:rPr>
        <w:t>U</w:t>
      </w:r>
      <w:r w:rsidRPr="008C5B0B">
        <w:rPr>
          <w:sz w:val="20"/>
          <w:szCs w:val="20"/>
        </w:rPr>
        <w:t>nits issued and outstanding as of December 31, 2024</w:t>
      </w:r>
      <w:r w:rsidR="009138A4">
        <w:rPr>
          <w:sz w:val="20"/>
          <w:szCs w:val="20"/>
        </w:rPr>
        <w:t>;</w:t>
      </w:r>
    </w:p>
    <w:p w14:paraId="22763D0A" w14:textId="119EEF63" w:rsidR="006A55CF" w:rsidRPr="00D6074D" w:rsidRDefault="00E90131" w:rsidP="008C5B0B">
      <w:pPr>
        <w:numPr>
          <w:ilvl w:val="1"/>
          <w:numId w:val="24"/>
        </w:numPr>
        <w:jc w:val="both"/>
        <w:rPr>
          <w:sz w:val="20"/>
          <w:szCs w:val="20"/>
        </w:rPr>
      </w:pPr>
      <w:r w:rsidRPr="00BC1D12">
        <w:rPr>
          <w:rFonts w:eastAsia="Arial"/>
          <w:color w:val="000000"/>
          <w:sz w:val="20"/>
          <w:szCs w:val="20"/>
        </w:rPr>
        <w:t xml:space="preserve">70,000,000 </w:t>
      </w:r>
      <w:r w:rsidR="006A55CF" w:rsidRPr="00BC1D12">
        <w:rPr>
          <w:rFonts w:eastAsia="Arial"/>
          <w:color w:val="000000"/>
          <w:sz w:val="20"/>
          <w:szCs w:val="20"/>
        </w:rPr>
        <w:t xml:space="preserve">Common </w:t>
      </w:r>
      <w:r w:rsidR="006A57E6">
        <w:rPr>
          <w:rFonts w:eastAsia="Arial"/>
          <w:color w:val="000000"/>
          <w:sz w:val="20"/>
          <w:szCs w:val="20"/>
        </w:rPr>
        <w:t xml:space="preserve">Units </w:t>
      </w:r>
      <w:r w:rsidR="006A55CF" w:rsidRPr="00BC1D12">
        <w:rPr>
          <w:rFonts w:eastAsia="Arial"/>
          <w:color w:val="000000"/>
          <w:sz w:val="20"/>
          <w:szCs w:val="20"/>
        </w:rPr>
        <w:t xml:space="preserve">as of December 31, 2024, which are reserved for issuance upon conversion of Preferred </w:t>
      </w:r>
      <w:r w:rsidR="006A57E6">
        <w:rPr>
          <w:rFonts w:eastAsia="Arial"/>
          <w:color w:val="000000"/>
          <w:sz w:val="20"/>
          <w:szCs w:val="20"/>
        </w:rPr>
        <w:t>U</w:t>
      </w:r>
      <w:r w:rsidR="006A55CF" w:rsidRPr="00BC1D12">
        <w:rPr>
          <w:rFonts w:eastAsia="Arial"/>
          <w:color w:val="000000"/>
          <w:sz w:val="20"/>
          <w:szCs w:val="20"/>
        </w:rPr>
        <w:t>nits</w:t>
      </w:r>
      <w:r w:rsidR="009138A4">
        <w:rPr>
          <w:rFonts w:eastAsia="Arial"/>
          <w:color w:val="000000"/>
          <w:sz w:val="20"/>
          <w:szCs w:val="20"/>
        </w:rPr>
        <w:t>, and</w:t>
      </w:r>
    </w:p>
    <w:p w14:paraId="0B0B6321" w14:textId="20416768" w:rsidR="009138A4" w:rsidRPr="008C5B0B" w:rsidRDefault="009138A4" w:rsidP="009138A4">
      <w:pPr>
        <w:numPr>
          <w:ilvl w:val="1"/>
          <w:numId w:val="24"/>
        </w:numPr>
        <w:jc w:val="both"/>
        <w:rPr>
          <w:sz w:val="20"/>
          <w:szCs w:val="20"/>
        </w:rPr>
      </w:pPr>
      <w:r w:rsidRPr="00BC1D12">
        <w:rPr>
          <w:sz w:val="20"/>
          <w:szCs w:val="20"/>
        </w:rPr>
        <w:t xml:space="preserve">8,750,000 </w:t>
      </w:r>
      <w:r w:rsidRPr="008C5B0B">
        <w:rPr>
          <w:sz w:val="20"/>
          <w:szCs w:val="20"/>
        </w:rPr>
        <w:t xml:space="preserve">Common </w:t>
      </w:r>
      <w:r w:rsidR="006A57E6">
        <w:rPr>
          <w:sz w:val="20"/>
          <w:szCs w:val="20"/>
        </w:rPr>
        <w:t xml:space="preserve">Units </w:t>
      </w:r>
      <w:r w:rsidRPr="008C5B0B">
        <w:rPr>
          <w:sz w:val="20"/>
          <w:szCs w:val="20"/>
        </w:rPr>
        <w:t>available to be issued as of December 31, 2024</w:t>
      </w:r>
    </w:p>
    <w:p w14:paraId="27C8E033" w14:textId="77777777" w:rsidR="008C5B0B" w:rsidRDefault="008C5B0B" w:rsidP="00395859">
      <w:pPr>
        <w:jc w:val="both"/>
        <w:rPr>
          <w:sz w:val="20"/>
          <w:szCs w:val="20"/>
        </w:rPr>
      </w:pPr>
    </w:p>
    <w:p w14:paraId="41D3EF2F" w14:textId="24BDCDC9" w:rsidR="005D327F" w:rsidRPr="00E2562C" w:rsidRDefault="005D327F" w:rsidP="006348CD">
      <w:pPr>
        <w:jc w:val="both"/>
        <w:outlineLvl w:val="2"/>
        <w:rPr>
          <w:b/>
          <w:bCs/>
          <w:i/>
          <w:sz w:val="20"/>
          <w:szCs w:val="20"/>
        </w:rPr>
      </w:pPr>
      <w:r w:rsidRPr="00E2562C">
        <w:rPr>
          <w:b/>
          <w:bCs/>
          <w:i/>
          <w:sz w:val="20"/>
          <w:szCs w:val="20"/>
        </w:rPr>
        <w:t>Preferred Membership Units</w:t>
      </w:r>
    </w:p>
    <w:p w14:paraId="3209ECF3" w14:textId="77777777" w:rsidR="005D327F" w:rsidRPr="00ED30CF" w:rsidRDefault="005D327F" w:rsidP="00395859">
      <w:pPr>
        <w:jc w:val="both"/>
        <w:rPr>
          <w:sz w:val="20"/>
          <w:szCs w:val="20"/>
        </w:rPr>
      </w:pPr>
    </w:p>
    <w:p w14:paraId="650C83C9" w14:textId="433FE879" w:rsidR="005D327F" w:rsidRPr="005D327F" w:rsidRDefault="003A4A6A" w:rsidP="005D327F">
      <w:pPr>
        <w:jc w:val="both"/>
        <w:rPr>
          <w:sz w:val="20"/>
          <w:szCs w:val="20"/>
        </w:rPr>
      </w:pPr>
      <w:r>
        <w:rPr>
          <w:sz w:val="20"/>
          <w:szCs w:val="20"/>
        </w:rPr>
        <w:t xml:space="preserve">Holders of the </w:t>
      </w:r>
      <w:r w:rsidR="006C1C42">
        <w:rPr>
          <w:sz w:val="20"/>
          <w:szCs w:val="20"/>
        </w:rPr>
        <w:t>Preferred Units</w:t>
      </w:r>
      <w:r w:rsidR="005D327F" w:rsidRPr="005D327F">
        <w:rPr>
          <w:sz w:val="20"/>
          <w:szCs w:val="20"/>
        </w:rPr>
        <w:t xml:space="preserve"> generally vote together with Common </w:t>
      </w:r>
      <w:r>
        <w:rPr>
          <w:sz w:val="20"/>
          <w:szCs w:val="20"/>
        </w:rPr>
        <w:t>Membership Unit</w:t>
      </w:r>
      <w:r w:rsidR="005D327F" w:rsidRPr="005D327F">
        <w:rPr>
          <w:sz w:val="20"/>
          <w:szCs w:val="20"/>
        </w:rPr>
        <w:t xml:space="preserve">holders on an as-converted basis, with one vote per unit, unless a separate class vote is required. Certain protective provisions grant the </w:t>
      </w:r>
      <w:r>
        <w:rPr>
          <w:sz w:val="20"/>
          <w:szCs w:val="20"/>
        </w:rPr>
        <w:t xml:space="preserve">holders of </w:t>
      </w:r>
      <w:r w:rsidR="006C1C42">
        <w:rPr>
          <w:sz w:val="20"/>
          <w:szCs w:val="20"/>
        </w:rPr>
        <w:t>Preferred Units</w:t>
      </w:r>
      <w:r w:rsidR="00A134E2">
        <w:rPr>
          <w:sz w:val="20"/>
          <w:szCs w:val="20"/>
        </w:rPr>
        <w:t xml:space="preserve">, </w:t>
      </w:r>
      <w:r w:rsidR="005D327F" w:rsidRPr="005D327F">
        <w:rPr>
          <w:sz w:val="20"/>
          <w:szCs w:val="20"/>
        </w:rPr>
        <w:t>specifically those holding a majority of such units</w:t>
      </w:r>
      <w:r w:rsidR="00A134E2">
        <w:rPr>
          <w:sz w:val="20"/>
          <w:szCs w:val="20"/>
        </w:rPr>
        <w:t xml:space="preserve">, </w:t>
      </w:r>
      <w:r w:rsidR="005D327F" w:rsidRPr="005D327F">
        <w:rPr>
          <w:sz w:val="20"/>
          <w:szCs w:val="20"/>
        </w:rPr>
        <w:t xml:space="preserve">approval rights over significant corporate actions, including amendments to the LLC Agreement, issuances of senior or pari passu securities, and liquidation or merger transactions. In addition, the </w:t>
      </w:r>
      <w:r>
        <w:rPr>
          <w:sz w:val="20"/>
          <w:szCs w:val="20"/>
        </w:rPr>
        <w:t>majority unitholder of the Preferred Units</w:t>
      </w:r>
      <w:r w:rsidR="005D327F" w:rsidRPr="005D327F">
        <w:rPr>
          <w:sz w:val="20"/>
          <w:szCs w:val="20"/>
        </w:rPr>
        <w:t>, retains the right to designate a representative to the Board</w:t>
      </w:r>
      <w:r w:rsidR="005D327F">
        <w:rPr>
          <w:sz w:val="20"/>
          <w:szCs w:val="20"/>
        </w:rPr>
        <w:t>.</w:t>
      </w:r>
    </w:p>
    <w:p w14:paraId="7F099AC3" w14:textId="77777777" w:rsidR="005D327F" w:rsidRDefault="005D327F" w:rsidP="005D327F">
      <w:pPr>
        <w:jc w:val="both"/>
        <w:rPr>
          <w:sz w:val="20"/>
          <w:szCs w:val="20"/>
        </w:rPr>
      </w:pPr>
    </w:p>
    <w:p w14:paraId="2C2893D5" w14:textId="24C73C64" w:rsidR="005D327F" w:rsidRPr="005D327F" w:rsidRDefault="005D327F" w:rsidP="005D327F">
      <w:pPr>
        <w:jc w:val="both"/>
        <w:rPr>
          <w:sz w:val="20"/>
          <w:szCs w:val="20"/>
        </w:rPr>
      </w:pPr>
      <w:r w:rsidRPr="005D327F">
        <w:rPr>
          <w:sz w:val="20"/>
          <w:szCs w:val="20"/>
        </w:rPr>
        <w:t xml:space="preserve">Economically, </w:t>
      </w:r>
      <w:r w:rsidR="006C1C42">
        <w:rPr>
          <w:sz w:val="20"/>
          <w:szCs w:val="20"/>
        </w:rPr>
        <w:t xml:space="preserve">the </w:t>
      </w:r>
      <w:r w:rsidRPr="005D327F">
        <w:rPr>
          <w:sz w:val="20"/>
          <w:szCs w:val="20"/>
        </w:rPr>
        <w:t xml:space="preserve">Preferred Units are entitled to a cumulative preferred return </w:t>
      </w:r>
      <w:r w:rsidR="00254F0E">
        <w:rPr>
          <w:sz w:val="20"/>
          <w:szCs w:val="20"/>
        </w:rPr>
        <w:t>not to exceed 8</w:t>
      </w:r>
      <w:r w:rsidRPr="005D327F">
        <w:rPr>
          <w:sz w:val="20"/>
          <w:szCs w:val="20"/>
        </w:rPr>
        <w:t xml:space="preserve">% per annum, compounded annually, on their unreturned capital contributions. This return accrues regardless of whether distributions are declared and becomes payable upon a liquidation event, redemption, or qualifying distribution. In the event of </w:t>
      </w:r>
      <w:r w:rsidRPr="003438B6">
        <w:rPr>
          <w:sz w:val="20"/>
          <w:szCs w:val="20"/>
        </w:rPr>
        <w:t>a deemed liquidation event,</w:t>
      </w:r>
      <w:r>
        <w:rPr>
          <w:sz w:val="20"/>
          <w:szCs w:val="20"/>
        </w:rPr>
        <w:t xml:space="preserve"> </w:t>
      </w:r>
      <w:r w:rsidRPr="005D327F">
        <w:rPr>
          <w:sz w:val="20"/>
          <w:szCs w:val="20"/>
        </w:rPr>
        <w:t>which includes certain mergers, sales of substantially all assets, or similar corporate transactions</w:t>
      </w:r>
      <w:r>
        <w:rPr>
          <w:sz w:val="20"/>
          <w:szCs w:val="20"/>
        </w:rPr>
        <w:t xml:space="preserve">, </w:t>
      </w:r>
      <w:r w:rsidR="003B2E0A">
        <w:rPr>
          <w:sz w:val="20"/>
          <w:szCs w:val="20"/>
        </w:rPr>
        <w:t xml:space="preserve">holders of </w:t>
      </w:r>
      <w:r w:rsidRPr="005D327F">
        <w:rPr>
          <w:sz w:val="20"/>
          <w:szCs w:val="20"/>
        </w:rPr>
        <w:t>Preferred Unit</w:t>
      </w:r>
      <w:r w:rsidR="006C1C42">
        <w:rPr>
          <w:sz w:val="20"/>
          <w:szCs w:val="20"/>
        </w:rPr>
        <w:t>s</w:t>
      </w:r>
      <w:r w:rsidRPr="005D327F">
        <w:rPr>
          <w:sz w:val="20"/>
          <w:szCs w:val="20"/>
        </w:rPr>
        <w:t xml:space="preserve"> are entitled to receive a liquidation preference equal to their unreturned capital contributions plus any accrued and unpaid preferred return, before any distributions are made to Common </w:t>
      </w:r>
      <w:r w:rsidR="003B2E0A">
        <w:rPr>
          <w:sz w:val="20"/>
          <w:szCs w:val="20"/>
        </w:rPr>
        <w:t>Membership Unit</w:t>
      </w:r>
      <w:r w:rsidRPr="005D327F">
        <w:rPr>
          <w:sz w:val="20"/>
          <w:szCs w:val="20"/>
        </w:rPr>
        <w:t>holders. Following satisfaction of these preferences, remaining proceeds are distributed pro rata on an as-converted basis unless the Preferred Units convert prior to the event.</w:t>
      </w:r>
    </w:p>
    <w:p w14:paraId="7A842664" w14:textId="77777777" w:rsidR="005D327F" w:rsidRDefault="005D327F" w:rsidP="005D327F">
      <w:pPr>
        <w:jc w:val="both"/>
        <w:rPr>
          <w:sz w:val="20"/>
          <w:szCs w:val="20"/>
        </w:rPr>
      </w:pPr>
    </w:p>
    <w:p w14:paraId="2BBC15BE" w14:textId="4E6107B6" w:rsidR="005D327F" w:rsidRPr="005D327F" w:rsidRDefault="005D327F" w:rsidP="005D327F">
      <w:pPr>
        <w:jc w:val="both"/>
        <w:rPr>
          <w:sz w:val="20"/>
          <w:szCs w:val="20"/>
        </w:rPr>
      </w:pPr>
      <w:r w:rsidRPr="005D327F">
        <w:rPr>
          <w:sz w:val="20"/>
          <w:szCs w:val="20"/>
        </w:rPr>
        <w:t xml:space="preserve">Preferred Units are convertible into Common Units at the option of the holder at any time and automatically convert upon a </w:t>
      </w:r>
      <w:r>
        <w:rPr>
          <w:sz w:val="20"/>
          <w:szCs w:val="20"/>
        </w:rPr>
        <w:t>q</w:t>
      </w:r>
      <w:r w:rsidRPr="005D327F">
        <w:rPr>
          <w:sz w:val="20"/>
          <w:szCs w:val="20"/>
        </w:rPr>
        <w:t xml:space="preserve">ualified </w:t>
      </w:r>
      <w:r>
        <w:rPr>
          <w:sz w:val="20"/>
          <w:szCs w:val="20"/>
        </w:rPr>
        <w:t xml:space="preserve">initial public offering </w:t>
      </w:r>
      <w:r w:rsidRPr="005D327F">
        <w:rPr>
          <w:sz w:val="20"/>
          <w:szCs w:val="20"/>
        </w:rPr>
        <w:t xml:space="preserve">or liquidation event where conversion results in a higher distribution. The initial conversion ratio is 1:1, subject to customary anti-dilution protections, including adjustments for issuances below the original issue price. The </w:t>
      </w:r>
      <w:r>
        <w:rPr>
          <w:sz w:val="20"/>
          <w:szCs w:val="20"/>
        </w:rPr>
        <w:t xml:space="preserve">Flow </w:t>
      </w:r>
      <w:r w:rsidRPr="005D327F">
        <w:rPr>
          <w:sz w:val="20"/>
          <w:szCs w:val="20"/>
        </w:rPr>
        <w:t>LLC Agreement also provides for optional redemption rights under which, after a specified holding period, a majority of the Series A Preferred Unit holders may require the Company to redeem their units, subject to legally available funds and potential installment payments with interest.</w:t>
      </w:r>
    </w:p>
    <w:p w14:paraId="3817E0C4" w14:textId="77777777" w:rsidR="003A4A6A" w:rsidRDefault="003A4A6A" w:rsidP="005D327F">
      <w:pPr>
        <w:jc w:val="both"/>
        <w:rPr>
          <w:sz w:val="20"/>
          <w:szCs w:val="20"/>
        </w:rPr>
      </w:pPr>
    </w:p>
    <w:p w14:paraId="699AD8D0" w14:textId="184DCB78" w:rsidR="005D327F" w:rsidRDefault="003A4A6A" w:rsidP="005D327F">
      <w:pPr>
        <w:jc w:val="both"/>
        <w:rPr>
          <w:sz w:val="20"/>
          <w:szCs w:val="20"/>
        </w:rPr>
      </w:pPr>
      <w:r>
        <w:rPr>
          <w:sz w:val="20"/>
          <w:szCs w:val="20"/>
        </w:rPr>
        <w:lastRenderedPageBreak/>
        <w:t>D</w:t>
      </w:r>
      <w:r w:rsidR="005D327F" w:rsidRPr="005D327F">
        <w:rPr>
          <w:sz w:val="20"/>
          <w:szCs w:val="20"/>
        </w:rPr>
        <w:t>ividends on Preferred Units are non-cumulative and payable only if and when declared by the Board. If declared, dividends are distributed in preference to Common Units based on each unit’s original issue price. However, unless otherwise expressly agreed, unpaid dividends do not accrue beyond the cumulative preferred return framework.</w:t>
      </w:r>
    </w:p>
    <w:p w14:paraId="13213243" w14:textId="77777777" w:rsidR="00A24C58" w:rsidRDefault="00A24C58" w:rsidP="005D327F">
      <w:pPr>
        <w:jc w:val="both"/>
        <w:rPr>
          <w:sz w:val="20"/>
          <w:szCs w:val="20"/>
        </w:rPr>
      </w:pPr>
    </w:p>
    <w:p w14:paraId="53549486" w14:textId="2FBA1D0C" w:rsidR="00B6097B" w:rsidRDefault="00B6097B" w:rsidP="00B6097B">
      <w:pPr>
        <w:jc w:val="both"/>
        <w:rPr>
          <w:sz w:val="20"/>
          <w:szCs w:val="20"/>
        </w:rPr>
      </w:pPr>
      <w:r>
        <w:rPr>
          <w:sz w:val="20"/>
          <w:szCs w:val="20"/>
        </w:rPr>
        <w:t xml:space="preserve">As of December 31, 2024, the Company </w:t>
      </w:r>
      <w:r w:rsidR="00EE23A0">
        <w:rPr>
          <w:sz w:val="20"/>
          <w:szCs w:val="20"/>
        </w:rPr>
        <w:t>is authorized to issue</w:t>
      </w:r>
      <w:r w:rsidR="007A62E6">
        <w:rPr>
          <w:sz w:val="20"/>
          <w:szCs w:val="20"/>
        </w:rPr>
        <w:t xml:space="preserve"> </w:t>
      </w:r>
      <w:r w:rsidR="00EE23A0">
        <w:rPr>
          <w:sz w:val="20"/>
          <w:szCs w:val="20"/>
        </w:rPr>
        <w:t xml:space="preserve">70,000,000 Preferred Units, comprised of 35,000,000 Series A Preferred Units, 32,000,000 </w:t>
      </w:r>
      <w:r w:rsidR="00BC1D12">
        <w:rPr>
          <w:sz w:val="20"/>
          <w:szCs w:val="20"/>
        </w:rPr>
        <w:t>Series</w:t>
      </w:r>
      <w:r w:rsidR="00EE23A0">
        <w:rPr>
          <w:sz w:val="20"/>
          <w:szCs w:val="20"/>
        </w:rPr>
        <w:t xml:space="preserve"> A-1 Preferred Units, and 3,000,000 Series Seed Preferred Units. </w:t>
      </w:r>
    </w:p>
    <w:p w14:paraId="3376DD5C" w14:textId="77777777" w:rsidR="00E52B44" w:rsidRDefault="00E52B44" w:rsidP="00B6097B">
      <w:pPr>
        <w:jc w:val="both"/>
        <w:rPr>
          <w:sz w:val="20"/>
          <w:szCs w:val="20"/>
        </w:rPr>
      </w:pPr>
    </w:p>
    <w:p w14:paraId="611597FD" w14:textId="77777777" w:rsidR="00E90131" w:rsidRDefault="00E90131" w:rsidP="00B6097B">
      <w:pPr>
        <w:jc w:val="both"/>
        <w:rPr>
          <w:sz w:val="20"/>
          <w:szCs w:val="20"/>
        </w:rPr>
      </w:pPr>
      <w:r>
        <w:rPr>
          <w:sz w:val="20"/>
          <w:szCs w:val="20"/>
        </w:rPr>
        <w:t xml:space="preserve">As of December 31, 2024, the number of units issued and outstanding were as follows: </w:t>
      </w:r>
    </w:p>
    <w:p w14:paraId="7B09BAC7" w14:textId="77777777" w:rsidR="00E90131" w:rsidRDefault="00E90131" w:rsidP="00B6097B">
      <w:pPr>
        <w:jc w:val="both"/>
        <w:rPr>
          <w:sz w:val="20"/>
          <w:szCs w:val="20"/>
        </w:rPr>
      </w:pPr>
    </w:p>
    <w:p w14:paraId="06EB46A6" w14:textId="1DBFAAAE" w:rsidR="00E90131" w:rsidRDefault="00E90131" w:rsidP="00E90131">
      <w:pPr>
        <w:pStyle w:val="ListParagraph"/>
        <w:numPr>
          <w:ilvl w:val="0"/>
          <w:numId w:val="25"/>
        </w:numPr>
        <w:jc w:val="both"/>
        <w:rPr>
          <w:sz w:val="20"/>
          <w:szCs w:val="20"/>
        </w:rPr>
      </w:pPr>
      <w:r w:rsidRPr="00E90131">
        <w:rPr>
          <w:sz w:val="20"/>
          <w:szCs w:val="20"/>
        </w:rPr>
        <w:t xml:space="preserve">35,000,000 Series A Preferred Units, </w:t>
      </w:r>
    </w:p>
    <w:p w14:paraId="6FC04D84" w14:textId="5D039C3B" w:rsidR="00E90131" w:rsidRDefault="00E90131" w:rsidP="00E90131">
      <w:pPr>
        <w:pStyle w:val="ListParagraph"/>
        <w:numPr>
          <w:ilvl w:val="0"/>
          <w:numId w:val="25"/>
        </w:numPr>
        <w:jc w:val="both"/>
        <w:rPr>
          <w:sz w:val="20"/>
          <w:szCs w:val="20"/>
        </w:rPr>
      </w:pPr>
      <w:r w:rsidRPr="00E90131">
        <w:rPr>
          <w:sz w:val="20"/>
          <w:szCs w:val="20"/>
        </w:rPr>
        <w:t>32,000,000 Series A-1 Preferred Units</w:t>
      </w:r>
      <w:r w:rsidR="00602F04">
        <w:rPr>
          <w:sz w:val="20"/>
          <w:szCs w:val="20"/>
        </w:rPr>
        <w:t>,</w:t>
      </w:r>
    </w:p>
    <w:p w14:paraId="43A60682" w14:textId="1C971BC2" w:rsidR="00B6097B" w:rsidRDefault="00E90131" w:rsidP="00BB134F">
      <w:pPr>
        <w:pStyle w:val="ListParagraph"/>
        <w:numPr>
          <w:ilvl w:val="0"/>
          <w:numId w:val="25"/>
        </w:numPr>
        <w:jc w:val="both"/>
        <w:rPr>
          <w:sz w:val="20"/>
          <w:szCs w:val="20"/>
        </w:rPr>
      </w:pPr>
      <w:r w:rsidRPr="005550B2">
        <w:rPr>
          <w:sz w:val="20"/>
          <w:szCs w:val="20"/>
        </w:rPr>
        <w:t>3,000,000 Series Seed Preferred Units</w:t>
      </w:r>
      <w:r w:rsidR="00602F04">
        <w:rPr>
          <w:sz w:val="20"/>
          <w:szCs w:val="20"/>
        </w:rPr>
        <w:t>; and</w:t>
      </w:r>
    </w:p>
    <w:p w14:paraId="1CF7A649" w14:textId="71DC7A39" w:rsidR="00602F04" w:rsidRPr="005550B2" w:rsidRDefault="00602F04" w:rsidP="00BB134F">
      <w:pPr>
        <w:pStyle w:val="ListParagraph"/>
        <w:numPr>
          <w:ilvl w:val="0"/>
          <w:numId w:val="25"/>
        </w:numPr>
        <w:jc w:val="both"/>
        <w:rPr>
          <w:sz w:val="20"/>
          <w:szCs w:val="20"/>
        </w:rPr>
      </w:pPr>
      <w:r>
        <w:rPr>
          <w:sz w:val="20"/>
          <w:szCs w:val="20"/>
        </w:rPr>
        <w:t>105,000,000 Common Units</w:t>
      </w:r>
    </w:p>
    <w:p w14:paraId="2F332E6E" w14:textId="77777777" w:rsidR="000017FF" w:rsidRDefault="000017FF" w:rsidP="00395859">
      <w:pPr>
        <w:jc w:val="both"/>
        <w:rPr>
          <w:sz w:val="20"/>
          <w:szCs w:val="20"/>
        </w:rPr>
      </w:pPr>
    </w:p>
    <w:p w14:paraId="512A9241" w14:textId="77777777" w:rsidR="006348CD" w:rsidRPr="00E2562C" w:rsidRDefault="006348CD" w:rsidP="006348CD">
      <w:pPr>
        <w:jc w:val="both"/>
        <w:outlineLvl w:val="2"/>
        <w:rPr>
          <w:b/>
          <w:bCs/>
          <w:i/>
          <w:iCs/>
          <w:sz w:val="20"/>
          <w:szCs w:val="20"/>
        </w:rPr>
      </w:pPr>
      <w:r w:rsidRPr="00E2562C">
        <w:rPr>
          <w:b/>
          <w:bCs/>
          <w:i/>
          <w:iCs/>
          <w:sz w:val="20"/>
          <w:szCs w:val="20"/>
        </w:rPr>
        <w:t>Share-based compensation</w:t>
      </w:r>
    </w:p>
    <w:p w14:paraId="62D4123C" w14:textId="77777777" w:rsidR="006348CD" w:rsidRDefault="006348CD" w:rsidP="006348CD">
      <w:pPr>
        <w:jc w:val="both"/>
        <w:rPr>
          <w:b/>
          <w:bCs/>
          <w:i/>
          <w:iCs/>
          <w:sz w:val="20"/>
          <w:szCs w:val="20"/>
          <w:u w:val="single"/>
        </w:rPr>
      </w:pPr>
    </w:p>
    <w:p w14:paraId="78BEF2D7" w14:textId="6939A0A0" w:rsidR="000017FF" w:rsidRPr="006348CD" w:rsidRDefault="005D327F" w:rsidP="006348CD">
      <w:pPr>
        <w:jc w:val="both"/>
        <w:outlineLvl w:val="3"/>
        <w:rPr>
          <w:i/>
          <w:iCs/>
          <w:sz w:val="20"/>
          <w:szCs w:val="20"/>
          <w:u w:val="single"/>
        </w:rPr>
      </w:pPr>
      <w:r w:rsidRPr="006348CD">
        <w:rPr>
          <w:i/>
          <w:iCs/>
          <w:sz w:val="20"/>
          <w:szCs w:val="20"/>
          <w:u w:val="single"/>
        </w:rPr>
        <w:t>Profit Interest Units</w:t>
      </w:r>
    </w:p>
    <w:p w14:paraId="5B92DE51" w14:textId="77777777" w:rsidR="004C4E05" w:rsidRPr="00C53D85" w:rsidRDefault="004C4E05" w:rsidP="00395859">
      <w:pPr>
        <w:jc w:val="both"/>
        <w:rPr>
          <w:sz w:val="20"/>
          <w:szCs w:val="20"/>
        </w:rPr>
      </w:pPr>
    </w:p>
    <w:p w14:paraId="4767C837" w14:textId="221B5A2C" w:rsidR="006C710D" w:rsidRDefault="00B6097B" w:rsidP="00395859">
      <w:pPr>
        <w:jc w:val="both"/>
        <w:rPr>
          <w:sz w:val="20"/>
          <w:szCs w:val="20"/>
        </w:rPr>
      </w:pPr>
      <w:r>
        <w:rPr>
          <w:sz w:val="20"/>
          <w:szCs w:val="20"/>
        </w:rPr>
        <w:t>In conjunction with the execution of the Flow LLC Agreement, the Company’s Board authorized the approval of the FOL TopCo LLC Equity Incentive Plan (the “PIU Plan”)</w:t>
      </w:r>
      <w:r w:rsidR="004B37F9">
        <w:rPr>
          <w:sz w:val="20"/>
          <w:szCs w:val="20"/>
        </w:rPr>
        <w:t>. Under the PIU Plan,</w:t>
      </w:r>
      <w:r w:rsidR="0058670E" w:rsidRPr="00C53D85">
        <w:rPr>
          <w:sz w:val="20"/>
          <w:szCs w:val="20"/>
        </w:rPr>
        <w:t xml:space="preserve"> </w:t>
      </w:r>
      <w:r w:rsidR="004B37F9">
        <w:rPr>
          <w:sz w:val="20"/>
          <w:szCs w:val="20"/>
        </w:rPr>
        <w:t xml:space="preserve">the Company </w:t>
      </w:r>
      <w:r w:rsidR="0058670E" w:rsidRPr="00C53D85">
        <w:rPr>
          <w:sz w:val="20"/>
          <w:szCs w:val="20"/>
        </w:rPr>
        <w:t xml:space="preserve">issues </w:t>
      </w:r>
      <w:r w:rsidR="00EC1F63">
        <w:rPr>
          <w:sz w:val="20"/>
          <w:szCs w:val="20"/>
        </w:rPr>
        <w:t xml:space="preserve">profit interest </w:t>
      </w:r>
      <w:r w:rsidR="0058670E" w:rsidRPr="00C53D85">
        <w:rPr>
          <w:sz w:val="20"/>
          <w:szCs w:val="20"/>
        </w:rPr>
        <w:t xml:space="preserve">units </w:t>
      </w:r>
      <w:r w:rsidR="004B37F9">
        <w:rPr>
          <w:sz w:val="20"/>
          <w:szCs w:val="20"/>
        </w:rPr>
        <w:t xml:space="preserve">in one of the Company’s </w:t>
      </w:r>
      <w:r w:rsidR="001E6CC2">
        <w:rPr>
          <w:sz w:val="20"/>
          <w:szCs w:val="20"/>
        </w:rPr>
        <w:t>a wholly-owned subsidiary</w:t>
      </w:r>
      <w:r w:rsidR="004B37F9">
        <w:rPr>
          <w:sz w:val="20"/>
          <w:szCs w:val="20"/>
        </w:rPr>
        <w:t xml:space="preserve">, </w:t>
      </w:r>
      <w:r w:rsidR="001E6CC2">
        <w:rPr>
          <w:sz w:val="20"/>
          <w:szCs w:val="20"/>
        </w:rPr>
        <w:t>Flow Global Holdings, LLC</w:t>
      </w:r>
      <w:r w:rsidR="004B37F9">
        <w:rPr>
          <w:sz w:val="20"/>
          <w:szCs w:val="20"/>
        </w:rPr>
        <w:t xml:space="preserve">. The PIU Plan was created to reward </w:t>
      </w:r>
      <w:r w:rsidR="004F4653">
        <w:rPr>
          <w:sz w:val="20"/>
          <w:szCs w:val="20"/>
        </w:rPr>
        <w:t>employees of the Company</w:t>
      </w:r>
      <w:r w:rsidR="004B37F9">
        <w:rPr>
          <w:sz w:val="20"/>
          <w:szCs w:val="20"/>
        </w:rPr>
        <w:t xml:space="preserve">, allowing such individuals the ability to participate in the ownership via the issuance of </w:t>
      </w:r>
      <w:r w:rsidR="0058670E" w:rsidRPr="00C53D85">
        <w:rPr>
          <w:sz w:val="20"/>
          <w:szCs w:val="20"/>
        </w:rPr>
        <w:t>incentive compensation</w:t>
      </w:r>
      <w:r w:rsidR="006C710D">
        <w:rPr>
          <w:sz w:val="20"/>
          <w:szCs w:val="20"/>
        </w:rPr>
        <w:t xml:space="preserve"> </w:t>
      </w:r>
      <w:r w:rsidR="00BB7572">
        <w:rPr>
          <w:sz w:val="20"/>
          <w:szCs w:val="20"/>
        </w:rPr>
        <w:t xml:space="preserve">units </w:t>
      </w:r>
      <w:r w:rsidR="006C710D">
        <w:rPr>
          <w:sz w:val="20"/>
          <w:szCs w:val="20"/>
        </w:rPr>
        <w:t>(the “PIU Units</w:t>
      </w:r>
      <w:r w:rsidR="003438B6">
        <w:rPr>
          <w:sz w:val="20"/>
          <w:szCs w:val="20"/>
        </w:rPr>
        <w:t>” or the “PIU(s)</w:t>
      </w:r>
      <w:r w:rsidR="006C710D">
        <w:rPr>
          <w:sz w:val="20"/>
          <w:szCs w:val="20"/>
        </w:rPr>
        <w:t>”)</w:t>
      </w:r>
      <w:r w:rsidR="0058670E" w:rsidRPr="00C53D85">
        <w:rPr>
          <w:sz w:val="20"/>
          <w:szCs w:val="20"/>
        </w:rPr>
        <w:t>.</w:t>
      </w:r>
      <w:r w:rsidR="00EC1F63">
        <w:rPr>
          <w:sz w:val="20"/>
          <w:szCs w:val="20"/>
        </w:rPr>
        <w:t xml:space="preserve"> </w:t>
      </w:r>
      <w:r w:rsidR="00BB7572">
        <w:rPr>
          <w:sz w:val="20"/>
          <w:szCs w:val="20"/>
        </w:rPr>
        <w:t>O</w:t>
      </w:r>
      <w:r w:rsidR="0058670E" w:rsidRPr="00C53D85">
        <w:rPr>
          <w:sz w:val="20"/>
          <w:szCs w:val="20"/>
        </w:rPr>
        <w:t xml:space="preserve">nce vested, </w:t>
      </w:r>
      <w:r w:rsidR="00BB7572">
        <w:rPr>
          <w:sz w:val="20"/>
          <w:szCs w:val="20"/>
        </w:rPr>
        <w:t xml:space="preserve">the PIUs </w:t>
      </w:r>
      <w:r w:rsidR="0058670E" w:rsidRPr="00C53D85">
        <w:rPr>
          <w:sz w:val="20"/>
          <w:szCs w:val="20"/>
        </w:rPr>
        <w:t xml:space="preserve">represent the right to receive a fractional part of the profits, losses and distributions of the Company. </w:t>
      </w:r>
      <w:r w:rsidR="006C710D">
        <w:rPr>
          <w:sz w:val="20"/>
          <w:szCs w:val="20"/>
        </w:rPr>
        <w:t>The</w:t>
      </w:r>
      <w:r w:rsidR="00EC1F63">
        <w:rPr>
          <w:sz w:val="20"/>
          <w:szCs w:val="20"/>
        </w:rPr>
        <w:t xml:space="preserve"> Board was </w:t>
      </w:r>
      <w:ins w:id="553" w:author="Kyle Condon" w:date="2026-02-25T12:49:00Z" w16du:dateUtc="2026-02-25T19:49:00Z">
        <w:r w:rsidR="007C1582">
          <w:rPr>
            <w:sz w:val="20"/>
            <w:szCs w:val="20"/>
          </w:rPr>
          <w:t xml:space="preserve">authorized </w:t>
        </w:r>
      </w:ins>
      <w:del w:id="554" w:author="Kyle Condon" w:date="2026-02-25T12:49:00Z" w16du:dateUtc="2026-02-25T19:49:00Z">
        <w:r w:rsidR="00EC1F63" w:rsidDel="007C1582">
          <w:rPr>
            <w:sz w:val="20"/>
            <w:szCs w:val="20"/>
          </w:rPr>
          <w:delText xml:space="preserve">granted the authority </w:delText>
        </w:r>
      </w:del>
      <w:r w:rsidR="006C710D">
        <w:rPr>
          <w:sz w:val="20"/>
          <w:szCs w:val="20"/>
        </w:rPr>
        <w:t xml:space="preserve">to issue </w:t>
      </w:r>
      <w:r w:rsidR="00EC1F63">
        <w:rPr>
          <w:sz w:val="20"/>
          <w:szCs w:val="20"/>
        </w:rPr>
        <w:t xml:space="preserve">PIU Units at any time, permitted that the aggregate ownership of the holders of PIU Units did not exceed 8.8423% of </w:t>
      </w:r>
      <w:r w:rsidR="00FE6CF0">
        <w:rPr>
          <w:sz w:val="20"/>
          <w:szCs w:val="20"/>
        </w:rPr>
        <w:t>the</w:t>
      </w:r>
      <w:r w:rsidR="00120B7C">
        <w:rPr>
          <w:sz w:val="20"/>
          <w:szCs w:val="20"/>
        </w:rPr>
        <w:t xml:space="preserve"> Company’s </w:t>
      </w:r>
      <w:r w:rsidR="005550B2">
        <w:rPr>
          <w:sz w:val="20"/>
          <w:szCs w:val="20"/>
        </w:rPr>
        <w:t xml:space="preserve">top-level </w:t>
      </w:r>
      <w:r w:rsidR="00120B7C">
        <w:rPr>
          <w:sz w:val="20"/>
          <w:szCs w:val="20"/>
        </w:rPr>
        <w:t>operating subsidiary</w:t>
      </w:r>
      <w:r w:rsidR="001E6CC2">
        <w:rPr>
          <w:sz w:val="20"/>
          <w:szCs w:val="20"/>
        </w:rPr>
        <w:t xml:space="preserve"> (the level the units were issued at)</w:t>
      </w:r>
      <w:r w:rsidR="00120B7C">
        <w:rPr>
          <w:sz w:val="20"/>
          <w:szCs w:val="20"/>
        </w:rPr>
        <w:t xml:space="preserve">, </w:t>
      </w:r>
      <w:r w:rsidR="00EC1F63">
        <w:rPr>
          <w:sz w:val="20"/>
          <w:szCs w:val="20"/>
        </w:rPr>
        <w:t>on a fully</w:t>
      </w:r>
      <w:ins w:id="555" w:author="Kyle Condon" w:date="2026-02-25T11:43:00Z" w16du:dateUtc="2026-02-25T18:43:00Z">
        <w:r w:rsidR="004E2B20">
          <w:rPr>
            <w:sz w:val="20"/>
            <w:szCs w:val="20"/>
          </w:rPr>
          <w:t xml:space="preserve"> </w:t>
        </w:r>
      </w:ins>
      <w:del w:id="556" w:author="Kyle Condon" w:date="2026-02-25T11:43:00Z" w16du:dateUtc="2026-02-25T18:43:00Z">
        <w:r w:rsidR="00EC1F63" w:rsidDel="004E2B20">
          <w:rPr>
            <w:sz w:val="20"/>
            <w:szCs w:val="20"/>
          </w:rPr>
          <w:delText>-</w:delText>
        </w:r>
      </w:del>
      <w:r w:rsidR="00EC1F63">
        <w:rPr>
          <w:sz w:val="20"/>
          <w:szCs w:val="20"/>
        </w:rPr>
        <w:t xml:space="preserve">diluted basis. </w:t>
      </w:r>
      <w:r w:rsidR="00DD73F0">
        <w:rPr>
          <w:sz w:val="20"/>
          <w:szCs w:val="20"/>
        </w:rPr>
        <w:t>The PIU units generally vest</w:t>
      </w:r>
      <w:r w:rsidR="00BB7572">
        <w:rPr>
          <w:sz w:val="20"/>
          <w:szCs w:val="20"/>
        </w:rPr>
        <w:t xml:space="preserve"> </w:t>
      </w:r>
      <w:r w:rsidR="00DD73F0">
        <w:rPr>
          <w:sz w:val="20"/>
          <w:szCs w:val="20"/>
        </w:rPr>
        <w:t xml:space="preserve">over a term of four to six years, vesting either annually, quarterly, or upon issuance based on the terms of the specific agreement. </w:t>
      </w:r>
      <w:r w:rsidR="00CB7C64">
        <w:rPr>
          <w:sz w:val="20"/>
          <w:szCs w:val="20"/>
        </w:rPr>
        <w:t>As of December 31, 2024, the Company was authorized to is</w:t>
      </w:r>
      <w:r w:rsidR="00DD73F0">
        <w:rPr>
          <w:sz w:val="20"/>
          <w:szCs w:val="20"/>
        </w:rPr>
        <w:t>sue 10,164,007 PIUs, of which a total of 7,461,768 PIU units were issued and outstanding</w:t>
      </w:r>
      <w:r w:rsidR="00BB7572">
        <w:rPr>
          <w:sz w:val="20"/>
          <w:szCs w:val="20"/>
        </w:rPr>
        <w:t>.</w:t>
      </w:r>
    </w:p>
    <w:p w14:paraId="0DC1ED5A" w14:textId="2DFA7F04" w:rsidR="003E7F40" w:rsidRDefault="003E7F40" w:rsidP="00395859">
      <w:pPr>
        <w:jc w:val="both"/>
        <w:rPr>
          <w:sz w:val="20"/>
          <w:szCs w:val="20"/>
        </w:rPr>
      </w:pPr>
    </w:p>
    <w:p w14:paraId="64EF33F7" w14:textId="1816C15B" w:rsidR="003E7F40" w:rsidRPr="003E7F40" w:rsidRDefault="003E7F40" w:rsidP="003E7F40">
      <w:pPr>
        <w:jc w:val="both"/>
        <w:rPr>
          <w:sz w:val="20"/>
          <w:szCs w:val="20"/>
        </w:rPr>
      </w:pPr>
      <w:r w:rsidRPr="003E7F40">
        <w:rPr>
          <w:sz w:val="20"/>
          <w:szCs w:val="20"/>
        </w:rPr>
        <w:t xml:space="preserve">Each </w:t>
      </w:r>
      <w:r>
        <w:rPr>
          <w:sz w:val="20"/>
          <w:szCs w:val="20"/>
        </w:rPr>
        <w:t xml:space="preserve">PIU </w:t>
      </w:r>
      <w:r w:rsidRPr="003E7F40">
        <w:rPr>
          <w:sz w:val="20"/>
          <w:szCs w:val="20"/>
        </w:rPr>
        <w:t xml:space="preserve">is issued with a corresponding profit interest hurdle which reflects the fair market value of the </w:t>
      </w:r>
      <w:r w:rsidR="001E6CC2">
        <w:rPr>
          <w:sz w:val="20"/>
          <w:szCs w:val="20"/>
        </w:rPr>
        <w:t>Company’s wholly</w:t>
      </w:r>
      <w:ins w:id="557" w:author="Kyle Condon" w:date="2026-02-25T11:36:00Z" w16du:dateUtc="2026-02-25T18:36:00Z">
        <w:r w:rsidR="004D5FF8">
          <w:rPr>
            <w:sz w:val="20"/>
            <w:szCs w:val="20"/>
          </w:rPr>
          <w:t>-</w:t>
        </w:r>
      </w:ins>
      <w:del w:id="558" w:author="Kyle Condon" w:date="2026-02-25T11:36:00Z" w16du:dateUtc="2026-02-25T18:36:00Z">
        <w:r w:rsidR="001E6CC2" w:rsidDel="004D5FF8">
          <w:rPr>
            <w:sz w:val="20"/>
            <w:szCs w:val="20"/>
          </w:rPr>
          <w:delText xml:space="preserve"> </w:delText>
        </w:r>
      </w:del>
      <w:r w:rsidR="001E6CC2">
        <w:rPr>
          <w:sz w:val="20"/>
          <w:szCs w:val="20"/>
        </w:rPr>
        <w:t>owned</w:t>
      </w:r>
      <w:ins w:id="559" w:author="Kyle Condon" w:date="2026-02-25T11:36:00Z" w16du:dateUtc="2026-02-25T18:36:00Z">
        <w:r w:rsidR="004D5FF8">
          <w:rPr>
            <w:sz w:val="20"/>
            <w:szCs w:val="20"/>
          </w:rPr>
          <w:t xml:space="preserve"> </w:t>
        </w:r>
      </w:ins>
      <w:del w:id="560" w:author="Kyle Condon" w:date="2026-02-25T11:36:00Z" w16du:dateUtc="2026-02-25T18:36:00Z">
        <w:r w:rsidR="001E6CC2" w:rsidDel="004D5FF8">
          <w:rPr>
            <w:sz w:val="20"/>
            <w:szCs w:val="20"/>
          </w:rPr>
          <w:delText>-</w:delText>
        </w:r>
      </w:del>
      <w:r w:rsidR="001E6CC2">
        <w:rPr>
          <w:sz w:val="20"/>
          <w:szCs w:val="20"/>
        </w:rPr>
        <w:t xml:space="preserve">subsidiary </w:t>
      </w:r>
      <w:r w:rsidRPr="003E7F40">
        <w:rPr>
          <w:sz w:val="20"/>
          <w:szCs w:val="20"/>
        </w:rPr>
        <w:t>(on a per-unit basis) at the time of grant. The holder of a PIU becomes economically entitled to participate in distributions only to the extent the Company’s value exceeds this hurdle amount. PIUs may be subject to vesting schedules, typically tied to continued service over time, and are further governed by the terms of the applicable award.</w:t>
      </w:r>
    </w:p>
    <w:p w14:paraId="6E1EDA49" w14:textId="77777777" w:rsidR="003E7F40" w:rsidRDefault="003E7F40" w:rsidP="003E7F40">
      <w:pPr>
        <w:jc w:val="both"/>
        <w:rPr>
          <w:sz w:val="20"/>
          <w:szCs w:val="20"/>
        </w:rPr>
      </w:pPr>
    </w:p>
    <w:p w14:paraId="47A96A44" w14:textId="7B036CB2" w:rsidR="003E7F40" w:rsidRPr="003E7F40" w:rsidRDefault="003E7F40" w:rsidP="003E7F40">
      <w:pPr>
        <w:jc w:val="both"/>
        <w:rPr>
          <w:sz w:val="20"/>
          <w:szCs w:val="20"/>
        </w:rPr>
      </w:pPr>
      <w:r w:rsidRPr="003E7F40">
        <w:rPr>
          <w:sz w:val="20"/>
          <w:szCs w:val="20"/>
        </w:rPr>
        <w:t>PIUs carry no voting rights unless and until converted into Common Units</w:t>
      </w:r>
      <w:r w:rsidR="001E6CC2">
        <w:rPr>
          <w:sz w:val="20"/>
          <w:szCs w:val="20"/>
        </w:rPr>
        <w:t xml:space="preserve"> of the Company’s wholly-owned subsidiary</w:t>
      </w:r>
      <w:r w:rsidRPr="003E7F40">
        <w:rPr>
          <w:sz w:val="20"/>
          <w:szCs w:val="20"/>
        </w:rPr>
        <w:t>. In most cases, PIUs do not participate in current income or distributions unless the value of the Company has increased above the hurdle, and the units are vested and treated as fully participating. Unvested PIUs are generally not entitled to distributions or liquidation proceeds and are subject to forfeiture upon termination of service, unless otherwise determined by the Board.</w:t>
      </w:r>
      <w:r w:rsidR="00F17814">
        <w:rPr>
          <w:sz w:val="20"/>
          <w:szCs w:val="20"/>
        </w:rPr>
        <w:t xml:space="preserve"> </w:t>
      </w:r>
      <w:r w:rsidR="00F17814" w:rsidRPr="00F17814">
        <w:rPr>
          <w:sz w:val="20"/>
          <w:szCs w:val="20"/>
        </w:rPr>
        <w:t>Forfeitures are recognized as they occur.</w:t>
      </w:r>
    </w:p>
    <w:p w14:paraId="6929F16D" w14:textId="77777777" w:rsidR="003E7F40" w:rsidRDefault="003E7F40" w:rsidP="003E7F40">
      <w:pPr>
        <w:jc w:val="both"/>
        <w:rPr>
          <w:sz w:val="20"/>
          <w:szCs w:val="20"/>
        </w:rPr>
      </w:pPr>
    </w:p>
    <w:p w14:paraId="5F61960D" w14:textId="33F5BB29" w:rsidR="003E7F40" w:rsidRDefault="003E7F40" w:rsidP="003E7F40">
      <w:pPr>
        <w:jc w:val="both"/>
        <w:rPr>
          <w:sz w:val="20"/>
          <w:szCs w:val="20"/>
        </w:rPr>
      </w:pPr>
      <w:r w:rsidRPr="003E7F40">
        <w:rPr>
          <w:sz w:val="20"/>
          <w:szCs w:val="20"/>
        </w:rPr>
        <w:t xml:space="preserve">Upon the occurrence of a liquidity event, such as a sale or </w:t>
      </w:r>
      <w:r>
        <w:rPr>
          <w:sz w:val="20"/>
          <w:szCs w:val="20"/>
        </w:rPr>
        <w:t>initial public offering</w:t>
      </w:r>
      <w:r w:rsidRPr="003E7F40">
        <w:rPr>
          <w:sz w:val="20"/>
          <w:szCs w:val="20"/>
        </w:rPr>
        <w:t>, vested PIUs may convert into Common Units</w:t>
      </w:r>
      <w:r w:rsidR="001E6CC2">
        <w:rPr>
          <w:sz w:val="20"/>
          <w:szCs w:val="20"/>
        </w:rPr>
        <w:t xml:space="preserve"> of the Company’s wholly-owned subsidiary</w:t>
      </w:r>
      <w:r w:rsidRPr="003E7F40">
        <w:rPr>
          <w:sz w:val="20"/>
          <w:szCs w:val="20"/>
        </w:rPr>
        <w:t>, subject to the satisfaction of the hurdle threshold.</w:t>
      </w:r>
      <w:r>
        <w:rPr>
          <w:sz w:val="20"/>
          <w:szCs w:val="20"/>
        </w:rPr>
        <w:t xml:space="preserve"> </w:t>
      </w:r>
      <w:r w:rsidRPr="00C53D85">
        <w:rPr>
          <w:sz w:val="20"/>
          <w:szCs w:val="20"/>
        </w:rPr>
        <w:t xml:space="preserve">The expense for these </w:t>
      </w:r>
      <w:r>
        <w:rPr>
          <w:sz w:val="20"/>
          <w:szCs w:val="20"/>
        </w:rPr>
        <w:t>PIU Units</w:t>
      </w:r>
      <w:r w:rsidRPr="00C53D85">
        <w:rPr>
          <w:sz w:val="20"/>
          <w:szCs w:val="20"/>
        </w:rPr>
        <w:t xml:space="preserve"> will be recognized upon a qualifying event. </w:t>
      </w:r>
      <w:r>
        <w:rPr>
          <w:sz w:val="20"/>
          <w:szCs w:val="20"/>
        </w:rPr>
        <w:t>Once the</w:t>
      </w:r>
      <w:r w:rsidRPr="00C53D85">
        <w:rPr>
          <w:sz w:val="20"/>
          <w:szCs w:val="20"/>
        </w:rPr>
        <w:t xml:space="preserve"> </w:t>
      </w:r>
      <w:r>
        <w:rPr>
          <w:sz w:val="20"/>
          <w:szCs w:val="20"/>
        </w:rPr>
        <w:t>PIU units vest</w:t>
      </w:r>
      <w:r w:rsidRPr="00C53D85">
        <w:rPr>
          <w:sz w:val="20"/>
          <w:szCs w:val="20"/>
        </w:rPr>
        <w:t xml:space="preserve">, they are considered equity interests in the Company. </w:t>
      </w:r>
    </w:p>
    <w:p w14:paraId="1BD58E2E" w14:textId="77777777" w:rsidR="00FC7A27" w:rsidRDefault="00FC7A27" w:rsidP="003E7F40">
      <w:pPr>
        <w:jc w:val="both"/>
        <w:rPr>
          <w:sz w:val="20"/>
          <w:szCs w:val="20"/>
        </w:rPr>
      </w:pPr>
    </w:p>
    <w:p w14:paraId="322174DE" w14:textId="03167393" w:rsidR="00FC7A27" w:rsidRPr="00C53D85" w:rsidRDefault="00FC7A27" w:rsidP="00FC7A27">
      <w:pPr>
        <w:jc w:val="both"/>
        <w:rPr>
          <w:sz w:val="20"/>
          <w:szCs w:val="20"/>
        </w:rPr>
      </w:pPr>
      <w:r w:rsidRPr="00C53D85">
        <w:rPr>
          <w:sz w:val="20"/>
          <w:szCs w:val="20"/>
        </w:rPr>
        <w:t>The Company employs a</w:t>
      </w:r>
      <w:r w:rsidR="003B2E0A">
        <w:rPr>
          <w:sz w:val="20"/>
          <w:szCs w:val="20"/>
        </w:rPr>
        <w:t>n</w:t>
      </w:r>
      <w:r w:rsidRPr="00C53D85">
        <w:rPr>
          <w:sz w:val="20"/>
          <w:szCs w:val="20"/>
        </w:rPr>
        <w:t xml:space="preserve"> </w:t>
      </w:r>
      <w:r w:rsidR="007D1A81">
        <w:rPr>
          <w:sz w:val="20"/>
          <w:szCs w:val="20"/>
        </w:rPr>
        <w:t>OPM</w:t>
      </w:r>
      <w:r>
        <w:rPr>
          <w:sz w:val="20"/>
          <w:szCs w:val="20"/>
        </w:rPr>
        <w:t xml:space="preserve"> </w:t>
      </w:r>
      <w:r w:rsidRPr="00C53D85">
        <w:rPr>
          <w:sz w:val="20"/>
          <w:szCs w:val="20"/>
        </w:rPr>
        <w:t xml:space="preserve">that includes highly subjective, complex assumptions to determine the grant date fair value of its </w:t>
      </w:r>
      <w:r>
        <w:rPr>
          <w:sz w:val="20"/>
          <w:szCs w:val="20"/>
        </w:rPr>
        <w:t>PIU Units</w:t>
      </w:r>
      <w:r w:rsidRPr="00C53D85">
        <w:rPr>
          <w:sz w:val="20"/>
          <w:szCs w:val="20"/>
        </w:rPr>
        <w:t>. The OPM is used to allocate the estimated equity value of the Company to the various unit classes. The equity value of the Company is estimated using income and market valuation approaches</w:t>
      </w:r>
      <w:r w:rsidR="000462B9">
        <w:rPr>
          <w:sz w:val="20"/>
          <w:szCs w:val="20"/>
        </w:rPr>
        <w:t xml:space="preserve">. </w:t>
      </w:r>
      <w:r w:rsidRPr="00C53D85">
        <w:rPr>
          <w:sz w:val="20"/>
          <w:szCs w:val="20"/>
        </w:rPr>
        <w:t xml:space="preserve">The assumptions used by the Company within the OPM to estimate the grant date fair value of </w:t>
      </w:r>
      <w:r>
        <w:rPr>
          <w:sz w:val="20"/>
          <w:szCs w:val="20"/>
        </w:rPr>
        <w:t xml:space="preserve">PIU </w:t>
      </w:r>
      <w:r w:rsidRPr="00C53D85">
        <w:rPr>
          <w:sz w:val="20"/>
          <w:szCs w:val="20"/>
        </w:rPr>
        <w:t xml:space="preserve">units were as follows: </w:t>
      </w:r>
    </w:p>
    <w:p w14:paraId="488D4230" w14:textId="77777777" w:rsidR="00FC7A27" w:rsidRPr="00C53D85" w:rsidRDefault="00FC7A27" w:rsidP="00FC7A27">
      <w:pPr>
        <w:spacing w:after="1"/>
        <w:jc w:val="both"/>
        <w:rPr>
          <w:sz w:val="20"/>
          <w:szCs w:val="20"/>
        </w:rPr>
      </w:pPr>
    </w:p>
    <w:tbl>
      <w:tblPr>
        <w:tblW w:w="50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5"/>
        <w:gridCol w:w="2986"/>
      </w:tblGrid>
      <w:tr w:rsidR="00FC7A27" w:rsidRPr="00C53D85" w14:paraId="38B6EF4E" w14:textId="77777777" w:rsidTr="00D6074D">
        <w:trPr>
          <w:cantSplit/>
          <w:tblHeader/>
          <w:jc w:val="center"/>
        </w:trPr>
        <w:tc>
          <w:tcPr>
            <w:tcW w:w="3629" w:type="pct"/>
            <w:tcBorders>
              <w:top w:val="nil"/>
              <w:left w:val="nil"/>
              <w:bottom w:val="nil"/>
              <w:right w:val="nil"/>
            </w:tcBorders>
            <w:shd w:val="clear" w:color="auto" w:fill="C6D9F1" w:themeFill="text2" w:themeFillTint="33"/>
            <w:tcMar>
              <w:top w:w="0" w:type="dxa"/>
              <w:left w:w="53" w:type="dxa"/>
              <w:bottom w:w="0" w:type="dxa"/>
              <w:right w:w="53" w:type="dxa"/>
            </w:tcMar>
            <w:vAlign w:val="bottom"/>
          </w:tcPr>
          <w:p w14:paraId="6E310799" w14:textId="77777777" w:rsidR="00FC7A27" w:rsidRPr="00C53D85" w:rsidRDefault="00FC7A27" w:rsidP="00BB134F">
            <w:pPr>
              <w:keepNext/>
              <w:tabs>
                <w:tab w:val="left" w:leader="dot" w:pos="2745"/>
              </w:tabs>
              <w:spacing w:before="43" w:after="20"/>
              <w:rPr>
                <w:sz w:val="20"/>
                <w:szCs w:val="20"/>
              </w:rPr>
            </w:pPr>
          </w:p>
        </w:tc>
        <w:tc>
          <w:tcPr>
            <w:tcW w:w="1371" w:type="pct"/>
            <w:tcBorders>
              <w:top w:val="nil"/>
              <w:left w:val="nil"/>
              <w:bottom w:val="single" w:sz="8" w:space="0" w:color="000000"/>
              <w:right w:val="nil"/>
            </w:tcBorders>
            <w:shd w:val="clear" w:color="auto" w:fill="C6D9F1" w:themeFill="text2" w:themeFillTint="33"/>
            <w:tcMar>
              <w:top w:w="0" w:type="dxa"/>
              <w:left w:w="53" w:type="dxa"/>
              <w:bottom w:w="0" w:type="dxa"/>
              <w:right w:w="53" w:type="dxa"/>
            </w:tcMar>
            <w:vAlign w:val="center"/>
          </w:tcPr>
          <w:p w14:paraId="69FD6274" w14:textId="23ECA933" w:rsidR="00FC7A27" w:rsidRPr="00C53D85" w:rsidRDefault="0004488E" w:rsidP="00BB134F">
            <w:pPr>
              <w:keepNext/>
              <w:spacing w:before="43" w:after="20"/>
              <w:jc w:val="center"/>
              <w:rPr>
                <w:sz w:val="20"/>
                <w:szCs w:val="20"/>
              </w:rPr>
            </w:pPr>
            <w:r>
              <w:rPr>
                <w:b/>
                <w:color w:val="000000"/>
                <w:sz w:val="20"/>
                <w:szCs w:val="20"/>
              </w:rPr>
              <w:t>Y</w:t>
            </w:r>
            <w:r w:rsidR="00FC7A27">
              <w:rPr>
                <w:b/>
                <w:color w:val="000000"/>
                <w:sz w:val="20"/>
                <w:szCs w:val="20"/>
              </w:rPr>
              <w:t>ear ended December 31, 2024</w:t>
            </w:r>
          </w:p>
        </w:tc>
      </w:tr>
      <w:tr w:rsidR="00FC7A27" w:rsidRPr="00C53D85" w14:paraId="458E660A" w14:textId="77777777" w:rsidTr="00D6074D">
        <w:trPr>
          <w:cantSplit/>
          <w:jc w:val="center"/>
        </w:trPr>
        <w:tc>
          <w:tcPr>
            <w:tcW w:w="3629" w:type="pct"/>
            <w:tcBorders>
              <w:top w:val="nil"/>
              <w:left w:val="nil"/>
              <w:bottom w:val="nil"/>
              <w:right w:val="nil"/>
            </w:tcBorders>
            <w:tcMar>
              <w:top w:w="0" w:type="dxa"/>
              <w:left w:w="53" w:type="dxa"/>
              <w:bottom w:w="0" w:type="dxa"/>
              <w:right w:w="53" w:type="dxa"/>
            </w:tcMar>
          </w:tcPr>
          <w:p w14:paraId="5D076424" w14:textId="77777777" w:rsidR="00FC7A27" w:rsidRPr="00C53D85" w:rsidRDefault="00FC7A27" w:rsidP="00BB134F">
            <w:pPr>
              <w:keepNext/>
              <w:tabs>
                <w:tab w:val="left" w:leader="dot" w:pos="2745"/>
              </w:tabs>
              <w:spacing w:before="23" w:after="20"/>
              <w:rPr>
                <w:sz w:val="20"/>
                <w:szCs w:val="20"/>
              </w:rPr>
            </w:pPr>
            <w:r w:rsidRPr="00C53D85">
              <w:rPr>
                <w:color w:val="000000"/>
                <w:sz w:val="20"/>
                <w:szCs w:val="20"/>
              </w:rPr>
              <w:t>Expected volatility</w:t>
            </w:r>
          </w:p>
        </w:tc>
        <w:tc>
          <w:tcPr>
            <w:tcW w:w="1371" w:type="pct"/>
            <w:tcBorders>
              <w:top w:val="single" w:sz="8" w:space="0" w:color="000000"/>
              <w:left w:val="nil"/>
              <w:bottom w:val="nil"/>
              <w:right w:val="nil"/>
            </w:tcBorders>
            <w:tcMar>
              <w:top w:w="0" w:type="dxa"/>
              <w:left w:w="0" w:type="dxa"/>
              <w:bottom w:w="0" w:type="dxa"/>
              <w:right w:w="15" w:type="dxa"/>
            </w:tcMar>
            <w:vAlign w:val="bottom"/>
          </w:tcPr>
          <w:p w14:paraId="7F99ACFD" w14:textId="328E9CA0" w:rsidR="00FC7A27" w:rsidRPr="00BA241E" w:rsidRDefault="00FC7A27" w:rsidP="00D6074D">
            <w:pPr>
              <w:keepNext/>
              <w:tabs>
                <w:tab w:val="left" w:pos="1"/>
                <w:tab w:val="left" w:pos="318"/>
              </w:tabs>
              <w:spacing w:before="23" w:after="20"/>
              <w:ind w:right="240"/>
              <w:jc w:val="center"/>
              <w:rPr>
                <w:sz w:val="20"/>
                <w:szCs w:val="20"/>
              </w:rPr>
            </w:pPr>
            <w:r w:rsidRPr="00BA241E">
              <w:rPr>
                <w:sz w:val="20"/>
                <w:szCs w:val="20"/>
              </w:rPr>
              <w:t>27.</w:t>
            </w:r>
            <w:r w:rsidR="003303DF">
              <w:rPr>
                <w:sz w:val="20"/>
                <w:szCs w:val="20"/>
              </w:rPr>
              <w:t>8</w:t>
            </w:r>
            <w:r w:rsidRPr="00BA241E">
              <w:rPr>
                <w:sz w:val="20"/>
                <w:szCs w:val="20"/>
              </w:rPr>
              <w:t xml:space="preserve"> - 28.7%</w:t>
            </w:r>
          </w:p>
        </w:tc>
      </w:tr>
      <w:tr w:rsidR="00FC7A27" w:rsidRPr="00C53D85" w14:paraId="50E365BF" w14:textId="77777777" w:rsidTr="00D6074D">
        <w:trPr>
          <w:cantSplit/>
          <w:jc w:val="center"/>
        </w:trPr>
        <w:tc>
          <w:tcPr>
            <w:tcW w:w="3629" w:type="pct"/>
            <w:tcBorders>
              <w:top w:val="nil"/>
              <w:left w:val="nil"/>
              <w:bottom w:val="nil"/>
              <w:right w:val="nil"/>
            </w:tcBorders>
            <w:tcMar>
              <w:top w:w="0" w:type="dxa"/>
              <w:left w:w="53" w:type="dxa"/>
              <w:bottom w:w="0" w:type="dxa"/>
              <w:right w:w="53" w:type="dxa"/>
            </w:tcMar>
          </w:tcPr>
          <w:p w14:paraId="02ED587D" w14:textId="77777777" w:rsidR="00FC7A27" w:rsidRPr="00C53D85" w:rsidRDefault="00FC7A27" w:rsidP="00BB134F">
            <w:pPr>
              <w:keepNext/>
              <w:tabs>
                <w:tab w:val="left" w:leader="dot" w:pos="2745"/>
              </w:tabs>
              <w:spacing w:before="43" w:after="20"/>
              <w:rPr>
                <w:sz w:val="20"/>
                <w:szCs w:val="20"/>
              </w:rPr>
            </w:pPr>
            <w:r w:rsidRPr="00C53D85">
              <w:rPr>
                <w:color w:val="000000"/>
                <w:sz w:val="20"/>
                <w:szCs w:val="20"/>
              </w:rPr>
              <w:t>Risk-free interest rate</w:t>
            </w:r>
          </w:p>
        </w:tc>
        <w:tc>
          <w:tcPr>
            <w:tcW w:w="1371" w:type="pct"/>
            <w:tcBorders>
              <w:top w:val="nil"/>
              <w:left w:val="nil"/>
              <w:bottom w:val="nil"/>
              <w:right w:val="nil"/>
            </w:tcBorders>
            <w:tcMar>
              <w:top w:w="0" w:type="dxa"/>
              <w:left w:w="0" w:type="dxa"/>
              <w:bottom w:w="0" w:type="dxa"/>
              <w:right w:w="15" w:type="dxa"/>
            </w:tcMar>
            <w:vAlign w:val="bottom"/>
          </w:tcPr>
          <w:p w14:paraId="6668787E" w14:textId="241B7181" w:rsidR="00FC7A27" w:rsidRPr="00BA241E" w:rsidRDefault="00FC7A27" w:rsidP="00D6074D">
            <w:pPr>
              <w:keepNext/>
              <w:tabs>
                <w:tab w:val="left" w:pos="1"/>
                <w:tab w:val="left" w:pos="228"/>
              </w:tabs>
              <w:spacing w:before="43" w:after="20"/>
              <w:ind w:right="240"/>
              <w:jc w:val="center"/>
              <w:rPr>
                <w:sz w:val="20"/>
                <w:szCs w:val="20"/>
              </w:rPr>
            </w:pPr>
            <w:r w:rsidRPr="00BA241E">
              <w:rPr>
                <w:sz w:val="20"/>
                <w:szCs w:val="20"/>
              </w:rPr>
              <w:t>4.1 – 4.</w:t>
            </w:r>
            <w:r>
              <w:rPr>
                <w:sz w:val="20"/>
                <w:szCs w:val="20"/>
              </w:rPr>
              <w:t>2</w:t>
            </w:r>
            <w:r w:rsidRPr="00BA241E">
              <w:rPr>
                <w:sz w:val="20"/>
                <w:szCs w:val="20"/>
              </w:rPr>
              <w:tab/>
              <w:t>%</w:t>
            </w:r>
          </w:p>
        </w:tc>
      </w:tr>
      <w:tr w:rsidR="00FC7A27" w:rsidRPr="00C53D85" w14:paraId="26EC532C" w14:textId="77777777" w:rsidTr="00D6074D">
        <w:trPr>
          <w:cantSplit/>
          <w:jc w:val="center"/>
        </w:trPr>
        <w:tc>
          <w:tcPr>
            <w:tcW w:w="3629" w:type="pct"/>
            <w:tcBorders>
              <w:top w:val="nil"/>
              <w:left w:val="nil"/>
              <w:bottom w:val="nil"/>
              <w:right w:val="nil"/>
            </w:tcBorders>
            <w:tcMar>
              <w:top w:w="0" w:type="dxa"/>
              <w:left w:w="53" w:type="dxa"/>
              <w:bottom w:w="0" w:type="dxa"/>
              <w:right w:w="53" w:type="dxa"/>
            </w:tcMar>
          </w:tcPr>
          <w:p w14:paraId="3EC3376A" w14:textId="77777777" w:rsidR="00FC7A27" w:rsidRPr="00C53D85" w:rsidRDefault="00FC7A27" w:rsidP="00BB134F">
            <w:pPr>
              <w:keepNext/>
              <w:tabs>
                <w:tab w:val="left" w:leader="dot" w:pos="2745"/>
              </w:tabs>
              <w:spacing w:before="43" w:after="20"/>
              <w:rPr>
                <w:sz w:val="20"/>
                <w:szCs w:val="20"/>
              </w:rPr>
            </w:pPr>
            <w:r w:rsidRPr="00C53D85">
              <w:rPr>
                <w:color w:val="000000"/>
                <w:sz w:val="20"/>
                <w:szCs w:val="20"/>
              </w:rPr>
              <w:t>Dividend yield</w:t>
            </w:r>
          </w:p>
        </w:tc>
        <w:tc>
          <w:tcPr>
            <w:tcW w:w="1371" w:type="pct"/>
            <w:tcBorders>
              <w:top w:val="nil"/>
              <w:left w:val="nil"/>
              <w:bottom w:val="nil"/>
              <w:right w:val="nil"/>
            </w:tcBorders>
            <w:tcMar>
              <w:top w:w="0" w:type="dxa"/>
              <w:left w:w="0" w:type="dxa"/>
              <w:bottom w:w="0" w:type="dxa"/>
              <w:right w:w="15" w:type="dxa"/>
            </w:tcMar>
            <w:vAlign w:val="bottom"/>
          </w:tcPr>
          <w:p w14:paraId="6231ADFB" w14:textId="4BDE315D" w:rsidR="00FC7A27" w:rsidRPr="00BA241E" w:rsidRDefault="00FC7A27" w:rsidP="00D6074D">
            <w:pPr>
              <w:keepNext/>
              <w:tabs>
                <w:tab w:val="left" w:pos="1"/>
                <w:tab w:val="left" w:pos="228"/>
              </w:tabs>
              <w:spacing w:before="43" w:after="20"/>
              <w:ind w:right="240"/>
              <w:jc w:val="center"/>
              <w:rPr>
                <w:sz w:val="20"/>
                <w:szCs w:val="20"/>
              </w:rPr>
            </w:pPr>
            <w:r w:rsidRPr="00BA241E">
              <w:rPr>
                <w:sz w:val="20"/>
                <w:szCs w:val="20"/>
              </w:rPr>
              <w:t>0.0 %</w:t>
            </w:r>
          </w:p>
        </w:tc>
      </w:tr>
      <w:tr w:rsidR="00FC7A27" w:rsidRPr="00C53D85" w14:paraId="7EC6A43B" w14:textId="77777777" w:rsidTr="00D6074D">
        <w:trPr>
          <w:cantSplit/>
          <w:jc w:val="center"/>
        </w:trPr>
        <w:tc>
          <w:tcPr>
            <w:tcW w:w="3629" w:type="pct"/>
            <w:tcBorders>
              <w:top w:val="nil"/>
              <w:left w:val="nil"/>
              <w:bottom w:val="nil"/>
              <w:right w:val="nil"/>
            </w:tcBorders>
            <w:tcMar>
              <w:top w:w="0" w:type="dxa"/>
              <w:left w:w="53" w:type="dxa"/>
              <w:bottom w:w="0" w:type="dxa"/>
              <w:right w:w="53" w:type="dxa"/>
            </w:tcMar>
          </w:tcPr>
          <w:p w14:paraId="533F826B" w14:textId="77777777" w:rsidR="00FC7A27" w:rsidRPr="00C53D85" w:rsidRDefault="00FC7A27" w:rsidP="00BB134F">
            <w:pPr>
              <w:tabs>
                <w:tab w:val="left" w:leader="dot" w:pos="2745"/>
              </w:tabs>
              <w:spacing w:before="43" w:after="20"/>
              <w:rPr>
                <w:sz w:val="20"/>
                <w:szCs w:val="20"/>
              </w:rPr>
            </w:pPr>
            <w:r w:rsidRPr="00C53D85">
              <w:rPr>
                <w:color w:val="000000"/>
                <w:sz w:val="20"/>
                <w:szCs w:val="20"/>
              </w:rPr>
              <w:t>Average expected term (years)</w:t>
            </w:r>
          </w:p>
        </w:tc>
        <w:tc>
          <w:tcPr>
            <w:tcW w:w="1371" w:type="pct"/>
            <w:tcBorders>
              <w:top w:val="nil"/>
              <w:left w:val="nil"/>
              <w:bottom w:val="nil"/>
              <w:right w:val="nil"/>
            </w:tcBorders>
            <w:tcMar>
              <w:top w:w="0" w:type="dxa"/>
              <w:left w:w="0" w:type="dxa"/>
              <w:bottom w:w="0" w:type="dxa"/>
              <w:right w:w="53" w:type="dxa"/>
            </w:tcMar>
            <w:vAlign w:val="bottom"/>
          </w:tcPr>
          <w:p w14:paraId="467B2EFE" w14:textId="77777777" w:rsidR="00FC7A27" w:rsidRPr="00BA241E" w:rsidRDefault="00FC7A27" w:rsidP="00D6074D">
            <w:pPr>
              <w:spacing w:before="43" w:after="20"/>
              <w:ind w:right="240"/>
              <w:jc w:val="center"/>
              <w:rPr>
                <w:sz w:val="20"/>
                <w:szCs w:val="20"/>
              </w:rPr>
            </w:pPr>
            <w:r w:rsidRPr="00BA241E">
              <w:rPr>
                <w:sz w:val="20"/>
                <w:szCs w:val="20"/>
              </w:rPr>
              <w:t>5.7 to 6.3</w:t>
            </w:r>
          </w:p>
        </w:tc>
      </w:tr>
    </w:tbl>
    <w:p w14:paraId="506EA51B" w14:textId="77777777" w:rsidR="00FC7A27" w:rsidRDefault="00FC7A27" w:rsidP="003E7F40">
      <w:pPr>
        <w:jc w:val="both"/>
        <w:rPr>
          <w:sz w:val="20"/>
          <w:szCs w:val="20"/>
        </w:rPr>
      </w:pPr>
    </w:p>
    <w:p w14:paraId="28D75532" w14:textId="76B6C2F7" w:rsidR="00E52B44" w:rsidRDefault="00FC7A27" w:rsidP="00395859">
      <w:pPr>
        <w:jc w:val="both"/>
        <w:rPr>
          <w:color w:val="000000"/>
          <w:sz w:val="20"/>
          <w:szCs w:val="20"/>
        </w:rPr>
      </w:pPr>
      <w:r w:rsidRPr="00C53D85">
        <w:rPr>
          <w:sz w:val="20"/>
          <w:szCs w:val="20"/>
        </w:rPr>
        <w:t>The Company recorded unit-based compensation o</w:t>
      </w:r>
      <w:r w:rsidRPr="00C53D85">
        <w:rPr>
          <w:color w:val="000000"/>
          <w:sz w:val="20"/>
          <w:szCs w:val="20"/>
        </w:rPr>
        <w:t xml:space="preserve">f </w:t>
      </w:r>
      <w:r>
        <w:rPr>
          <w:color w:val="000000"/>
          <w:sz w:val="20"/>
          <w:szCs w:val="20"/>
        </w:rPr>
        <w:t xml:space="preserve">approximately $1.1 million </w:t>
      </w:r>
      <w:r w:rsidRPr="00C53D85">
        <w:rPr>
          <w:color w:val="000000"/>
          <w:sz w:val="20"/>
          <w:szCs w:val="20"/>
        </w:rPr>
        <w:t>for the years ended December 31, 202</w:t>
      </w:r>
      <w:r>
        <w:rPr>
          <w:color w:val="000000"/>
          <w:sz w:val="20"/>
          <w:szCs w:val="20"/>
        </w:rPr>
        <w:t>4</w:t>
      </w:r>
      <w:r w:rsidRPr="00C53D85">
        <w:rPr>
          <w:color w:val="000000"/>
          <w:sz w:val="20"/>
          <w:szCs w:val="20"/>
        </w:rPr>
        <w:t xml:space="preserve">, related to </w:t>
      </w:r>
      <w:r>
        <w:rPr>
          <w:color w:val="000000"/>
          <w:sz w:val="20"/>
          <w:szCs w:val="20"/>
        </w:rPr>
        <w:t>the PIU units</w:t>
      </w:r>
      <w:r w:rsidRPr="00C53D85">
        <w:rPr>
          <w:color w:val="000000"/>
          <w:sz w:val="20"/>
          <w:szCs w:val="20"/>
        </w:rPr>
        <w:t xml:space="preserve">, which is recognized in </w:t>
      </w:r>
      <w:ins w:id="561" w:author="Kyle Condon" w:date="2026-02-25T12:33:00Z" w16du:dateUtc="2026-02-25T19:33:00Z">
        <w:r w:rsidR="003E0919">
          <w:rPr>
            <w:color w:val="000000"/>
            <w:sz w:val="20"/>
            <w:szCs w:val="20"/>
          </w:rPr>
          <w:t>g</w:t>
        </w:r>
      </w:ins>
      <w:del w:id="562" w:author="Kyle Condon" w:date="2026-02-25T12:33:00Z" w16du:dateUtc="2026-02-25T19:33:00Z">
        <w:r w:rsidDel="003E0919">
          <w:rPr>
            <w:color w:val="000000"/>
            <w:sz w:val="20"/>
            <w:szCs w:val="20"/>
          </w:rPr>
          <w:delText>G</w:delText>
        </w:r>
      </w:del>
      <w:r>
        <w:rPr>
          <w:color w:val="000000"/>
          <w:sz w:val="20"/>
          <w:szCs w:val="20"/>
        </w:rPr>
        <w:t xml:space="preserve">eneral and </w:t>
      </w:r>
      <w:r w:rsidR="00C37E2B">
        <w:rPr>
          <w:color w:val="000000"/>
          <w:sz w:val="20"/>
          <w:szCs w:val="20"/>
        </w:rPr>
        <w:t>a</w:t>
      </w:r>
      <w:r>
        <w:rPr>
          <w:color w:val="000000"/>
          <w:sz w:val="20"/>
          <w:szCs w:val="20"/>
        </w:rPr>
        <w:t xml:space="preserve">dministrative </w:t>
      </w:r>
      <w:r w:rsidR="00C37E2B">
        <w:rPr>
          <w:color w:val="000000"/>
          <w:sz w:val="20"/>
          <w:szCs w:val="20"/>
        </w:rPr>
        <w:t xml:space="preserve">expenses </w:t>
      </w:r>
      <w:r w:rsidRPr="00C53D85">
        <w:rPr>
          <w:color w:val="000000"/>
          <w:sz w:val="20"/>
          <w:szCs w:val="20"/>
        </w:rPr>
        <w:t xml:space="preserve">within the </w:t>
      </w:r>
      <w:r>
        <w:rPr>
          <w:color w:val="000000"/>
          <w:sz w:val="20"/>
          <w:szCs w:val="20"/>
        </w:rPr>
        <w:t>Consolidated</w:t>
      </w:r>
      <w:r w:rsidDel="009043C2">
        <w:rPr>
          <w:color w:val="000000"/>
          <w:sz w:val="20"/>
          <w:szCs w:val="20"/>
        </w:rPr>
        <w:t xml:space="preserve"> </w:t>
      </w:r>
      <w:r w:rsidR="009043C2">
        <w:rPr>
          <w:color w:val="000000"/>
          <w:sz w:val="20"/>
          <w:szCs w:val="20"/>
        </w:rPr>
        <w:t>Statement of Operations</w:t>
      </w:r>
      <w:r w:rsidRPr="00C53D85">
        <w:rPr>
          <w:color w:val="000000"/>
          <w:sz w:val="20"/>
          <w:szCs w:val="20"/>
        </w:rPr>
        <w:t xml:space="preserve">. The compensation recorded represents the estimated grant date fair value of the portion of </w:t>
      </w:r>
      <w:r>
        <w:rPr>
          <w:color w:val="000000"/>
          <w:sz w:val="20"/>
          <w:szCs w:val="20"/>
        </w:rPr>
        <w:t>PIU Units</w:t>
      </w:r>
      <w:r w:rsidRPr="00C53D85">
        <w:rPr>
          <w:color w:val="000000"/>
          <w:sz w:val="20"/>
          <w:szCs w:val="20"/>
        </w:rPr>
        <w:t xml:space="preserve"> that vested during the respective period.</w:t>
      </w:r>
    </w:p>
    <w:p w14:paraId="3E7AD6B5" w14:textId="77777777" w:rsidR="00E52B44" w:rsidRDefault="00E52B44" w:rsidP="00395859">
      <w:pPr>
        <w:jc w:val="both"/>
        <w:rPr>
          <w:color w:val="000000"/>
          <w:sz w:val="20"/>
          <w:szCs w:val="20"/>
        </w:rPr>
      </w:pPr>
    </w:p>
    <w:p w14:paraId="0E66652D" w14:textId="77777777" w:rsidR="003A68EB" w:rsidRDefault="003A68EB" w:rsidP="00395859">
      <w:pPr>
        <w:jc w:val="both"/>
        <w:rPr>
          <w:sz w:val="20"/>
          <w:szCs w:val="20"/>
        </w:rPr>
      </w:pPr>
      <w:r>
        <w:rPr>
          <w:sz w:val="20"/>
          <w:szCs w:val="20"/>
        </w:rPr>
        <w:br w:type="page"/>
      </w:r>
    </w:p>
    <w:p w14:paraId="5B92DE6D" w14:textId="5CA7048C" w:rsidR="004C4E05" w:rsidRPr="00C53D85" w:rsidRDefault="00ED209C" w:rsidP="00395859">
      <w:pPr>
        <w:jc w:val="both"/>
        <w:rPr>
          <w:sz w:val="20"/>
          <w:szCs w:val="20"/>
        </w:rPr>
      </w:pPr>
      <w:r>
        <w:rPr>
          <w:sz w:val="20"/>
          <w:szCs w:val="20"/>
        </w:rPr>
        <w:lastRenderedPageBreak/>
        <w:t xml:space="preserve">The </w:t>
      </w:r>
      <w:r w:rsidR="00F80C50">
        <w:rPr>
          <w:sz w:val="20"/>
          <w:szCs w:val="20"/>
        </w:rPr>
        <w:t>f</w:t>
      </w:r>
      <w:r>
        <w:rPr>
          <w:sz w:val="20"/>
          <w:szCs w:val="20"/>
        </w:rPr>
        <w:t xml:space="preserve">ollowing is a summary of the activity and balances for </w:t>
      </w:r>
      <w:r w:rsidR="00BD2D85">
        <w:rPr>
          <w:sz w:val="20"/>
          <w:szCs w:val="20"/>
        </w:rPr>
        <w:t xml:space="preserve">the </w:t>
      </w:r>
      <w:r>
        <w:rPr>
          <w:sz w:val="20"/>
          <w:szCs w:val="20"/>
        </w:rPr>
        <w:t>PIU units for the year ended December 31, 2024</w:t>
      </w:r>
      <w:r w:rsidR="005550B2">
        <w:rPr>
          <w:color w:val="000000"/>
          <w:sz w:val="20"/>
          <w:szCs w:val="20"/>
        </w:rPr>
        <w:t>:</w:t>
      </w:r>
      <w:r w:rsidR="0058670E" w:rsidRPr="00C53D85">
        <w:rPr>
          <w:sz w:val="20"/>
          <w:szCs w:val="20"/>
        </w:rPr>
        <w:t xml:space="preserve"> </w:t>
      </w:r>
    </w:p>
    <w:p w14:paraId="5B92DE6E" w14:textId="77777777" w:rsidR="004C4E05" w:rsidRPr="00C53D85" w:rsidRDefault="0058670E" w:rsidP="00395859">
      <w:pPr>
        <w:keepNext/>
        <w:rPr>
          <w:sz w:val="20"/>
          <w:szCs w:val="20"/>
        </w:rPr>
      </w:pPr>
      <w:r w:rsidRPr="00C53D85">
        <w:rPr>
          <w:sz w:val="20"/>
          <w:szCs w:val="20"/>
        </w:rPr>
        <w:t>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766"/>
        <w:gridCol w:w="1865"/>
        <w:gridCol w:w="2090"/>
        <w:gridCol w:w="1879"/>
      </w:tblGrid>
      <w:tr w:rsidR="00BD0D9A" w:rsidRPr="00E21E9D" w14:paraId="5B92DE74" w14:textId="77777777" w:rsidTr="0005659C">
        <w:trPr>
          <w:cantSplit/>
          <w:jc w:val="center"/>
        </w:trPr>
        <w:tc>
          <w:tcPr>
            <w:tcW w:w="1485" w:type="pct"/>
            <w:tcBorders>
              <w:top w:val="nil"/>
              <w:left w:val="nil"/>
              <w:bottom w:val="nil"/>
              <w:right w:val="nil"/>
            </w:tcBorders>
            <w:shd w:val="clear" w:color="auto" w:fill="C6D9F1" w:themeFill="text2" w:themeFillTint="33"/>
            <w:tcMar>
              <w:top w:w="0" w:type="dxa"/>
              <w:left w:w="53" w:type="dxa"/>
              <w:bottom w:w="0" w:type="dxa"/>
              <w:right w:w="53" w:type="dxa"/>
            </w:tcMar>
            <w:vAlign w:val="center"/>
          </w:tcPr>
          <w:p w14:paraId="5B92DE6F" w14:textId="77777777" w:rsidR="00855EDC" w:rsidRPr="00E21E9D" w:rsidRDefault="00855EDC" w:rsidP="001C20E4">
            <w:pPr>
              <w:keepNext/>
              <w:spacing w:before="43" w:after="20" w:line="120" w:lineRule="auto"/>
              <w:ind w:left="91"/>
              <w:rPr>
                <w:sz w:val="20"/>
                <w:szCs w:val="20"/>
              </w:rPr>
            </w:pPr>
            <w:r w:rsidRPr="00E21E9D">
              <w:rPr>
                <w:color w:val="000000"/>
                <w:sz w:val="20"/>
                <w:szCs w:val="20"/>
              </w:rPr>
              <w:t> </w:t>
            </w:r>
          </w:p>
        </w:tc>
        <w:tc>
          <w:tcPr>
            <w:tcW w:w="821" w:type="pct"/>
            <w:tcBorders>
              <w:top w:val="nil"/>
              <w:left w:val="nil"/>
              <w:bottom w:val="single" w:sz="8" w:space="0" w:color="000000"/>
              <w:right w:val="nil"/>
            </w:tcBorders>
            <w:shd w:val="clear" w:color="auto" w:fill="C6D9F1" w:themeFill="text2" w:themeFillTint="33"/>
            <w:tcMar>
              <w:top w:w="0" w:type="dxa"/>
              <w:left w:w="53" w:type="dxa"/>
              <w:bottom w:w="0" w:type="dxa"/>
              <w:right w:w="53" w:type="dxa"/>
            </w:tcMar>
            <w:vAlign w:val="bottom"/>
          </w:tcPr>
          <w:p w14:paraId="5B92DE72" w14:textId="18D963DA" w:rsidR="00855EDC" w:rsidRPr="00E21E9D" w:rsidRDefault="00855EDC" w:rsidP="00855EDC">
            <w:pPr>
              <w:keepNext/>
              <w:spacing w:before="43" w:after="20"/>
              <w:ind w:left="91"/>
              <w:jc w:val="center"/>
              <w:rPr>
                <w:b/>
                <w:sz w:val="20"/>
                <w:szCs w:val="20"/>
              </w:rPr>
            </w:pPr>
            <w:r w:rsidRPr="00E21E9D">
              <w:rPr>
                <w:b/>
                <w:sz w:val="20"/>
                <w:szCs w:val="20"/>
              </w:rPr>
              <w:t>Total </w:t>
            </w:r>
            <w:r>
              <w:rPr>
                <w:b/>
                <w:sz w:val="20"/>
                <w:szCs w:val="20"/>
              </w:rPr>
              <w:t xml:space="preserve">PIU </w:t>
            </w:r>
            <w:r w:rsidRPr="00E21E9D">
              <w:rPr>
                <w:b/>
                <w:sz w:val="20"/>
                <w:szCs w:val="20"/>
              </w:rPr>
              <w:t>Units</w:t>
            </w:r>
            <w:r w:rsidRPr="00E21E9D">
              <w:rPr>
                <w:b/>
                <w:sz w:val="20"/>
                <w:szCs w:val="20"/>
              </w:rPr>
              <w:br/>
              <w:t>Outstanding</w:t>
            </w:r>
          </w:p>
        </w:tc>
        <w:tc>
          <w:tcPr>
            <w:tcW w:w="850" w:type="pct"/>
            <w:tcBorders>
              <w:top w:val="nil"/>
              <w:left w:val="nil"/>
              <w:bottom w:val="single" w:sz="8" w:space="0" w:color="000000"/>
              <w:right w:val="nil"/>
            </w:tcBorders>
            <w:shd w:val="clear" w:color="auto" w:fill="C6D9F1" w:themeFill="text2" w:themeFillTint="33"/>
            <w:vAlign w:val="bottom"/>
          </w:tcPr>
          <w:p w14:paraId="7AB7BB3A" w14:textId="46696724" w:rsidR="00855EDC" w:rsidRPr="00E21E9D" w:rsidRDefault="00855EDC" w:rsidP="00855EDC">
            <w:pPr>
              <w:keepNext/>
              <w:spacing w:before="43" w:after="20"/>
              <w:ind w:left="91"/>
              <w:jc w:val="center"/>
              <w:rPr>
                <w:b/>
                <w:sz w:val="20"/>
                <w:szCs w:val="20"/>
              </w:rPr>
            </w:pPr>
            <w:r w:rsidRPr="00E21E9D">
              <w:rPr>
                <w:b/>
                <w:sz w:val="20"/>
                <w:szCs w:val="20"/>
              </w:rPr>
              <w:t>Weighted Average</w:t>
            </w:r>
            <w:r w:rsidRPr="00E21E9D">
              <w:rPr>
                <w:b/>
                <w:sz w:val="20"/>
                <w:szCs w:val="20"/>
              </w:rPr>
              <w:br/>
            </w:r>
            <w:r>
              <w:rPr>
                <w:b/>
                <w:sz w:val="20"/>
                <w:szCs w:val="20"/>
              </w:rPr>
              <w:t>Exercise Price</w:t>
            </w:r>
          </w:p>
        </w:tc>
        <w:tc>
          <w:tcPr>
            <w:tcW w:w="971" w:type="pct"/>
            <w:tcBorders>
              <w:top w:val="nil"/>
              <w:left w:val="nil"/>
              <w:bottom w:val="single" w:sz="8" w:space="0" w:color="000000"/>
              <w:right w:val="nil"/>
            </w:tcBorders>
            <w:shd w:val="clear" w:color="auto" w:fill="C6D9F1" w:themeFill="text2" w:themeFillTint="33"/>
            <w:vAlign w:val="bottom"/>
          </w:tcPr>
          <w:p w14:paraId="41BAA471" w14:textId="12C36357" w:rsidR="00855EDC" w:rsidRPr="00E21E9D" w:rsidRDefault="00855EDC" w:rsidP="00855EDC">
            <w:pPr>
              <w:keepNext/>
              <w:spacing w:before="43" w:after="20"/>
              <w:ind w:left="91"/>
              <w:jc w:val="center"/>
              <w:rPr>
                <w:b/>
                <w:sz w:val="20"/>
                <w:szCs w:val="20"/>
              </w:rPr>
            </w:pPr>
            <w:r w:rsidRPr="00E21E9D">
              <w:rPr>
                <w:b/>
                <w:sz w:val="20"/>
                <w:szCs w:val="20"/>
              </w:rPr>
              <w:t>Weighted Average</w:t>
            </w:r>
            <w:r w:rsidRPr="00E21E9D">
              <w:rPr>
                <w:b/>
                <w:sz w:val="20"/>
                <w:szCs w:val="20"/>
              </w:rPr>
              <w:br/>
            </w:r>
            <w:r>
              <w:rPr>
                <w:b/>
                <w:sz w:val="20"/>
                <w:szCs w:val="20"/>
              </w:rPr>
              <w:t>Remaining Contractual Term</w:t>
            </w:r>
            <w:r w:rsidR="00014B3E">
              <w:rPr>
                <w:b/>
                <w:sz w:val="20"/>
                <w:szCs w:val="20"/>
              </w:rPr>
              <w:t xml:space="preserve"> (years)</w:t>
            </w:r>
          </w:p>
        </w:tc>
        <w:tc>
          <w:tcPr>
            <w:tcW w:w="873" w:type="pct"/>
            <w:tcBorders>
              <w:top w:val="nil"/>
              <w:left w:val="nil"/>
              <w:bottom w:val="single" w:sz="8" w:space="0" w:color="000000"/>
              <w:right w:val="nil"/>
            </w:tcBorders>
            <w:shd w:val="clear" w:color="auto" w:fill="C6D9F1" w:themeFill="text2" w:themeFillTint="33"/>
            <w:tcMar>
              <w:top w:w="0" w:type="dxa"/>
              <w:left w:w="53" w:type="dxa"/>
              <w:bottom w:w="0" w:type="dxa"/>
              <w:right w:w="53" w:type="dxa"/>
            </w:tcMar>
            <w:vAlign w:val="bottom"/>
          </w:tcPr>
          <w:p w14:paraId="5B92DE73" w14:textId="5A386D01" w:rsidR="00855EDC" w:rsidRPr="00E21E9D" w:rsidRDefault="00855EDC" w:rsidP="00855EDC">
            <w:pPr>
              <w:keepNext/>
              <w:spacing w:before="43" w:after="20"/>
              <w:ind w:left="91"/>
              <w:jc w:val="center"/>
              <w:rPr>
                <w:b/>
                <w:sz w:val="20"/>
                <w:szCs w:val="20"/>
              </w:rPr>
            </w:pPr>
            <w:r w:rsidRPr="00E21E9D">
              <w:rPr>
                <w:b/>
                <w:sz w:val="20"/>
                <w:szCs w:val="20"/>
              </w:rPr>
              <w:t>Weighted Average</w:t>
            </w:r>
            <w:r w:rsidRPr="00E21E9D">
              <w:rPr>
                <w:b/>
                <w:sz w:val="20"/>
                <w:szCs w:val="20"/>
              </w:rPr>
              <w:br/>
              <w:t>Grant Date</w:t>
            </w:r>
            <w:r w:rsidRPr="00E21E9D">
              <w:rPr>
                <w:b/>
                <w:sz w:val="20"/>
                <w:szCs w:val="20"/>
              </w:rPr>
              <w:br/>
              <w:t>Fair Value</w:t>
            </w:r>
          </w:p>
        </w:tc>
      </w:tr>
      <w:tr w:rsidR="00C55E20" w:rsidRPr="00E21E9D" w14:paraId="5B92DEAA" w14:textId="77777777" w:rsidTr="00CD0365">
        <w:trPr>
          <w:cantSplit/>
          <w:jc w:val="center"/>
        </w:trPr>
        <w:tc>
          <w:tcPr>
            <w:tcW w:w="1485" w:type="pct"/>
            <w:tcBorders>
              <w:top w:val="nil"/>
              <w:left w:val="nil"/>
              <w:bottom w:val="nil"/>
              <w:right w:val="nil"/>
            </w:tcBorders>
            <w:tcMar>
              <w:top w:w="0" w:type="dxa"/>
              <w:left w:w="53" w:type="dxa"/>
              <w:bottom w:w="0" w:type="dxa"/>
              <w:right w:w="53" w:type="dxa"/>
            </w:tcMar>
            <w:vAlign w:val="center"/>
          </w:tcPr>
          <w:p w14:paraId="5B92DEA5" w14:textId="62F55E3B" w:rsidR="00855EDC" w:rsidRPr="0028098F" w:rsidRDefault="00114AF0" w:rsidP="00C55E20">
            <w:pPr>
              <w:keepNext/>
              <w:tabs>
                <w:tab w:val="left" w:leader="dot" w:pos="2190"/>
              </w:tabs>
              <w:spacing w:before="33" w:after="20"/>
              <w:rPr>
                <w:bCs/>
                <w:sz w:val="20"/>
                <w:szCs w:val="20"/>
              </w:rPr>
            </w:pPr>
            <w:r>
              <w:rPr>
                <w:bCs/>
                <w:color w:val="000000"/>
                <w:sz w:val="20"/>
                <w:szCs w:val="20"/>
              </w:rPr>
              <w:t>U</w:t>
            </w:r>
            <w:r w:rsidR="00855EDC">
              <w:rPr>
                <w:bCs/>
                <w:color w:val="000000"/>
                <w:sz w:val="20"/>
                <w:szCs w:val="20"/>
              </w:rPr>
              <w:t xml:space="preserve">nvested balance outstanding as of </w:t>
            </w:r>
            <w:ins w:id="563" w:author="Kyle Condon" w:date="2026-02-25T12:50:00Z" w16du:dateUtc="2026-02-25T19:50:00Z">
              <w:r w:rsidR="007C1582">
                <w:rPr>
                  <w:bCs/>
                  <w:color w:val="000000"/>
                  <w:sz w:val="20"/>
                  <w:szCs w:val="20"/>
                </w:rPr>
                <w:t>January 1, 2024</w:t>
              </w:r>
            </w:ins>
            <w:del w:id="564" w:author="Kyle Condon" w:date="2026-02-25T12:50:00Z" w16du:dateUtc="2026-02-25T19:50:00Z">
              <w:r w:rsidR="00855EDC" w:rsidRPr="0028098F" w:rsidDel="007C1582">
                <w:rPr>
                  <w:bCs/>
                  <w:color w:val="000000"/>
                  <w:sz w:val="20"/>
                  <w:szCs w:val="20"/>
                </w:rPr>
                <w:delText>December 31, 2023</w:delText>
              </w:r>
            </w:del>
          </w:p>
        </w:tc>
        <w:tc>
          <w:tcPr>
            <w:tcW w:w="821" w:type="pct"/>
            <w:tcBorders>
              <w:top w:val="single" w:sz="4" w:space="0" w:color="000000"/>
              <w:left w:val="nil"/>
              <w:bottom w:val="nil"/>
              <w:right w:val="nil"/>
            </w:tcBorders>
            <w:tcMar>
              <w:top w:w="0" w:type="dxa"/>
              <w:left w:w="0" w:type="dxa"/>
              <w:bottom w:w="0" w:type="dxa"/>
              <w:right w:w="15" w:type="dxa"/>
            </w:tcMar>
            <w:vAlign w:val="center"/>
          </w:tcPr>
          <w:p w14:paraId="5B92DEA8" w14:textId="02432504" w:rsidR="00855EDC" w:rsidRPr="00E21E9D" w:rsidRDefault="00855EDC" w:rsidP="00C55E20">
            <w:pPr>
              <w:keepNext/>
              <w:tabs>
                <w:tab w:val="left" w:pos="939"/>
                <w:tab w:val="left" w:pos="1807"/>
              </w:tabs>
              <w:spacing w:before="33" w:after="20"/>
              <w:jc w:val="right"/>
              <w:rPr>
                <w:sz w:val="20"/>
                <w:szCs w:val="20"/>
              </w:rPr>
            </w:pPr>
            <w:r w:rsidRPr="00E21E9D">
              <w:rPr>
                <w:color w:val="000000"/>
                <w:sz w:val="20"/>
                <w:szCs w:val="20"/>
              </w:rPr>
              <w:tab/>
            </w:r>
            <w:r>
              <w:rPr>
                <w:color w:val="000000"/>
                <w:sz w:val="20"/>
                <w:szCs w:val="20"/>
              </w:rPr>
              <w:t>2,488,145</w:t>
            </w:r>
          </w:p>
        </w:tc>
        <w:tc>
          <w:tcPr>
            <w:tcW w:w="850" w:type="pct"/>
            <w:tcBorders>
              <w:top w:val="nil"/>
              <w:left w:val="nil"/>
              <w:bottom w:val="nil"/>
              <w:right w:val="nil"/>
            </w:tcBorders>
            <w:vAlign w:val="center"/>
          </w:tcPr>
          <w:p w14:paraId="3F0B08F1" w14:textId="1A334227" w:rsidR="00855EDC" w:rsidRDefault="001A2991" w:rsidP="00C55E20">
            <w:pPr>
              <w:keepNext/>
              <w:spacing w:before="33" w:after="20"/>
              <w:ind w:right="98"/>
              <w:jc w:val="right"/>
              <w:rPr>
                <w:sz w:val="20"/>
                <w:szCs w:val="20"/>
              </w:rPr>
            </w:pPr>
            <w:r>
              <w:rPr>
                <w:sz w:val="20"/>
                <w:szCs w:val="20"/>
              </w:rPr>
              <w:t xml:space="preserve">  $                   1</w:t>
            </w:r>
            <w:r w:rsidRPr="00CC47D1">
              <w:rPr>
                <w:sz w:val="20"/>
                <w:szCs w:val="20"/>
              </w:rPr>
              <w:t>.</w:t>
            </w:r>
            <w:r>
              <w:rPr>
                <w:sz w:val="20"/>
                <w:szCs w:val="20"/>
              </w:rPr>
              <w:t>92</w:t>
            </w:r>
          </w:p>
        </w:tc>
        <w:tc>
          <w:tcPr>
            <w:tcW w:w="971" w:type="pct"/>
            <w:tcBorders>
              <w:top w:val="nil"/>
              <w:left w:val="nil"/>
              <w:bottom w:val="nil"/>
              <w:right w:val="nil"/>
            </w:tcBorders>
            <w:vAlign w:val="center"/>
          </w:tcPr>
          <w:p w14:paraId="600D7F80" w14:textId="64A383DA" w:rsidR="00855EDC" w:rsidRDefault="00014B3E" w:rsidP="00C55E20">
            <w:pPr>
              <w:keepNext/>
              <w:tabs>
                <w:tab w:val="left" w:pos="114"/>
              </w:tabs>
              <w:spacing w:before="33" w:after="20"/>
              <w:ind w:right="98"/>
              <w:jc w:val="right"/>
              <w:rPr>
                <w:sz w:val="20"/>
                <w:szCs w:val="20"/>
              </w:rPr>
            </w:pPr>
            <w:r>
              <w:rPr>
                <w:sz w:val="20"/>
                <w:szCs w:val="20"/>
              </w:rPr>
              <w:t>9.5</w:t>
            </w:r>
            <w:r w:rsidR="00BD4C49">
              <w:rPr>
                <w:sz w:val="20"/>
                <w:szCs w:val="20"/>
              </w:rPr>
              <w:t>9</w:t>
            </w:r>
          </w:p>
        </w:tc>
        <w:tc>
          <w:tcPr>
            <w:tcW w:w="873" w:type="pct"/>
            <w:tcBorders>
              <w:top w:val="nil"/>
              <w:left w:val="nil"/>
              <w:bottom w:val="nil"/>
              <w:right w:val="nil"/>
            </w:tcBorders>
            <w:tcMar>
              <w:top w:w="0" w:type="dxa"/>
              <w:left w:w="0" w:type="dxa"/>
              <w:bottom w:w="0" w:type="dxa"/>
              <w:right w:w="15" w:type="dxa"/>
            </w:tcMar>
            <w:vAlign w:val="center"/>
          </w:tcPr>
          <w:p w14:paraId="5B92DEA9" w14:textId="43C49F78" w:rsidR="00855EDC" w:rsidRPr="00CC47D1" w:rsidRDefault="00855EDC" w:rsidP="00C55E20">
            <w:pPr>
              <w:keepNext/>
              <w:tabs>
                <w:tab w:val="left" w:pos="114"/>
              </w:tabs>
              <w:spacing w:before="33" w:after="20"/>
              <w:ind w:right="98"/>
              <w:jc w:val="right"/>
              <w:rPr>
                <w:sz w:val="20"/>
                <w:szCs w:val="20"/>
              </w:rPr>
            </w:pPr>
            <w:r>
              <w:rPr>
                <w:sz w:val="20"/>
                <w:szCs w:val="20"/>
              </w:rPr>
              <w:t xml:space="preserve">$                      </w:t>
            </w:r>
            <w:r w:rsidRPr="00CC47D1">
              <w:rPr>
                <w:sz w:val="20"/>
                <w:szCs w:val="20"/>
              </w:rPr>
              <w:t>0.71</w:t>
            </w:r>
          </w:p>
        </w:tc>
      </w:tr>
      <w:tr w:rsidR="00C309C2" w:rsidRPr="00E21E9D" w14:paraId="5B92DEB0" w14:textId="77777777" w:rsidTr="00CD0365">
        <w:trPr>
          <w:cantSplit/>
          <w:jc w:val="center"/>
        </w:trPr>
        <w:tc>
          <w:tcPr>
            <w:tcW w:w="1485" w:type="pct"/>
            <w:tcBorders>
              <w:top w:val="nil"/>
              <w:left w:val="nil"/>
              <w:bottom w:val="nil"/>
              <w:right w:val="nil"/>
            </w:tcBorders>
            <w:tcMar>
              <w:top w:w="0" w:type="dxa"/>
              <w:left w:w="53" w:type="dxa"/>
              <w:bottom w:w="0" w:type="dxa"/>
              <w:right w:w="53" w:type="dxa"/>
            </w:tcMar>
            <w:vAlign w:val="center"/>
          </w:tcPr>
          <w:p w14:paraId="5B92DEAB" w14:textId="6DF14E54" w:rsidR="00C309C2" w:rsidRPr="00E21E9D" w:rsidRDefault="00C309C2" w:rsidP="00C55E20">
            <w:pPr>
              <w:keepNext/>
              <w:tabs>
                <w:tab w:val="left" w:leader="dot" w:pos="2190"/>
              </w:tabs>
              <w:spacing w:before="43" w:after="20"/>
              <w:rPr>
                <w:sz w:val="20"/>
                <w:szCs w:val="20"/>
              </w:rPr>
            </w:pPr>
            <w:r w:rsidRPr="00E21E9D">
              <w:rPr>
                <w:color w:val="000000"/>
                <w:sz w:val="20"/>
                <w:szCs w:val="20"/>
              </w:rPr>
              <w:t>Granted</w:t>
            </w:r>
          </w:p>
        </w:tc>
        <w:tc>
          <w:tcPr>
            <w:tcW w:w="821" w:type="pct"/>
            <w:tcBorders>
              <w:top w:val="nil"/>
              <w:left w:val="nil"/>
              <w:bottom w:val="nil"/>
              <w:right w:val="nil"/>
            </w:tcBorders>
            <w:tcMar>
              <w:top w:w="0" w:type="dxa"/>
              <w:left w:w="0" w:type="dxa"/>
              <w:bottom w:w="0" w:type="dxa"/>
              <w:right w:w="15" w:type="dxa"/>
            </w:tcMar>
            <w:vAlign w:val="center"/>
          </w:tcPr>
          <w:p w14:paraId="5B92DEAE" w14:textId="0D8DBF58" w:rsidR="00C309C2" w:rsidRPr="00D2528A" w:rsidRDefault="00C309C2" w:rsidP="00C55E20">
            <w:pPr>
              <w:keepNext/>
              <w:tabs>
                <w:tab w:val="left" w:pos="1029"/>
                <w:tab w:val="left" w:pos="1807"/>
              </w:tabs>
              <w:spacing w:before="43" w:after="20"/>
              <w:jc w:val="right"/>
              <w:rPr>
                <w:bCs/>
                <w:sz w:val="20"/>
                <w:szCs w:val="20"/>
              </w:rPr>
            </w:pPr>
            <w:r w:rsidRPr="00D2528A">
              <w:rPr>
                <w:bCs/>
                <w:color w:val="000000"/>
                <w:sz w:val="20"/>
                <w:szCs w:val="20"/>
              </w:rPr>
              <w:t>7,040,184</w:t>
            </w:r>
          </w:p>
        </w:tc>
        <w:tc>
          <w:tcPr>
            <w:tcW w:w="850" w:type="pct"/>
            <w:tcBorders>
              <w:top w:val="nil"/>
              <w:left w:val="nil"/>
              <w:bottom w:val="nil"/>
              <w:right w:val="nil"/>
            </w:tcBorders>
            <w:vAlign w:val="center"/>
          </w:tcPr>
          <w:p w14:paraId="27120171" w14:textId="3B7D94EE" w:rsidR="00C309C2" w:rsidRPr="00CC47D1" w:rsidRDefault="00C309C2" w:rsidP="00C55E20">
            <w:pPr>
              <w:keepNext/>
              <w:spacing w:before="43" w:after="20"/>
              <w:ind w:right="98" w:hanging="105"/>
              <w:jc w:val="right"/>
              <w:rPr>
                <w:sz w:val="20"/>
                <w:szCs w:val="20"/>
              </w:rPr>
            </w:pPr>
            <w:r>
              <w:rPr>
                <w:sz w:val="20"/>
                <w:szCs w:val="20"/>
              </w:rPr>
              <w:t xml:space="preserve">                         1</w:t>
            </w:r>
            <w:r w:rsidRPr="00CC47D1">
              <w:rPr>
                <w:sz w:val="20"/>
                <w:szCs w:val="20"/>
              </w:rPr>
              <w:t>.</w:t>
            </w:r>
            <w:r>
              <w:rPr>
                <w:sz w:val="20"/>
                <w:szCs w:val="20"/>
              </w:rPr>
              <w:t>92</w:t>
            </w:r>
          </w:p>
        </w:tc>
        <w:tc>
          <w:tcPr>
            <w:tcW w:w="971" w:type="pct"/>
            <w:tcBorders>
              <w:top w:val="nil"/>
              <w:left w:val="nil"/>
              <w:bottom w:val="nil"/>
              <w:right w:val="nil"/>
            </w:tcBorders>
            <w:vAlign w:val="center"/>
          </w:tcPr>
          <w:p w14:paraId="0B2BAF45" w14:textId="5BC7423B" w:rsidR="00C309C2" w:rsidRPr="00CC47D1" w:rsidRDefault="00C309C2" w:rsidP="00C55E20">
            <w:pPr>
              <w:keepNext/>
              <w:tabs>
                <w:tab w:val="left" w:pos="114"/>
              </w:tabs>
              <w:spacing w:before="43" w:after="20"/>
              <w:ind w:right="98" w:firstLine="630"/>
              <w:jc w:val="right"/>
              <w:rPr>
                <w:sz w:val="20"/>
                <w:szCs w:val="20"/>
              </w:rPr>
            </w:pPr>
          </w:p>
        </w:tc>
        <w:tc>
          <w:tcPr>
            <w:tcW w:w="873" w:type="pct"/>
            <w:tcBorders>
              <w:top w:val="nil"/>
              <w:left w:val="nil"/>
              <w:bottom w:val="nil"/>
              <w:right w:val="nil"/>
            </w:tcBorders>
            <w:tcMar>
              <w:top w:w="0" w:type="dxa"/>
              <w:left w:w="0" w:type="dxa"/>
              <w:bottom w:w="0" w:type="dxa"/>
              <w:right w:w="15" w:type="dxa"/>
            </w:tcMar>
            <w:vAlign w:val="center"/>
          </w:tcPr>
          <w:p w14:paraId="5B92DEAF" w14:textId="3CB51D23" w:rsidR="00C309C2" w:rsidRPr="00CC47D1" w:rsidRDefault="00C309C2" w:rsidP="00C55E20">
            <w:pPr>
              <w:keepNext/>
              <w:tabs>
                <w:tab w:val="left" w:pos="114"/>
              </w:tabs>
              <w:spacing w:before="43" w:after="20"/>
              <w:ind w:right="98" w:firstLine="630"/>
              <w:jc w:val="right"/>
              <w:rPr>
                <w:sz w:val="20"/>
                <w:szCs w:val="20"/>
              </w:rPr>
            </w:pPr>
            <w:r w:rsidRPr="00CC47D1">
              <w:rPr>
                <w:sz w:val="20"/>
                <w:szCs w:val="20"/>
              </w:rPr>
              <w:t>0.71</w:t>
            </w:r>
          </w:p>
        </w:tc>
      </w:tr>
      <w:tr w:rsidR="00E06480" w:rsidRPr="00E21E9D" w14:paraId="26C7B218" w14:textId="77777777" w:rsidTr="00CD0365">
        <w:trPr>
          <w:cantSplit/>
          <w:jc w:val="center"/>
        </w:trPr>
        <w:tc>
          <w:tcPr>
            <w:tcW w:w="1485" w:type="pct"/>
            <w:tcBorders>
              <w:top w:val="nil"/>
              <w:left w:val="nil"/>
              <w:bottom w:val="nil"/>
              <w:right w:val="nil"/>
            </w:tcBorders>
            <w:tcMar>
              <w:top w:w="0" w:type="dxa"/>
              <w:left w:w="53" w:type="dxa"/>
              <w:bottom w:w="0" w:type="dxa"/>
              <w:right w:w="53" w:type="dxa"/>
            </w:tcMar>
            <w:vAlign w:val="center"/>
          </w:tcPr>
          <w:p w14:paraId="6E73F437" w14:textId="3DDBFAD8" w:rsidR="00E06480" w:rsidRPr="00E21E9D" w:rsidRDefault="00E06480" w:rsidP="00C55E20">
            <w:pPr>
              <w:keepNext/>
              <w:tabs>
                <w:tab w:val="left" w:leader="dot" w:pos="2190"/>
              </w:tabs>
              <w:spacing w:before="43" w:after="20"/>
              <w:rPr>
                <w:color w:val="000000"/>
                <w:sz w:val="20"/>
                <w:szCs w:val="20"/>
              </w:rPr>
            </w:pPr>
            <w:r>
              <w:rPr>
                <w:color w:val="000000"/>
                <w:sz w:val="20"/>
                <w:szCs w:val="20"/>
              </w:rPr>
              <w:t>Vested</w:t>
            </w:r>
          </w:p>
        </w:tc>
        <w:tc>
          <w:tcPr>
            <w:tcW w:w="821" w:type="pct"/>
            <w:tcBorders>
              <w:top w:val="nil"/>
              <w:left w:val="nil"/>
              <w:bottom w:val="nil"/>
              <w:right w:val="nil"/>
            </w:tcBorders>
            <w:tcMar>
              <w:top w:w="0" w:type="dxa"/>
              <w:left w:w="0" w:type="dxa"/>
              <w:bottom w:w="0" w:type="dxa"/>
              <w:right w:w="15" w:type="dxa"/>
            </w:tcMar>
            <w:vAlign w:val="center"/>
          </w:tcPr>
          <w:p w14:paraId="716CDA63" w14:textId="61405CA0" w:rsidR="00E06480" w:rsidRDefault="00E06480" w:rsidP="00C55E20">
            <w:pPr>
              <w:keepNext/>
              <w:tabs>
                <w:tab w:val="left" w:pos="949"/>
              </w:tabs>
              <w:spacing w:before="43" w:after="20"/>
              <w:jc w:val="right"/>
              <w:rPr>
                <w:bCs/>
                <w:sz w:val="20"/>
                <w:szCs w:val="20"/>
              </w:rPr>
            </w:pPr>
            <w:r>
              <w:rPr>
                <w:bCs/>
                <w:sz w:val="20"/>
                <w:szCs w:val="20"/>
              </w:rPr>
              <w:t>(1,251,989)</w:t>
            </w:r>
          </w:p>
        </w:tc>
        <w:tc>
          <w:tcPr>
            <w:tcW w:w="850" w:type="pct"/>
            <w:tcBorders>
              <w:top w:val="nil"/>
              <w:left w:val="nil"/>
              <w:bottom w:val="nil"/>
              <w:right w:val="nil"/>
            </w:tcBorders>
            <w:vAlign w:val="center"/>
          </w:tcPr>
          <w:p w14:paraId="37015B60" w14:textId="0644AE20" w:rsidR="00E06480" w:rsidRPr="00CC47D1" w:rsidRDefault="00C37E2B" w:rsidP="00C55E20">
            <w:pPr>
              <w:keepNext/>
              <w:spacing w:before="43" w:after="20"/>
              <w:ind w:right="98"/>
              <w:jc w:val="right"/>
              <w:rPr>
                <w:sz w:val="20"/>
                <w:szCs w:val="20"/>
              </w:rPr>
            </w:pPr>
            <w:r>
              <w:rPr>
                <w:sz w:val="20"/>
                <w:szCs w:val="20"/>
              </w:rPr>
              <w:t>1.92</w:t>
            </w:r>
          </w:p>
        </w:tc>
        <w:tc>
          <w:tcPr>
            <w:tcW w:w="971" w:type="pct"/>
            <w:tcBorders>
              <w:top w:val="nil"/>
              <w:left w:val="nil"/>
              <w:bottom w:val="nil"/>
              <w:right w:val="nil"/>
            </w:tcBorders>
            <w:vAlign w:val="center"/>
          </w:tcPr>
          <w:p w14:paraId="52AD4A3A" w14:textId="13D8A931" w:rsidR="00E06480" w:rsidRPr="00CC47D1" w:rsidRDefault="00E06480" w:rsidP="00C55E20">
            <w:pPr>
              <w:keepNext/>
              <w:tabs>
                <w:tab w:val="left" w:pos="114"/>
              </w:tabs>
              <w:spacing w:before="43" w:after="20"/>
              <w:ind w:right="98" w:firstLine="630"/>
              <w:jc w:val="right"/>
              <w:rPr>
                <w:sz w:val="20"/>
                <w:szCs w:val="20"/>
              </w:rPr>
            </w:pPr>
          </w:p>
        </w:tc>
        <w:tc>
          <w:tcPr>
            <w:tcW w:w="873" w:type="pct"/>
            <w:tcBorders>
              <w:top w:val="nil"/>
              <w:left w:val="nil"/>
              <w:bottom w:val="nil"/>
              <w:right w:val="nil"/>
            </w:tcBorders>
            <w:tcMar>
              <w:top w:w="0" w:type="dxa"/>
              <w:left w:w="0" w:type="dxa"/>
              <w:bottom w:w="0" w:type="dxa"/>
              <w:right w:w="15" w:type="dxa"/>
            </w:tcMar>
            <w:vAlign w:val="center"/>
          </w:tcPr>
          <w:p w14:paraId="78030445" w14:textId="4FD5A87B" w:rsidR="00E06480" w:rsidRPr="00CC47D1" w:rsidRDefault="00E06480" w:rsidP="00C55E20">
            <w:pPr>
              <w:keepNext/>
              <w:tabs>
                <w:tab w:val="left" w:pos="114"/>
              </w:tabs>
              <w:spacing w:before="43" w:after="20"/>
              <w:ind w:right="98" w:firstLine="630"/>
              <w:jc w:val="right"/>
              <w:rPr>
                <w:sz w:val="20"/>
                <w:szCs w:val="20"/>
              </w:rPr>
            </w:pPr>
            <w:r w:rsidRPr="00CC47D1">
              <w:rPr>
                <w:sz w:val="20"/>
                <w:szCs w:val="20"/>
              </w:rPr>
              <w:t>0.7</w:t>
            </w:r>
            <w:r>
              <w:rPr>
                <w:sz w:val="20"/>
                <w:szCs w:val="20"/>
              </w:rPr>
              <w:t>0</w:t>
            </w:r>
          </w:p>
        </w:tc>
      </w:tr>
      <w:tr w:rsidR="00C55E20" w:rsidRPr="00E21E9D" w14:paraId="5B92DEBC" w14:textId="77777777" w:rsidTr="00CD0365">
        <w:trPr>
          <w:cantSplit/>
          <w:jc w:val="center"/>
        </w:trPr>
        <w:tc>
          <w:tcPr>
            <w:tcW w:w="1485" w:type="pct"/>
            <w:tcBorders>
              <w:top w:val="nil"/>
              <w:left w:val="nil"/>
              <w:bottom w:val="nil"/>
              <w:right w:val="nil"/>
            </w:tcBorders>
            <w:tcMar>
              <w:top w:w="0" w:type="dxa"/>
              <w:left w:w="53" w:type="dxa"/>
              <w:bottom w:w="0" w:type="dxa"/>
              <w:right w:w="53" w:type="dxa"/>
            </w:tcMar>
            <w:vAlign w:val="center"/>
          </w:tcPr>
          <w:p w14:paraId="5B92DEB7" w14:textId="1576E99B" w:rsidR="00E06480" w:rsidRPr="00E21E9D" w:rsidRDefault="00E06480" w:rsidP="00C55E20">
            <w:pPr>
              <w:keepNext/>
              <w:tabs>
                <w:tab w:val="left" w:leader="dot" w:pos="2190"/>
              </w:tabs>
              <w:spacing w:before="43" w:after="20"/>
              <w:rPr>
                <w:sz w:val="20"/>
                <w:szCs w:val="20"/>
              </w:rPr>
            </w:pPr>
            <w:r w:rsidRPr="00E21E9D">
              <w:rPr>
                <w:color w:val="000000"/>
                <w:sz w:val="20"/>
                <w:szCs w:val="20"/>
              </w:rPr>
              <w:t>Forfeited</w:t>
            </w:r>
            <w:r>
              <w:rPr>
                <w:color w:val="000000"/>
                <w:sz w:val="20"/>
                <w:szCs w:val="20"/>
              </w:rPr>
              <w:t>/Cancelled</w:t>
            </w:r>
          </w:p>
        </w:tc>
        <w:tc>
          <w:tcPr>
            <w:tcW w:w="821" w:type="pct"/>
            <w:tcBorders>
              <w:top w:val="nil"/>
              <w:left w:val="nil"/>
              <w:bottom w:val="single" w:sz="4" w:space="0" w:color="auto"/>
              <w:right w:val="nil"/>
            </w:tcBorders>
            <w:tcMar>
              <w:top w:w="0" w:type="dxa"/>
              <w:left w:w="0" w:type="dxa"/>
              <w:bottom w:w="0" w:type="dxa"/>
              <w:right w:w="15" w:type="dxa"/>
            </w:tcMar>
            <w:vAlign w:val="center"/>
          </w:tcPr>
          <w:p w14:paraId="5B92DEBA" w14:textId="3587BA42" w:rsidR="00E06480" w:rsidRPr="0028098F" w:rsidRDefault="00E06480" w:rsidP="00C55E20">
            <w:pPr>
              <w:keepNext/>
              <w:tabs>
                <w:tab w:val="left" w:pos="949"/>
              </w:tabs>
              <w:spacing w:before="43" w:after="20"/>
              <w:jc w:val="right"/>
              <w:rPr>
                <w:bCs/>
                <w:sz w:val="20"/>
                <w:szCs w:val="20"/>
              </w:rPr>
            </w:pPr>
            <w:r>
              <w:rPr>
                <w:bCs/>
                <w:sz w:val="20"/>
                <w:szCs w:val="20"/>
              </w:rPr>
              <w:t>(2,293,033)</w:t>
            </w:r>
          </w:p>
        </w:tc>
        <w:tc>
          <w:tcPr>
            <w:tcW w:w="850" w:type="pct"/>
            <w:tcBorders>
              <w:top w:val="nil"/>
              <w:left w:val="nil"/>
              <w:bottom w:val="nil"/>
              <w:right w:val="nil"/>
            </w:tcBorders>
            <w:vAlign w:val="center"/>
          </w:tcPr>
          <w:p w14:paraId="604092A2" w14:textId="79DF6CAD" w:rsidR="00E06480" w:rsidRPr="00CC47D1" w:rsidRDefault="00E06480" w:rsidP="00C55E20">
            <w:pPr>
              <w:keepNext/>
              <w:spacing w:before="43" w:after="20"/>
              <w:ind w:right="98"/>
              <w:jc w:val="right"/>
              <w:rPr>
                <w:sz w:val="20"/>
                <w:szCs w:val="20"/>
              </w:rPr>
            </w:pPr>
            <w:r>
              <w:rPr>
                <w:sz w:val="20"/>
                <w:szCs w:val="20"/>
              </w:rPr>
              <w:t xml:space="preserve">                       1</w:t>
            </w:r>
            <w:r w:rsidRPr="00CC47D1">
              <w:rPr>
                <w:sz w:val="20"/>
                <w:szCs w:val="20"/>
              </w:rPr>
              <w:t>.</w:t>
            </w:r>
            <w:r>
              <w:rPr>
                <w:sz w:val="20"/>
                <w:szCs w:val="20"/>
              </w:rPr>
              <w:t>92</w:t>
            </w:r>
          </w:p>
        </w:tc>
        <w:tc>
          <w:tcPr>
            <w:tcW w:w="971" w:type="pct"/>
            <w:tcBorders>
              <w:top w:val="nil"/>
              <w:left w:val="nil"/>
              <w:bottom w:val="nil"/>
              <w:right w:val="nil"/>
            </w:tcBorders>
            <w:vAlign w:val="center"/>
          </w:tcPr>
          <w:p w14:paraId="12324B1B" w14:textId="0B592BAD" w:rsidR="00E06480" w:rsidRPr="00CC47D1" w:rsidRDefault="00E06480" w:rsidP="00C55E20">
            <w:pPr>
              <w:keepNext/>
              <w:tabs>
                <w:tab w:val="left" w:pos="114"/>
              </w:tabs>
              <w:spacing w:before="43" w:after="20"/>
              <w:ind w:right="98" w:firstLine="630"/>
              <w:jc w:val="right"/>
              <w:rPr>
                <w:sz w:val="20"/>
                <w:szCs w:val="20"/>
              </w:rPr>
            </w:pPr>
          </w:p>
        </w:tc>
        <w:tc>
          <w:tcPr>
            <w:tcW w:w="873" w:type="pct"/>
            <w:tcBorders>
              <w:top w:val="nil"/>
              <w:left w:val="nil"/>
              <w:bottom w:val="nil"/>
              <w:right w:val="nil"/>
            </w:tcBorders>
            <w:tcMar>
              <w:top w:w="0" w:type="dxa"/>
              <w:left w:w="0" w:type="dxa"/>
              <w:bottom w:w="0" w:type="dxa"/>
              <w:right w:w="15" w:type="dxa"/>
            </w:tcMar>
            <w:vAlign w:val="center"/>
          </w:tcPr>
          <w:p w14:paraId="5B92DEBB" w14:textId="6BE02D2F" w:rsidR="00E06480" w:rsidRPr="00CC47D1" w:rsidRDefault="00E06480" w:rsidP="00C55E20">
            <w:pPr>
              <w:keepNext/>
              <w:tabs>
                <w:tab w:val="left" w:pos="114"/>
              </w:tabs>
              <w:spacing w:before="43" w:after="20"/>
              <w:ind w:right="98" w:firstLine="630"/>
              <w:jc w:val="right"/>
              <w:rPr>
                <w:sz w:val="20"/>
                <w:szCs w:val="20"/>
              </w:rPr>
            </w:pPr>
            <w:r w:rsidRPr="00CC47D1">
              <w:rPr>
                <w:sz w:val="20"/>
                <w:szCs w:val="20"/>
              </w:rPr>
              <w:t>0.71</w:t>
            </w:r>
          </w:p>
        </w:tc>
      </w:tr>
      <w:tr w:rsidR="00C55E20" w:rsidRPr="00E21E9D" w14:paraId="5B92DEC2" w14:textId="77777777" w:rsidTr="00CD0365">
        <w:trPr>
          <w:cantSplit/>
          <w:jc w:val="center"/>
        </w:trPr>
        <w:tc>
          <w:tcPr>
            <w:tcW w:w="1485" w:type="pct"/>
            <w:tcBorders>
              <w:top w:val="nil"/>
              <w:left w:val="nil"/>
              <w:bottom w:val="nil"/>
              <w:right w:val="nil"/>
            </w:tcBorders>
            <w:tcMar>
              <w:top w:w="0" w:type="dxa"/>
              <w:left w:w="53" w:type="dxa"/>
              <w:bottom w:w="0" w:type="dxa"/>
              <w:right w:w="53" w:type="dxa"/>
            </w:tcMar>
            <w:vAlign w:val="center"/>
          </w:tcPr>
          <w:p w14:paraId="5B92DEBD" w14:textId="76ED4504" w:rsidR="00E06480" w:rsidRPr="002D4A5C" w:rsidRDefault="00E06480" w:rsidP="00C55E20">
            <w:pPr>
              <w:tabs>
                <w:tab w:val="left" w:leader="dot" w:pos="2190"/>
              </w:tabs>
              <w:spacing w:before="23" w:after="20"/>
              <w:rPr>
                <w:bCs/>
                <w:sz w:val="20"/>
                <w:szCs w:val="20"/>
              </w:rPr>
            </w:pPr>
            <w:r>
              <w:rPr>
                <w:bCs/>
                <w:color w:val="000000"/>
                <w:sz w:val="20"/>
                <w:szCs w:val="20"/>
              </w:rPr>
              <w:t xml:space="preserve">Unvested balance outstanding as of </w:t>
            </w:r>
            <w:r w:rsidRPr="002D4A5C">
              <w:rPr>
                <w:bCs/>
                <w:color w:val="000000"/>
                <w:sz w:val="20"/>
                <w:szCs w:val="20"/>
              </w:rPr>
              <w:t>December 31, 2024</w:t>
            </w:r>
          </w:p>
        </w:tc>
        <w:tc>
          <w:tcPr>
            <w:tcW w:w="821" w:type="pct"/>
            <w:tcBorders>
              <w:top w:val="single" w:sz="4" w:space="0" w:color="auto"/>
              <w:left w:val="nil"/>
              <w:bottom w:val="single" w:sz="4" w:space="0" w:color="auto"/>
              <w:right w:val="nil"/>
            </w:tcBorders>
            <w:tcMar>
              <w:top w:w="0" w:type="dxa"/>
              <w:left w:w="0" w:type="dxa"/>
              <w:bottom w:w="0" w:type="dxa"/>
              <w:right w:w="15" w:type="dxa"/>
            </w:tcMar>
            <w:vAlign w:val="center"/>
          </w:tcPr>
          <w:p w14:paraId="5B92DEC0" w14:textId="6968F800" w:rsidR="00E06480" w:rsidRPr="002D4A5C" w:rsidRDefault="00E06480" w:rsidP="00C55E20">
            <w:pPr>
              <w:tabs>
                <w:tab w:val="left" w:pos="939"/>
                <w:tab w:val="left" w:pos="1807"/>
              </w:tabs>
              <w:spacing w:before="23" w:after="20"/>
              <w:jc w:val="right"/>
              <w:rPr>
                <w:bCs/>
                <w:sz w:val="20"/>
                <w:szCs w:val="20"/>
              </w:rPr>
            </w:pPr>
            <w:r>
              <w:rPr>
                <w:bCs/>
                <w:sz w:val="20"/>
                <w:szCs w:val="20"/>
              </w:rPr>
              <w:t>5,983,307</w:t>
            </w:r>
          </w:p>
        </w:tc>
        <w:tc>
          <w:tcPr>
            <w:tcW w:w="850" w:type="pct"/>
            <w:tcBorders>
              <w:top w:val="nil"/>
              <w:left w:val="nil"/>
              <w:bottom w:val="nil"/>
              <w:right w:val="nil"/>
            </w:tcBorders>
            <w:vAlign w:val="center"/>
          </w:tcPr>
          <w:p w14:paraId="7863B8B9" w14:textId="70062120" w:rsidR="00E06480" w:rsidRPr="00CC47D1" w:rsidRDefault="00E06480" w:rsidP="00B470AD">
            <w:pPr>
              <w:spacing w:before="23" w:after="20"/>
              <w:ind w:right="54" w:hanging="45"/>
              <w:jc w:val="center"/>
              <w:rPr>
                <w:sz w:val="20"/>
                <w:szCs w:val="20"/>
              </w:rPr>
            </w:pPr>
            <w:r w:rsidDel="00B470AD">
              <w:rPr>
                <w:sz w:val="20"/>
                <w:szCs w:val="20"/>
              </w:rPr>
              <w:t xml:space="preserve">                        </w:t>
            </w:r>
            <w:r>
              <w:rPr>
                <w:sz w:val="20"/>
                <w:szCs w:val="20"/>
              </w:rPr>
              <w:t>1</w:t>
            </w:r>
            <w:r w:rsidRPr="00CC47D1">
              <w:rPr>
                <w:sz w:val="20"/>
                <w:szCs w:val="20"/>
              </w:rPr>
              <w:t>.</w:t>
            </w:r>
            <w:r>
              <w:rPr>
                <w:sz w:val="20"/>
                <w:szCs w:val="20"/>
              </w:rPr>
              <w:t>92</w:t>
            </w:r>
          </w:p>
        </w:tc>
        <w:tc>
          <w:tcPr>
            <w:tcW w:w="971" w:type="pct"/>
            <w:tcBorders>
              <w:top w:val="nil"/>
              <w:left w:val="nil"/>
              <w:bottom w:val="nil"/>
              <w:right w:val="nil"/>
            </w:tcBorders>
            <w:vAlign w:val="center"/>
          </w:tcPr>
          <w:p w14:paraId="666261E2" w14:textId="27791FD8" w:rsidR="00E06480" w:rsidRPr="00CC47D1" w:rsidRDefault="00E06480" w:rsidP="00C55E20">
            <w:pPr>
              <w:tabs>
                <w:tab w:val="left" w:pos="114"/>
              </w:tabs>
              <w:spacing w:before="23" w:after="20"/>
              <w:ind w:right="98" w:firstLine="630"/>
              <w:jc w:val="right"/>
              <w:rPr>
                <w:sz w:val="20"/>
                <w:szCs w:val="20"/>
              </w:rPr>
            </w:pPr>
            <w:r>
              <w:rPr>
                <w:sz w:val="20"/>
                <w:szCs w:val="20"/>
              </w:rPr>
              <w:t>9.31</w:t>
            </w:r>
          </w:p>
        </w:tc>
        <w:tc>
          <w:tcPr>
            <w:tcW w:w="873" w:type="pct"/>
            <w:tcBorders>
              <w:top w:val="nil"/>
              <w:left w:val="nil"/>
              <w:bottom w:val="nil"/>
              <w:right w:val="nil"/>
            </w:tcBorders>
            <w:tcMar>
              <w:top w:w="0" w:type="dxa"/>
              <w:left w:w="0" w:type="dxa"/>
              <w:bottom w:w="0" w:type="dxa"/>
              <w:right w:w="15" w:type="dxa"/>
            </w:tcMar>
            <w:vAlign w:val="center"/>
          </w:tcPr>
          <w:p w14:paraId="5B92DEC1" w14:textId="3631CE26" w:rsidR="00E06480" w:rsidRPr="00CC47D1" w:rsidRDefault="00C37E2B" w:rsidP="00C55E20">
            <w:pPr>
              <w:tabs>
                <w:tab w:val="left" w:pos="114"/>
              </w:tabs>
              <w:spacing w:before="23" w:after="20"/>
              <w:ind w:right="98" w:firstLine="227"/>
              <w:jc w:val="right"/>
              <w:rPr>
                <w:sz w:val="20"/>
                <w:szCs w:val="20"/>
              </w:rPr>
            </w:pPr>
            <w:r>
              <w:rPr>
                <w:sz w:val="20"/>
                <w:szCs w:val="20"/>
              </w:rPr>
              <w:t xml:space="preserve">                     </w:t>
            </w:r>
            <w:r w:rsidR="00E06480" w:rsidRPr="00CC47D1">
              <w:rPr>
                <w:sz w:val="20"/>
                <w:szCs w:val="20"/>
              </w:rPr>
              <w:t>0.71</w:t>
            </w:r>
          </w:p>
        </w:tc>
      </w:tr>
      <w:tr w:rsidR="00C55E20" w:rsidRPr="00E21E9D" w14:paraId="0B2190BC" w14:textId="77777777" w:rsidTr="00CD0365">
        <w:trPr>
          <w:cantSplit/>
          <w:jc w:val="center"/>
        </w:trPr>
        <w:tc>
          <w:tcPr>
            <w:tcW w:w="1485" w:type="pct"/>
            <w:tcBorders>
              <w:top w:val="nil"/>
              <w:left w:val="nil"/>
              <w:bottom w:val="nil"/>
              <w:right w:val="nil"/>
            </w:tcBorders>
            <w:tcMar>
              <w:top w:w="0" w:type="dxa"/>
              <w:left w:w="53" w:type="dxa"/>
              <w:bottom w:w="0" w:type="dxa"/>
              <w:right w:w="53" w:type="dxa"/>
            </w:tcMar>
            <w:vAlign w:val="center"/>
          </w:tcPr>
          <w:p w14:paraId="1AD90C85" w14:textId="0ED1ED0F" w:rsidR="00E06480" w:rsidRDefault="00E06480" w:rsidP="00C55E20">
            <w:pPr>
              <w:tabs>
                <w:tab w:val="left" w:leader="dot" w:pos="2190"/>
              </w:tabs>
              <w:spacing w:before="23" w:after="20"/>
              <w:rPr>
                <w:bCs/>
                <w:color w:val="000000"/>
                <w:sz w:val="20"/>
                <w:szCs w:val="20"/>
              </w:rPr>
            </w:pPr>
            <w:r>
              <w:rPr>
                <w:bCs/>
                <w:color w:val="000000"/>
                <w:sz w:val="20"/>
                <w:szCs w:val="20"/>
              </w:rPr>
              <w:t>Vested as of December 31, 2024</w:t>
            </w:r>
          </w:p>
        </w:tc>
        <w:tc>
          <w:tcPr>
            <w:tcW w:w="821" w:type="pct"/>
            <w:tcBorders>
              <w:top w:val="single" w:sz="4" w:space="0" w:color="auto"/>
              <w:left w:val="nil"/>
              <w:bottom w:val="single" w:sz="4" w:space="0" w:color="auto"/>
              <w:right w:val="nil"/>
            </w:tcBorders>
            <w:tcMar>
              <w:top w:w="0" w:type="dxa"/>
              <w:left w:w="0" w:type="dxa"/>
              <w:bottom w:w="0" w:type="dxa"/>
              <w:right w:w="15" w:type="dxa"/>
            </w:tcMar>
            <w:vAlign w:val="center"/>
          </w:tcPr>
          <w:p w14:paraId="13C2128D" w14:textId="267FFF44" w:rsidR="00E06480" w:rsidRDefault="00E06480" w:rsidP="00C55E20">
            <w:pPr>
              <w:tabs>
                <w:tab w:val="left" w:pos="939"/>
                <w:tab w:val="left" w:pos="1807"/>
              </w:tabs>
              <w:spacing w:before="23" w:after="20"/>
              <w:jc w:val="right"/>
              <w:rPr>
                <w:bCs/>
                <w:sz w:val="20"/>
                <w:szCs w:val="20"/>
              </w:rPr>
            </w:pPr>
            <w:r>
              <w:rPr>
                <w:bCs/>
                <w:sz w:val="20"/>
                <w:szCs w:val="20"/>
              </w:rPr>
              <w:t>1,478,461</w:t>
            </w:r>
          </w:p>
        </w:tc>
        <w:tc>
          <w:tcPr>
            <w:tcW w:w="850" w:type="pct"/>
            <w:tcBorders>
              <w:top w:val="nil"/>
              <w:left w:val="nil"/>
              <w:bottom w:val="nil"/>
              <w:right w:val="nil"/>
            </w:tcBorders>
            <w:vAlign w:val="center"/>
          </w:tcPr>
          <w:p w14:paraId="174E6299" w14:textId="31544204" w:rsidR="00E06480" w:rsidRDefault="00E06480" w:rsidP="00CD0365">
            <w:pPr>
              <w:spacing w:before="23" w:after="20"/>
              <w:ind w:right="54"/>
              <w:jc w:val="right"/>
              <w:rPr>
                <w:sz w:val="20"/>
                <w:szCs w:val="20"/>
              </w:rPr>
            </w:pPr>
            <w:r>
              <w:rPr>
                <w:sz w:val="20"/>
                <w:szCs w:val="20"/>
              </w:rPr>
              <w:t xml:space="preserve">                 </w:t>
            </w:r>
            <w:r w:rsidR="005C2B03">
              <w:rPr>
                <w:sz w:val="20"/>
                <w:szCs w:val="20"/>
              </w:rPr>
              <w:t xml:space="preserve">       </w:t>
            </w:r>
          </w:p>
        </w:tc>
        <w:tc>
          <w:tcPr>
            <w:tcW w:w="971" w:type="pct"/>
            <w:tcBorders>
              <w:top w:val="nil"/>
              <w:left w:val="nil"/>
              <w:bottom w:val="nil"/>
              <w:right w:val="nil"/>
            </w:tcBorders>
            <w:vAlign w:val="center"/>
          </w:tcPr>
          <w:p w14:paraId="2B28CDEE" w14:textId="453704EA" w:rsidR="00E06480" w:rsidRDefault="00E06480" w:rsidP="00C55E20">
            <w:pPr>
              <w:tabs>
                <w:tab w:val="left" w:pos="114"/>
              </w:tabs>
              <w:spacing w:before="23" w:after="20"/>
              <w:ind w:right="98" w:firstLine="630"/>
              <w:jc w:val="right"/>
              <w:rPr>
                <w:sz w:val="20"/>
                <w:szCs w:val="20"/>
              </w:rPr>
            </w:pPr>
            <w:r>
              <w:rPr>
                <w:sz w:val="20"/>
                <w:szCs w:val="20"/>
              </w:rPr>
              <w:t>6.67</w:t>
            </w:r>
          </w:p>
        </w:tc>
        <w:tc>
          <w:tcPr>
            <w:tcW w:w="873" w:type="pct"/>
            <w:tcBorders>
              <w:top w:val="nil"/>
              <w:left w:val="nil"/>
              <w:bottom w:val="nil"/>
              <w:right w:val="nil"/>
            </w:tcBorders>
            <w:tcMar>
              <w:top w:w="0" w:type="dxa"/>
              <w:left w:w="0" w:type="dxa"/>
              <w:bottom w:w="0" w:type="dxa"/>
              <w:right w:w="15" w:type="dxa"/>
            </w:tcMar>
            <w:vAlign w:val="center"/>
          </w:tcPr>
          <w:p w14:paraId="352943FA" w14:textId="08756F9E" w:rsidR="00E06480" w:rsidRDefault="00E06480" w:rsidP="00C55E20">
            <w:pPr>
              <w:tabs>
                <w:tab w:val="left" w:pos="114"/>
              </w:tabs>
              <w:spacing w:before="23" w:after="20"/>
              <w:ind w:right="98" w:firstLine="630"/>
              <w:jc w:val="right"/>
              <w:rPr>
                <w:sz w:val="20"/>
                <w:szCs w:val="20"/>
              </w:rPr>
            </w:pPr>
          </w:p>
        </w:tc>
      </w:tr>
      <w:tr w:rsidR="00C55E20" w:rsidRPr="00E21E9D" w14:paraId="73FC4803" w14:textId="77777777" w:rsidTr="00CD0365">
        <w:trPr>
          <w:cantSplit/>
          <w:jc w:val="center"/>
        </w:trPr>
        <w:tc>
          <w:tcPr>
            <w:tcW w:w="1485" w:type="pct"/>
            <w:tcBorders>
              <w:top w:val="nil"/>
              <w:left w:val="nil"/>
              <w:bottom w:val="nil"/>
              <w:right w:val="nil"/>
            </w:tcBorders>
            <w:tcMar>
              <w:top w:w="0" w:type="dxa"/>
              <w:left w:w="53" w:type="dxa"/>
              <w:bottom w:w="0" w:type="dxa"/>
              <w:right w:w="53" w:type="dxa"/>
            </w:tcMar>
            <w:vAlign w:val="center"/>
          </w:tcPr>
          <w:p w14:paraId="0D1B94F3" w14:textId="66223AB4" w:rsidR="00C37E2B" w:rsidRDefault="00C37E2B" w:rsidP="00C55E20">
            <w:pPr>
              <w:tabs>
                <w:tab w:val="left" w:leader="dot" w:pos="2190"/>
              </w:tabs>
              <w:spacing w:before="23" w:after="20"/>
              <w:rPr>
                <w:bCs/>
                <w:color w:val="000000"/>
                <w:sz w:val="20"/>
                <w:szCs w:val="20"/>
              </w:rPr>
            </w:pPr>
            <w:r>
              <w:rPr>
                <w:bCs/>
                <w:color w:val="000000"/>
                <w:sz w:val="20"/>
                <w:szCs w:val="20"/>
              </w:rPr>
              <w:t>Exercisable as of December 31, 2024</w:t>
            </w:r>
          </w:p>
        </w:tc>
        <w:tc>
          <w:tcPr>
            <w:tcW w:w="821" w:type="pct"/>
            <w:tcBorders>
              <w:top w:val="single" w:sz="4" w:space="0" w:color="auto"/>
              <w:left w:val="nil"/>
              <w:bottom w:val="single" w:sz="4" w:space="0" w:color="auto"/>
              <w:right w:val="nil"/>
            </w:tcBorders>
            <w:tcMar>
              <w:top w:w="0" w:type="dxa"/>
              <w:left w:w="0" w:type="dxa"/>
              <w:bottom w:w="0" w:type="dxa"/>
              <w:right w:w="15" w:type="dxa"/>
            </w:tcMar>
            <w:vAlign w:val="center"/>
          </w:tcPr>
          <w:p w14:paraId="762DF695" w14:textId="367ACBC7" w:rsidR="00C37E2B" w:rsidRDefault="00C37E2B" w:rsidP="00C55E20">
            <w:pPr>
              <w:tabs>
                <w:tab w:val="left" w:pos="939"/>
                <w:tab w:val="left" w:pos="1807"/>
              </w:tabs>
              <w:spacing w:before="23" w:after="20"/>
              <w:jc w:val="right"/>
              <w:rPr>
                <w:bCs/>
                <w:sz w:val="20"/>
                <w:szCs w:val="20"/>
              </w:rPr>
            </w:pPr>
            <w:r>
              <w:rPr>
                <w:bCs/>
                <w:sz w:val="20"/>
                <w:szCs w:val="20"/>
              </w:rPr>
              <w:t>7,461,768</w:t>
            </w:r>
          </w:p>
        </w:tc>
        <w:tc>
          <w:tcPr>
            <w:tcW w:w="850" w:type="pct"/>
            <w:tcBorders>
              <w:top w:val="nil"/>
              <w:left w:val="nil"/>
              <w:bottom w:val="nil"/>
              <w:right w:val="nil"/>
            </w:tcBorders>
            <w:vAlign w:val="center"/>
          </w:tcPr>
          <w:p w14:paraId="7FDED0AB" w14:textId="077ED9EC" w:rsidR="00C37E2B" w:rsidRDefault="00B470AD" w:rsidP="00CD0365">
            <w:pPr>
              <w:spacing w:before="23" w:after="20"/>
              <w:ind w:right="54"/>
              <w:jc w:val="center"/>
              <w:rPr>
                <w:sz w:val="20"/>
                <w:szCs w:val="20"/>
              </w:rPr>
            </w:pPr>
            <w:r>
              <w:rPr>
                <w:sz w:val="20"/>
                <w:szCs w:val="20"/>
              </w:rPr>
              <w:t xml:space="preserve">                       </w:t>
            </w:r>
            <w:r w:rsidR="00C37E2B">
              <w:rPr>
                <w:sz w:val="20"/>
                <w:szCs w:val="20"/>
              </w:rPr>
              <w:t>1</w:t>
            </w:r>
            <w:r w:rsidR="00C37E2B" w:rsidRPr="00CC47D1">
              <w:rPr>
                <w:sz w:val="20"/>
                <w:szCs w:val="20"/>
              </w:rPr>
              <w:t>.</w:t>
            </w:r>
            <w:r w:rsidR="00C37E2B">
              <w:rPr>
                <w:sz w:val="20"/>
                <w:szCs w:val="20"/>
              </w:rPr>
              <w:t>92</w:t>
            </w:r>
          </w:p>
        </w:tc>
        <w:tc>
          <w:tcPr>
            <w:tcW w:w="971" w:type="pct"/>
            <w:tcBorders>
              <w:top w:val="nil"/>
              <w:left w:val="nil"/>
              <w:bottom w:val="nil"/>
              <w:right w:val="nil"/>
            </w:tcBorders>
            <w:vAlign w:val="center"/>
          </w:tcPr>
          <w:p w14:paraId="083D0B90" w14:textId="7E49A2A5" w:rsidR="00C37E2B" w:rsidRDefault="00C37E2B" w:rsidP="00C55E20">
            <w:pPr>
              <w:tabs>
                <w:tab w:val="left" w:pos="114"/>
              </w:tabs>
              <w:spacing w:before="23" w:after="20"/>
              <w:ind w:right="98" w:firstLine="630"/>
              <w:jc w:val="right"/>
              <w:rPr>
                <w:sz w:val="20"/>
                <w:szCs w:val="20"/>
              </w:rPr>
            </w:pPr>
            <w:r>
              <w:rPr>
                <w:sz w:val="20"/>
                <w:szCs w:val="20"/>
              </w:rPr>
              <w:t>8.79</w:t>
            </w:r>
          </w:p>
        </w:tc>
        <w:tc>
          <w:tcPr>
            <w:tcW w:w="873" w:type="pct"/>
            <w:tcBorders>
              <w:top w:val="nil"/>
              <w:left w:val="nil"/>
              <w:bottom w:val="nil"/>
              <w:right w:val="nil"/>
            </w:tcBorders>
            <w:tcMar>
              <w:top w:w="0" w:type="dxa"/>
              <w:left w:w="0" w:type="dxa"/>
              <w:bottom w:w="0" w:type="dxa"/>
              <w:right w:w="15" w:type="dxa"/>
            </w:tcMar>
            <w:vAlign w:val="center"/>
          </w:tcPr>
          <w:p w14:paraId="5C5996D5" w14:textId="07B51A0C" w:rsidR="00C37E2B" w:rsidRPr="00CC47D1" w:rsidRDefault="00C37E2B" w:rsidP="00C55E20">
            <w:pPr>
              <w:tabs>
                <w:tab w:val="left" w:pos="114"/>
              </w:tabs>
              <w:spacing w:before="23" w:after="20"/>
              <w:ind w:right="98" w:firstLine="630"/>
              <w:jc w:val="right"/>
              <w:rPr>
                <w:sz w:val="20"/>
                <w:szCs w:val="20"/>
              </w:rPr>
            </w:pPr>
          </w:p>
        </w:tc>
      </w:tr>
      <w:tr w:rsidR="00C55E20" w:rsidRPr="00E21E9D" w14:paraId="25B05A4C" w14:textId="77777777" w:rsidTr="00CD0365">
        <w:trPr>
          <w:cantSplit/>
          <w:jc w:val="center"/>
        </w:trPr>
        <w:tc>
          <w:tcPr>
            <w:tcW w:w="1485" w:type="pct"/>
            <w:tcBorders>
              <w:top w:val="nil"/>
              <w:left w:val="nil"/>
              <w:bottom w:val="nil"/>
              <w:right w:val="nil"/>
            </w:tcBorders>
            <w:tcMar>
              <w:top w:w="0" w:type="dxa"/>
              <w:left w:w="53" w:type="dxa"/>
              <w:bottom w:w="0" w:type="dxa"/>
              <w:right w:w="53" w:type="dxa"/>
            </w:tcMar>
            <w:vAlign w:val="center"/>
          </w:tcPr>
          <w:p w14:paraId="181562F7" w14:textId="47DF9E2F" w:rsidR="00E06480" w:rsidRDefault="00E06480" w:rsidP="00C55E20">
            <w:pPr>
              <w:tabs>
                <w:tab w:val="left" w:leader="dot" w:pos="2190"/>
              </w:tabs>
              <w:spacing w:before="23" w:after="20"/>
              <w:rPr>
                <w:bCs/>
                <w:color w:val="000000"/>
                <w:sz w:val="20"/>
                <w:szCs w:val="20"/>
              </w:rPr>
            </w:pPr>
            <w:r>
              <w:rPr>
                <w:bCs/>
                <w:color w:val="000000"/>
                <w:sz w:val="20"/>
                <w:szCs w:val="20"/>
              </w:rPr>
              <w:t>Vested and expected to vest as of December 31, 2024</w:t>
            </w:r>
          </w:p>
        </w:tc>
        <w:tc>
          <w:tcPr>
            <w:tcW w:w="821" w:type="pct"/>
            <w:tcBorders>
              <w:top w:val="single" w:sz="4" w:space="0" w:color="auto"/>
              <w:left w:val="nil"/>
              <w:bottom w:val="double" w:sz="4" w:space="0" w:color="auto"/>
              <w:right w:val="nil"/>
            </w:tcBorders>
            <w:tcMar>
              <w:top w:w="0" w:type="dxa"/>
              <w:left w:w="0" w:type="dxa"/>
              <w:bottom w:w="0" w:type="dxa"/>
              <w:right w:w="15" w:type="dxa"/>
            </w:tcMar>
            <w:vAlign w:val="center"/>
          </w:tcPr>
          <w:p w14:paraId="07826A03" w14:textId="337F5C39" w:rsidR="00E06480" w:rsidRDefault="00E06480" w:rsidP="00C55E20">
            <w:pPr>
              <w:tabs>
                <w:tab w:val="left" w:pos="939"/>
                <w:tab w:val="left" w:pos="1807"/>
              </w:tabs>
              <w:spacing w:before="23" w:after="20"/>
              <w:jc w:val="right"/>
              <w:rPr>
                <w:bCs/>
                <w:sz w:val="20"/>
                <w:szCs w:val="20"/>
              </w:rPr>
            </w:pPr>
            <w:r>
              <w:rPr>
                <w:bCs/>
                <w:sz w:val="20"/>
                <w:szCs w:val="20"/>
              </w:rPr>
              <w:t>7,461,768</w:t>
            </w:r>
          </w:p>
        </w:tc>
        <w:tc>
          <w:tcPr>
            <w:tcW w:w="850" w:type="pct"/>
            <w:tcBorders>
              <w:top w:val="nil"/>
              <w:left w:val="nil"/>
              <w:bottom w:val="nil"/>
              <w:right w:val="nil"/>
            </w:tcBorders>
            <w:vAlign w:val="center"/>
          </w:tcPr>
          <w:p w14:paraId="668E2A9E" w14:textId="12EBEE29" w:rsidR="00E06480" w:rsidRDefault="00E06480" w:rsidP="00CD0365">
            <w:pPr>
              <w:spacing w:before="23" w:after="20"/>
              <w:ind w:right="54"/>
              <w:jc w:val="right"/>
              <w:rPr>
                <w:sz w:val="20"/>
                <w:szCs w:val="20"/>
              </w:rPr>
            </w:pPr>
          </w:p>
        </w:tc>
        <w:tc>
          <w:tcPr>
            <w:tcW w:w="971" w:type="pct"/>
            <w:tcBorders>
              <w:top w:val="nil"/>
              <w:left w:val="nil"/>
              <w:bottom w:val="nil"/>
              <w:right w:val="nil"/>
            </w:tcBorders>
            <w:vAlign w:val="center"/>
          </w:tcPr>
          <w:p w14:paraId="20B097B9" w14:textId="7320A8F2" w:rsidR="00E06480" w:rsidRDefault="00E06480" w:rsidP="00C55E20">
            <w:pPr>
              <w:tabs>
                <w:tab w:val="left" w:pos="114"/>
              </w:tabs>
              <w:spacing w:before="23" w:after="20"/>
              <w:ind w:right="98" w:firstLine="630"/>
              <w:jc w:val="right"/>
              <w:rPr>
                <w:sz w:val="20"/>
                <w:szCs w:val="20"/>
              </w:rPr>
            </w:pPr>
            <w:r>
              <w:rPr>
                <w:sz w:val="20"/>
                <w:szCs w:val="20"/>
              </w:rPr>
              <w:t>8.79</w:t>
            </w:r>
          </w:p>
        </w:tc>
        <w:tc>
          <w:tcPr>
            <w:tcW w:w="873" w:type="pct"/>
            <w:tcBorders>
              <w:top w:val="nil"/>
              <w:left w:val="nil"/>
              <w:bottom w:val="nil"/>
              <w:right w:val="nil"/>
            </w:tcBorders>
            <w:tcMar>
              <w:top w:w="0" w:type="dxa"/>
              <w:left w:w="0" w:type="dxa"/>
              <w:bottom w:w="0" w:type="dxa"/>
              <w:right w:w="15" w:type="dxa"/>
            </w:tcMar>
            <w:vAlign w:val="center"/>
          </w:tcPr>
          <w:p w14:paraId="3129A51F" w14:textId="001C5BF0" w:rsidR="00E06480" w:rsidRPr="00CC47D1" w:rsidRDefault="00E06480" w:rsidP="00C55E20">
            <w:pPr>
              <w:tabs>
                <w:tab w:val="left" w:pos="114"/>
              </w:tabs>
              <w:spacing w:before="23" w:after="20"/>
              <w:ind w:right="98" w:firstLine="630"/>
              <w:jc w:val="right"/>
              <w:rPr>
                <w:sz w:val="20"/>
                <w:szCs w:val="20"/>
              </w:rPr>
            </w:pPr>
          </w:p>
        </w:tc>
      </w:tr>
    </w:tbl>
    <w:p w14:paraId="559B4355" w14:textId="77777777" w:rsidR="003F4808" w:rsidRDefault="003F4808" w:rsidP="003F4808">
      <w:pPr>
        <w:spacing w:before="1" w:after="1"/>
        <w:jc w:val="both"/>
        <w:rPr>
          <w:sz w:val="20"/>
          <w:szCs w:val="20"/>
        </w:rPr>
      </w:pPr>
    </w:p>
    <w:p w14:paraId="53707A3A" w14:textId="638DB5BA" w:rsidR="003F4808" w:rsidRDefault="003F4808" w:rsidP="003F4808">
      <w:pPr>
        <w:spacing w:before="1" w:after="1"/>
        <w:jc w:val="both"/>
        <w:rPr>
          <w:sz w:val="20"/>
          <w:szCs w:val="20"/>
        </w:rPr>
      </w:pPr>
      <w:r w:rsidRPr="00C53D85">
        <w:rPr>
          <w:color w:val="000000"/>
          <w:sz w:val="20"/>
          <w:szCs w:val="20"/>
        </w:rPr>
        <w:t xml:space="preserve">Unrecognized unit-based compensation expense associated with </w:t>
      </w:r>
      <w:r>
        <w:rPr>
          <w:color w:val="000000"/>
          <w:sz w:val="20"/>
          <w:szCs w:val="20"/>
        </w:rPr>
        <w:t xml:space="preserve">PIU Units </w:t>
      </w:r>
      <w:r w:rsidRPr="00C53D85">
        <w:rPr>
          <w:color w:val="000000"/>
          <w:sz w:val="20"/>
          <w:szCs w:val="20"/>
        </w:rPr>
        <w:t>as of December 31, 202</w:t>
      </w:r>
      <w:r>
        <w:rPr>
          <w:color w:val="000000"/>
          <w:sz w:val="20"/>
          <w:szCs w:val="20"/>
        </w:rPr>
        <w:t>4</w:t>
      </w:r>
      <w:r w:rsidRPr="00C53D85">
        <w:rPr>
          <w:color w:val="000000"/>
          <w:sz w:val="20"/>
          <w:szCs w:val="20"/>
        </w:rPr>
        <w:t xml:space="preserve"> was </w:t>
      </w:r>
      <w:r>
        <w:rPr>
          <w:color w:val="000000"/>
          <w:sz w:val="20"/>
          <w:szCs w:val="20"/>
        </w:rPr>
        <w:t xml:space="preserve">approximately </w:t>
      </w:r>
      <w:r w:rsidRPr="00C53D85">
        <w:rPr>
          <w:color w:val="000000"/>
          <w:sz w:val="20"/>
          <w:szCs w:val="20"/>
        </w:rPr>
        <w:t>$</w:t>
      </w:r>
      <w:r>
        <w:rPr>
          <w:color w:val="000000"/>
          <w:sz w:val="20"/>
          <w:szCs w:val="20"/>
        </w:rPr>
        <w:t>3.9</w:t>
      </w:r>
      <w:r w:rsidRPr="00C53D85">
        <w:rPr>
          <w:color w:val="000000"/>
          <w:sz w:val="20"/>
          <w:szCs w:val="20"/>
        </w:rPr>
        <w:t xml:space="preserve"> million</w:t>
      </w:r>
      <w:r w:rsidRPr="00C53D85">
        <w:rPr>
          <w:sz w:val="20"/>
          <w:szCs w:val="20"/>
        </w:rPr>
        <w:t xml:space="preserve">, which is expected to be recognized over </w:t>
      </w:r>
      <w:r w:rsidR="00BD635E">
        <w:rPr>
          <w:sz w:val="20"/>
          <w:szCs w:val="20"/>
        </w:rPr>
        <w:t xml:space="preserve">approximately 4.0 years. </w:t>
      </w:r>
    </w:p>
    <w:p w14:paraId="71D97210" w14:textId="77777777" w:rsidR="00073EE1" w:rsidRDefault="00073EE1" w:rsidP="003F4808">
      <w:pPr>
        <w:spacing w:before="1" w:after="1"/>
        <w:jc w:val="both"/>
        <w:rPr>
          <w:sz w:val="20"/>
          <w:szCs w:val="20"/>
        </w:rPr>
      </w:pPr>
    </w:p>
    <w:p w14:paraId="33B79610" w14:textId="0B840D79" w:rsidR="00317D1F" w:rsidRDefault="00816372" w:rsidP="00A92CC0">
      <w:pPr>
        <w:outlineLvl w:val="1"/>
        <w:rPr>
          <w:b/>
          <w:sz w:val="20"/>
          <w:szCs w:val="20"/>
        </w:rPr>
      </w:pPr>
      <w:r>
        <w:rPr>
          <w:b/>
          <w:sz w:val="20"/>
          <w:szCs w:val="20"/>
        </w:rPr>
        <w:t>1</w:t>
      </w:r>
      <w:ins w:id="565" w:author="Kyle Condon" w:date="2026-02-25T12:38:00Z" w16du:dateUtc="2026-02-25T19:38:00Z">
        <w:r w:rsidR="00821737">
          <w:rPr>
            <w:b/>
            <w:sz w:val="20"/>
            <w:szCs w:val="20"/>
          </w:rPr>
          <w:t>5</w:t>
        </w:r>
      </w:ins>
      <w:del w:id="566" w:author="Kyle Condon" w:date="2026-02-25T12:38:00Z" w16du:dateUtc="2026-02-25T19:38:00Z">
        <w:r w:rsidR="0002271E" w:rsidDel="00821737">
          <w:rPr>
            <w:b/>
            <w:sz w:val="20"/>
            <w:szCs w:val="20"/>
          </w:rPr>
          <w:delText>4</w:delText>
        </w:r>
      </w:del>
      <w:r w:rsidR="00317D1F" w:rsidRPr="00816372">
        <w:rPr>
          <w:b/>
          <w:sz w:val="20"/>
          <w:szCs w:val="20"/>
        </w:rPr>
        <w:t>. Related Party Transactions</w:t>
      </w:r>
    </w:p>
    <w:p w14:paraId="2AEDAA18" w14:textId="77777777" w:rsidR="00290FEC" w:rsidRPr="00EA10B8" w:rsidRDefault="00290FEC" w:rsidP="00A92CC0">
      <w:pPr>
        <w:spacing w:before="120" w:after="120"/>
        <w:jc w:val="both"/>
        <w:outlineLvl w:val="3"/>
        <w:rPr>
          <w:i/>
          <w:iCs/>
          <w:color w:val="000000"/>
          <w:sz w:val="20"/>
          <w:szCs w:val="20"/>
          <w:u w:val="single"/>
        </w:rPr>
      </w:pPr>
      <w:r>
        <w:rPr>
          <w:i/>
          <w:iCs/>
          <w:color w:val="000000"/>
          <w:sz w:val="20"/>
          <w:szCs w:val="20"/>
          <w:u w:val="single"/>
        </w:rPr>
        <w:t>Related Party Shared Services</w:t>
      </w:r>
    </w:p>
    <w:p w14:paraId="7AA328CA" w14:textId="0DEB28BC" w:rsidR="00290FEC" w:rsidRPr="00912FF7" w:rsidRDefault="00290FEC" w:rsidP="00290FEC">
      <w:pPr>
        <w:spacing w:before="120" w:after="120"/>
        <w:jc w:val="both"/>
        <w:rPr>
          <w:color w:val="000000"/>
          <w:sz w:val="20"/>
          <w:szCs w:val="20"/>
        </w:rPr>
      </w:pPr>
      <w:r w:rsidRPr="00912FF7">
        <w:rPr>
          <w:color w:val="000000"/>
          <w:sz w:val="20"/>
          <w:szCs w:val="20"/>
        </w:rPr>
        <w:t xml:space="preserve">During the year ended December 31, 2024, certain personnel employed by 166 2nd LLC (the “Family Office”), an entity owned and controlled by </w:t>
      </w:r>
      <w:r w:rsidR="00C37E2B">
        <w:rPr>
          <w:color w:val="000000"/>
          <w:sz w:val="20"/>
          <w:szCs w:val="20"/>
        </w:rPr>
        <w:t>a principal member</w:t>
      </w:r>
      <w:r w:rsidRPr="00912FF7" w:rsidDel="00C37E2B">
        <w:rPr>
          <w:color w:val="000000"/>
          <w:sz w:val="20"/>
          <w:szCs w:val="20"/>
        </w:rPr>
        <w:t xml:space="preserve"> </w:t>
      </w:r>
      <w:r w:rsidRPr="00912FF7">
        <w:rPr>
          <w:color w:val="000000"/>
          <w:sz w:val="20"/>
          <w:szCs w:val="20"/>
        </w:rPr>
        <w:t xml:space="preserve">of </w:t>
      </w:r>
      <w:r>
        <w:rPr>
          <w:color w:val="000000"/>
          <w:sz w:val="20"/>
          <w:szCs w:val="20"/>
        </w:rPr>
        <w:t>the Company,</w:t>
      </w:r>
      <w:r w:rsidRPr="00912FF7">
        <w:rPr>
          <w:color w:val="000000"/>
          <w:sz w:val="20"/>
          <w:szCs w:val="20"/>
        </w:rPr>
        <w:t xml:space="preserve"> provided services </w:t>
      </w:r>
      <w:r w:rsidR="00C37E2B">
        <w:rPr>
          <w:color w:val="000000"/>
          <w:sz w:val="20"/>
          <w:szCs w:val="20"/>
        </w:rPr>
        <w:t xml:space="preserve">to </w:t>
      </w:r>
      <w:r w:rsidRPr="00912FF7">
        <w:rPr>
          <w:color w:val="000000"/>
          <w:sz w:val="20"/>
          <w:szCs w:val="20"/>
        </w:rPr>
        <w:t>the Company. These individuals (the “Family Office Personnel”) were not directly employed or compensated by the Company. Instead, their compensation was paid directly by the Family Office.</w:t>
      </w:r>
    </w:p>
    <w:p w14:paraId="6060D7EC" w14:textId="64483479" w:rsidR="00290FEC" w:rsidRPr="00912FF7" w:rsidRDefault="00290FEC" w:rsidP="00290FEC">
      <w:pPr>
        <w:spacing w:before="120" w:after="120"/>
        <w:jc w:val="both"/>
        <w:rPr>
          <w:color w:val="000000"/>
          <w:sz w:val="20"/>
          <w:szCs w:val="20"/>
        </w:rPr>
      </w:pPr>
      <w:r>
        <w:rPr>
          <w:color w:val="000000"/>
          <w:sz w:val="20"/>
          <w:szCs w:val="20"/>
        </w:rPr>
        <w:t>T</w:t>
      </w:r>
      <w:r w:rsidRPr="00912FF7">
        <w:rPr>
          <w:color w:val="000000"/>
          <w:sz w:val="20"/>
          <w:szCs w:val="20"/>
        </w:rPr>
        <w:t>he Company has accounted for the value of services rendered by Family Office Personnel as an expense</w:t>
      </w:r>
      <w:r>
        <w:rPr>
          <w:color w:val="000000"/>
          <w:sz w:val="20"/>
          <w:szCs w:val="20"/>
        </w:rPr>
        <w:t xml:space="preserve">, within </w:t>
      </w:r>
      <w:r w:rsidR="00160BE7">
        <w:rPr>
          <w:color w:val="000000"/>
          <w:sz w:val="20"/>
          <w:szCs w:val="20"/>
        </w:rPr>
        <w:t>g</w:t>
      </w:r>
      <w:r>
        <w:rPr>
          <w:color w:val="000000"/>
          <w:sz w:val="20"/>
          <w:szCs w:val="20"/>
        </w:rPr>
        <w:t xml:space="preserve">eneral and </w:t>
      </w:r>
      <w:r w:rsidR="00E0227B">
        <w:rPr>
          <w:color w:val="000000"/>
          <w:sz w:val="20"/>
          <w:szCs w:val="20"/>
        </w:rPr>
        <w:t>a</w:t>
      </w:r>
      <w:r>
        <w:rPr>
          <w:color w:val="000000"/>
          <w:sz w:val="20"/>
          <w:szCs w:val="20"/>
        </w:rPr>
        <w:t xml:space="preserve">dministrative expense </w:t>
      </w:r>
      <w:r w:rsidRPr="00912FF7">
        <w:rPr>
          <w:color w:val="000000"/>
          <w:sz w:val="20"/>
          <w:szCs w:val="20"/>
        </w:rPr>
        <w:t xml:space="preserve">in its </w:t>
      </w:r>
      <w:r>
        <w:rPr>
          <w:color w:val="000000"/>
          <w:sz w:val="20"/>
          <w:szCs w:val="20"/>
        </w:rPr>
        <w:t>C</w:t>
      </w:r>
      <w:r w:rsidRPr="00912FF7">
        <w:rPr>
          <w:color w:val="000000"/>
          <w:sz w:val="20"/>
          <w:szCs w:val="20"/>
        </w:rPr>
        <w:t xml:space="preserve">onsolidated </w:t>
      </w:r>
      <w:r>
        <w:rPr>
          <w:color w:val="000000"/>
          <w:sz w:val="20"/>
          <w:szCs w:val="20"/>
        </w:rPr>
        <w:t>F</w:t>
      </w:r>
      <w:r w:rsidRPr="00912FF7">
        <w:rPr>
          <w:color w:val="000000"/>
          <w:sz w:val="20"/>
          <w:szCs w:val="20"/>
        </w:rPr>
        <w:t xml:space="preserve">inancial </w:t>
      </w:r>
      <w:r>
        <w:rPr>
          <w:color w:val="000000"/>
          <w:sz w:val="20"/>
          <w:szCs w:val="20"/>
        </w:rPr>
        <w:t>S</w:t>
      </w:r>
      <w:r w:rsidRPr="00912FF7">
        <w:rPr>
          <w:color w:val="000000"/>
          <w:sz w:val="20"/>
          <w:szCs w:val="20"/>
        </w:rPr>
        <w:t xml:space="preserve">tatements, with a corresponding credit </w:t>
      </w:r>
      <w:r w:rsidR="00BA6D5B">
        <w:rPr>
          <w:color w:val="000000"/>
          <w:sz w:val="20"/>
          <w:szCs w:val="20"/>
        </w:rPr>
        <w:t xml:space="preserve">to </w:t>
      </w:r>
      <w:ins w:id="567" w:author="Kyle Condon" w:date="2026-02-25T12:51:00Z" w16du:dateUtc="2026-02-25T19:51:00Z">
        <w:r w:rsidR="007C1582">
          <w:rPr>
            <w:color w:val="000000"/>
            <w:sz w:val="20"/>
            <w:szCs w:val="20"/>
          </w:rPr>
          <w:t>M</w:t>
        </w:r>
      </w:ins>
      <w:del w:id="568" w:author="Kyle Condon" w:date="2026-02-25T12:51:00Z" w16du:dateUtc="2026-02-25T19:51:00Z">
        <w:r w:rsidR="00EB4398" w:rsidDel="007C1582">
          <w:rPr>
            <w:color w:val="000000"/>
            <w:sz w:val="20"/>
            <w:szCs w:val="20"/>
          </w:rPr>
          <w:delText>m</w:delText>
        </w:r>
      </w:del>
      <w:r w:rsidR="000B53B3">
        <w:rPr>
          <w:color w:val="000000"/>
          <w:sz w:val="20"/>
          <w:szCs w:val="20"/>
        </w:rPr>
        <w:t>embers</w:t>
      </w:r>
      <w:r>
        <w:rPr>
          <w:color w:val="000000"/>
          <w:sz w:val="20"/>
          <w:szCs w:val="20"/>
        </w:rPr>
        <w:t>’ equity within the Consolidated Balance Sheet</w:t>
      </w:r>
      <w:r w:rsidRPr="00912FF7">
        <w:rPr>
          <w:color w:val="000000"/>
          <w:sz w:val="20"/>
          <w:szCs w:val="20"/>
        </w:rPr>
        <w:t xml:space="preserve">. This accounting treatment reflects the substance of the transaction as a capital contribution from a principal </w:t>
      </w:r>
      <w:r w:rsidR="00C37E2B">
        <w:rPr>
          <w:color w:val="000000"/>
          <w:sz w:val="20"/>
          <w:szCs w:val="20"/>
        </w:rPr>
        <w:t>member</w:t>
      </w:r>
      <w:r w:rsidR="00C37E2B" w:rsidRPr="00912FF7">
        <w:rPr>
          <w:color w:val="000000"/>
          <w:sz w:val="20"/>
          <w:szCs w:val="20"/>
        </w:rPr>
        <w:t xml:space="preserve"> </w:t>
      </w:r>
      <w:r w:rsidRPr="00912FF7">
        <w:rPr>
          <w:color w:val="000000"/>
          <w:sz w:val="20"/>
          <w:szCs w:val="20"/>
        </w:rPr>
        <w:t>for services that benefit the Company.</w:t>
      </w:r>
    </w:p>
    <w:p w14:paraId="2B99C7C7" w14:textId="442E6EE1" w:rsidR="00EE62A8" w:rsidRPr="00EE62A8" w:rsidRDefault="00EE62A8" w:rsidP="00EE62A8">
      <w:pPr>
        <w:spacing w:before="120" w:after="120"/>
        <w:jc w:val="both"/>
        <w:rPr>
          <w:color w:val="000000"/>
          <w:sz w:val="20"/>
          <w:szCs w:val="20"/>
        </w:rPr>
      </w:pPr>
      <w:r w:rsidRPr="00EE62A8">
        <w:rPr>
          <w:color w:val="000000"/>
          <w:sz w:val="20"/>
          <w:szCs w:val="20"/>
        </w:rPr>
        <w:t xml:space="preserve">To estimate and recognize the compensation expense attributable to services provided to the Company, </w:t>
      </w:r>
      <w:r w:rsidR="00C37E2B">
        <w:rPr>
          <w:color w:val="000000"/>
          <w:sz w:val="20"/>
          <w:szCs w:val="20"/>
        </w:rPr>
        <w:t xml:space="preserve">the Company estimates each </w:t>
      </w:r>
      <w:r w:rsidRPr="00EE62A8">
        <w:rPr>
          <w:color w:val="000000"/>
          <w:sz w:val="20"/>
          <w:szCs w:val="20"/>
        </w:rPr>
        <w:t xml:space="preserve">individual’s estimated percentage of time spent on Company-related activities over a 12-month period. The Company applies the estimated time percentage to each individual’s annual base salary and benefits to determine the portion of total compensation that is attributable to services provided to the Company. </w:t>
      </w:r>
    </w:p>
    <w:p w14:paraId="7E487363" w14:textId="69857723" w:rsidR="00290FEC" w:rsidRDefault="00290FEC" w:rsidP="00290FEC">
      <w:pPr>
        <w:spacing w:before="120" w:after="120"/>
        <w:jc w:val="both"/>
        <w:rPr>
          <w:color w:val="000000"/>
          <w:sz w:val="20"/>
          <w:szCs w:val="20"/>
        </w:rPr>
      </w:pPr>
      <w:r w:rsidRPr="00912FF7">
        <w:rPr>
          <w:color w:val="000000"/>
          <w:sz w:val="20"/>
          <w:szCs w:val="20"/>
        </w:rPr>
        <w:t xml:space="preserve">The aggregate cost of services provided by </w:t>
      </w:r>
      <w:r w:rsidR="00AD0BBD" w:rsidRPr="00912FF7">
        <w:rPr>
          <w:color w:val="000000"/>
          <w:sz w:val="20"/>
          <w:szCs w:val="20"/>
        </w:rPr>
        <w:t>the</w:t>
      </w:r>
      <w:r w:rsidRPr="00912FF7">
        <w:rPr>
          <w:color w:val="000000"/>
          <w:sz w:val="20"/>
          <w:szCs w:val="20"/>
        </w:rPr>
        <w:t xml:space="preserve"> Family Office Personnel during the year ended December 31, 2024 was approximately $</w:t>
      </w:r>
      <w:r>
        <w:rPr>
          <w:color w:val="000000"/>
          <w:sz w:val="20"/>
          <w:szCs w:val="20"/>
        </w:rPr>
        <w:t>7.</w:t>
      </w:r>
      <w:r w:rsidR="000366C5">
        <w:rPr>
          <w:color w:val="000000"/>
          <w:sz w:val="20"/>
          <w:szCs w:val="20"/>
        </w:rPr>
        <w:t>0</w:t>
      </w:r>
      <w:r>
        <w:rPr>
          <w:color w:val="000000"/>
          <w:sz w:val="20"/>
          <w:szCs w:val="20"/>
        </w:rPr>
        <w:t xml:space="preserve"> million</w:t>
      </w:r>
      <w:r w:rsidR="000366C5">
        <w:rPr>
          <w:color w:val="000000"/>
          <w:sz w:val="20"/>
          <w:szCs w:val="20"/>
        </w:rPr>
        <w:t xml:space="preserve">, which was recognized as share-based compensation within </w:t>
      </w:r>
      <w:r w:rsidR="00160BE7">
        <w:rPr>
          <w:color w:val="000000"/>
          <w:sz w:val="20"/>
          <w:szCs w:val="20"/>
        </w:rPr>
        <w:t>g</w:t>
      </w:r>
      <w:r w:rsidR="000366C5">
        <w:rPr>
          <w:color w:val="000000"/>
          <w:sz w:val="20"/>
          <w:szCs w:val="20"/>
        </w:rPr>
        <w:t xml:space="preserve">eneral and </w:t>
      </w:r>
      <w:r w:rsidR="00E0227B">
        <w:rPr>
          <w:color w:val="000000"/>
          <w:sz w:val="20"/>
          <w:szCs w:val="20"/>
        </w:rPr>
        <w:t>a</w:t>
      </w:r>
      <w:r w:rsidR="000366C5">
        <w:rPr>
          <w:color w:val="000000"/>
          <w:sz w:val="20"/>
          <w:szCs w:val="20"/>
        </w:rPr>
        <w:t xml:space="preserve">dministrative expense </w:t>
      </w:r>
      <w:r w:rsidR="00902CD4">
        <w:rPr>
          <w:color w:val="000000"/>
          <w:sz w:val="20"/>
          <w:szCs w:val="20"/>
        </w:rPr>
        <w:t xml:space="preserve">and </w:t>
      </w:r>
      <w:r w:rsidR="00160BE7">
        <w:rPr>
          <w:color w:val="000000"/>
          <w:sz w:val="20"/>
          <w:szCs w:val="20"/>
        </w:rPr>
        <w:t>s</w:t>
      </w:r>
      <w:r w:rsidR="00902CD4">
        <w:rPr>
          <w:color w:val="000000"/>
          <w:sz w:val="20"/>
          <w:szCs w:val="20"/>
        </w:rPr>
        <w:t xml:space="preserve">tock-based compensation – related party </w:t>
      </w:r>
      <w:r w:rsidR="000366C5">
        <w:rPr>
          <w:color w:val="000000"/>
          <w:sz w:val="20"/>
          <w:szCs w:val="20"/>
        </w:rPr>
        <w:t>within the Consolidated Statement of Operations</w:t>
      </w:r>
      <w:r w:rsidR="00902CD4">
        <w:rPr>
          <w:color w:val="000000"/>
          <w:sz w:val="20"/>
          <w:szCs w:val="20"/>
        </w:rPr>
        <w:t xml:space="preserve"> and the Consolidated Statement of Changes in Members’ Equity, respectively.</w:t>
      </w:r>
      <w:r>
        <w:rPr>
          <w:color w:val="000000"/>
          <w:sz w:val="20"/>
          <w:szCs w:val="20"/>
        </w:rPr>
        <w:t xml:space="preserve"> </w:t>
      </w:r>
    </w:p>
    <w:p w14:paraId="5B92DF1B" w14:textId="31CE6275" w:rsidR="004C4E05" w:rsidRPr="00C53D85" w:rsidRDefault="0058670E" w:rsidP="00395859">
      <w:pPr>
        <w:keepNext/>
        <w:jc w:val="both"/>
        <w:outlineLvl w:val="1"/>
        <w:rPr>
          <w:sz w:val="20"/>
          <w:szCs w:val="20"/>
        </w:rPr>
      </w:pPr>
      <w:bookmarkStart w:id="569" w:name="Section23"/>
      <w:bookmarkEnd w:id="569"/>
      <w:r w:rsidRPr="00C53D85">
        <w:rPr>
          <w:b/>
          <w:sz w:val="20"/>
          <w:szCs w:val="20"/>
        </w:rPr>
        <w:t>1</w:t>
      </w:r>
      <w:ins w:id="570" w:author="Kyle Condon" w:date="2026-02-25T12:38:00Z" w16du:dateUtc="2026-02-25T19:38:00Z">
        <w:r w:rsidR="00821737">
          <w:rPr>
            <w:b/>
            <w:sz w:val="20"/>
            <w:szCs w:val="20"/>
          </w:rPr>
          <w:t>6</w:t>
        </w:r>
      </w:ins>
      <w:del w:id="571" w:author="Kyle Condon" w:date="2026-02-25T12:38:00Z" w16du:dateUtc="2026-02-25T19:38:00Z">
        <w:r w:rsidR="0002271E" w:rsidDel="00821737">
          <w:rPr>
            <w:b/>
            <w:sz w:val="20"/>
            <w:szCs w:val="20"/>
          </w:rPr>
          <w:delText>5</w:delText>
        </w:r>
      </w:del>
      <w:r w:rsidRPr="006E3DDB">
        <w:rPr>
          <w:b/>
          <w:sz w:val="20"/>
          <w:szCs w:val="20"/>
        </w:rPr>
        <w:t>. Commitments and Contingencies</w:t>
      </w:r>
      <w:r w:rsidRPr="00C53D85">
        <w:rPr>
          <w:b/>
          <w:sz w:val="20"/>
          <w:szCs w:val="20"/>
        </w:rPr>
        <w:t xml:space="preserve"> </w:t>
      </w:r>
    </w:p>
    <w:p w14:paraId="5B92DF1C" w14:textId="77777777" w:rsidR="004C4E05" w:rsidRPr="00C53D85" w:rsidRDefault="004C4E05" w:rsidP="00395859">
      <w:pPr>
        <w:keepNext/>
        <w:jc w:val="both"/>
        <w:rPr>
          <w:sz w:val="20"/>
          <w:szCs w:val="20"/>
        </w:rPr>
      </w:pPr>
    </w:p>
    <w:p w14:paraId="5B92DF1D" w14:textId="3C0A653E" w:rsidR="004C4E05" w:rsidRPr="00BA7A88" w:rsidRDefault="0058670E" w:rsidP="00395859">
      <w:pPr>
        <w:keepNext/>
        <w:jc w:val="both"/>
        <w:rPr>
          <w:bCs/>
          <w:i/>
          <w:sz w:val="20"/>
          <w:szCs w:val="20"/>
          <w:u w:val="single"/>
        </w:rPr>
      </w:pPr>
      <w:r w:rsidRPr="00BA7A88">
        <w:rPr>
          <w:bCs/>
          <w:i/>
          <w:sz w:val="20"/>
          <w:szCs w:val="20"/>
          <w:u w:val="single"/>
        </w:rPr>
        <w:t>Litigation</w:t>
      </w:r>
    </w:p>
    <w:p w14:paraId="5B92DF1E" w14:textId="77777777" w:rsidR="004C4E05" w:rsidRPr="00C53D85" w:rsidRDefault="004C4E05" w:rsidP="00395859">
      <w:pPr>
        <w:jc w:val="both"/>
        <w:rPr>
          <w:sz w:val="20"/>
          <w:szCs w:val="20"/>
        </w:rPr>
      </w:pPr>
    </w:p>
    <w:p w14:paraId="5B92DF21" w14:textId="45F97111" w:rsidR="004C4E05" w:rsidRDefault="00D42B58" w:rsidP="00BD2D17">
      <w:pPr>
        <w:spacing w:before="1" w:after="1"/>
        <w:jc w:val="both"/>
        <w:rPr>
          <w:sz w:val="20"/>
          <w:szCs w:val="20"/>
        </w:rPr>
      </w:pPr>
      <w:r>
        <w:rPr>
          <w:sz w:val="20"/>
          <w:szCs w:val="20"/>
        </w:rPr>
        <w:t>I</w:t>
      </w:r>
      <w:r w:rsidRPr="00D42B58">
        <w:rPr>
          <w:sz w:val="20"/>
          <w:szCs w:val="20"/>
        </w:rPr>
        <w:t xml:space="preserve">n the normal course of business, the Company </w:t>
      </w:r>
      <w:r>
        <w:rPr>
          <w:sz w:val="20"/>
          <w:szCs w:val="20"/>
        </w:rPr>
        <w:t xml:space="preserve">may become </w:t>
      </w:r>
      <w:r w:rsidRPr="00D42B58">
        <w:rPr>
          <w:sz w:val="20"/>
          <w:szCs w:val="20"/>
        </w:rPr>
        <w:t xml:space="preserve">subject to various claims and litigation. The Company </w:t>
      </w:r>
      <w:r>
        <w:rPr>
          <w:sz w:val="20"/>
          <w:szCs w:val="20"/>
        </w:rPr>
        <w:t xml:space="preserve">may </w:t>
      </w:r>
      <w:r w:rsidRPr="00D42B58">
        <w:rPr>
          <w:sz w:val="20"/>
          <w:szCs w:val="20"/>
        </w:rPr>
        <w:t xml:space="preserve">also </w:t>
      </w:r>
      <w:r>
        <w:rPr>
          <w:sz w:val="20"/>
          <w:szCs w:val="20"/>
        </w:rPr>
        <w:t xml:space="preserve">become </w:t>
      </w:r>
      <w:r w:rsidRPr="00D42B58">
        <w:rPr>
          <w:sz w:val="20"/>
          <w:szCs w:val="20"/>
        </w:rPr>
        <w:t xml:space="preserve">subject to threatened or pending legal actions arising from activities of contractors. A liability is recorded for claims or other contingencies when the risk of loss is probable and the amount can be reasonably estimated. Legal fees are expensed as incurred. </w:t>
      </w:r>
      <w:r w:rsidR="00BD2D17" w:rsidRPr="00BD2D17">
        <w:rPr>
          <w:sz w:val="20"/>
          <w:szCs w:val="20"/>
        </w:rPr>
        <w:t xml:space="preserve">As of December 31, 2024, </w:t>
      </w:r>
      <w:r w:rsidR="00E407B8">
        <w:rPr>
          <w:sz w:val="20"/>
          <w:szCs w:val="20"/>
        </w:rPr>
        <w:t>t</w:t>
      </w:r>
      <w:r w:rsidR="00E407B8" w:rsidRPr="00E407B8">
        <w:rPr>
          <w:sz w:val="20"/>
          <w:szCs w:val="20"/>
        </w:rPr>
        <w:t xml:space="preserve">he Company </w:t>
      </w:r>
      <w:r w:rsidR="00E407B8">
        <w:rPr>
          <w:sz w:val="20"/>
          <w:szCs w:val="20"/>
        </w:rPr>
        <w:t xml:space="preserve">was aware of an ongoing </w:t>
      </w:r>
      <w:commentRangeStart w:id="572"/>
      <w:commentRangeStart w:id="573"/>
      <w:r w:rsidR="00E407B8" w:rsidRPr="00E407B8">
        <w:rPr>
          <w:sz w:val="20"/>
          <w:szCs w:val="20"/>
        </w:rPr>
        <w:t>litigation</w:t>
      </w:r>
      <w:commentRangeEnd w:id="572"/>
      <w:r w:rsidR="005740A9">
        <w:rPr>
          <w:rStyle w:val="CommentReference"/>
          <w:sz w:val="20"/>
          <w:szCs w:val="20"/>
        </w:rPr>
        <w:commentReference w:id="572"/>
      </w:r>
      <w:commentRangeEnd w:id="573"/>
      <w:r>
        <w:rPr>
          <w:rStyle w:val="CommentReference"/>
          <w:sz w:val="20"/>
          <w:szCs w:val="20"/>
        </w:rPr>
        <w:commentReference w:id="573"/>
      </w:r>
      <w:r w:rsidR="00E407B8">
        <w:rPr>
          <w:sz w:val="20"/>
          <w:szCs w:val="20"/>
        </w:rPr>
        <w:t xml:space="preserve"> </w:t>
      </w:r>
      <w:r w:rsidR="00C05C80">
        <w:rPr>
          <w:sz w:val="20"/>
          <w:szCs w:val="20"/>
        </w:rPr>
        <w:t xml:space="preserve">case </w:t>
      </w:r>
      <w:r w:rsidR="00E407B8">
        <w:rPr>
          <w:sz w:val="20"/>
          <w:szCs w:val="20"/>
        </w:rPr>
        <w:t xml:space="preserve">which was </w:t>
      </w:r>
      <w:r w:rsidR="00E407B8" w:rsidRPr="00E407B8">
        <w:rPr>
          <w:sz w:val="20"/>
          <w:szCs w:val="20"/>
        </w:rPr>
        <w:t xml:space="preserve">initiated by a prospective employee. Although the individual was in advanced stages of the hiring process, the employment offer was ultimately withdrawn. The claimant has subsequently commenced legal proceedings alleging damages, including lost wages. Management is presently unable to reasonably estimate the potential financial exposure associated with this matter. The Company is actively evaluating the situation in consultation with legal counsel and will continue to assess the likelihood and magnitude of any potential loss. </w:t>
      </w:r>
    </w:p>
    <w:p w14:paraId="4F2B67D8" w14:textId="77777777" w:rsidR="00C05C80" w:rsidRDefault="00C05C80" w:rsidP="00BD2D17">
      <w:pPr>
        <w:spacing w:before="1" w:after="1"/>
        <w:jc w:val="both"/>
        <w:rPr>
          <w:sz w:val="20"/>
          <w:szCs w:val="20"/>
        </w:rPr>
      </w:pPr>
    </w:p>
    <w:p w14:paraId="0C9E3BC3" w14:textId="699E923D" w:rsidR="00C05C80" w:rsidRDefault="00137153" w:rsidP="00BD2D17">
      <w:pPr>
        <w:spacing w:before="1" w:after="1"/>
        <w:jc w:val="both"/>
        <w:rPr>
          <w:i/>
          <w:iCs/>
          <w:sz w:val="20"/>
          <w:szCs w:val="20"/>
          <w:u w:val="single"/>
        </w:rPr>
      </w:pPr>
      <w:r w:rsidRPr="00137153">
        <w:rPr>
          <w:i/>
          <w:iCs/>
          <w:sz w:val="20"/>
          <w:szCs w:val="20"/>
          <w:u w:val="single"/>
        </w:rPr>
        <w:t>Insurance</w:t>
      </w:r>
    </w:p>
    <w:p w14:paraId="4C8DE7F3" w14:textId="77777777" w:rsidR="00BB7572" w:rsidRDefault="00BB7572" w:rsidP="00BD2D17">
      <w:pPr>
        <w:spacing w:before="1" w:after="1"/>
        <w:jc w:val="both"/>
        <w:rPr>
          <w:i/>
          <w:iCs/>
          <w:sz w:val="20"/>
          <w:szCs w:val="20"/>
          <w:u w:val="single"/>
        </w:rPr>
      </w:pPr>
    </w:p>
    <w:p w14:paraId="04FC00A2" w14:textId="03771672" w:rsidR="00BB7572" w:rsidRPr="00D6074D" w:rsidRDefault="00BB7572" w:rsidP="00D6074D">
      <w:pPr>
        <w:spacing w:before="1" w:after="1"/>
        <w:jc w:val="both"/>
        <w:rPr>
          <w:sz w:val="20"/>
          <w:szCs w:val="20"/>
        </w:rPr>
      </w:pPr>
      <w:r w:rsidRPr="00D6074D">
        <w:rPr>
          <w:sz w:val="20"/>
          <w:szCs w:val="20"/>
        </w:rPr>
        <w:t xml:space="preserve">The Company, as an owner of real estate, is subject to losses from damage to the </w:t>
      </w:r>
      <w:r>
        <w:rPr>
          <w:sz w:val="20"/>
          <w:szCs w:val="20"/>
        </w:rPr>
        <w:t>its real estate p</w:t>
      </w:r>
      <w:r w:rsidRPr="00D6074D">
        <w:rPr>
          <w:sz w:val="20"/>
          <w:szCs w:val="20"/>
        </w:rPr>
        <w:t xml:space="preserve">roperties. Damage could result from fire, forces of nature such as wind </w:t>
      </w:r>
      <w:r w:rsidRPr="00CF16EC">
        <w:rPr>
          <w:sz w:val="20"/>
          <w:szCs w:val="20"/>
        </w:rPr>
        <w:t>or flood, earthquake, terrorism, or other acts. The Company’s insurance policies generally contain occurrence loss limits not to exceed $</w:t>
      </w:r>
      <w:r w:rsidR="008F10EE" w:rsidRPr="00DA6750">
        <w:rPr>
          <w:sz w:val="20"/>
          <w:szCs w:val="20"/>
        </w:rPr>
        <w:t>327</w:t>
      </w:r>
      <w:r w:rsidR="00342B8E" w:rsidRPr="00DA6750">
        <w:rPr>
          <w:sz w:val="20"/>
          <w:szCs w:val="20"/>
        </w:rPr>
        <w:t xml:space="preserve">.0 </w:t>
      </w:r>
      <w:r w:rsidRPr="00DA6750">
        <w:rPr>
          <w:sz w:val="20"/>
          <w:szCs w:val="20"/>
        </w:rPr>
        <w:t xml:space="preserve">million, with a building limit of </w:t>
      </w:r>
      <w:r w:rsidR="008F10EE" w:rsidRPr="00DA6750">
        <w:rPr>
          <w:sz w:val="20"/>
          <w:szCs w:val="20"/>
        </w:rPr>
        <w:t>$250.0</w:t>
      </w:r>
      <w:r w:rsidRPr="00DA6750">
        <w:rPr>
          <w:sz w:val="20"/>
          <w:szCs w:val="20"/>
        </w:rPr>
        <w:t xml:space="preserve"> million</w:t>
      </w:r>
      <w:r w:rsidR="00FA54AD" w:rsidRPr="00DA6750">
        <w:rPr>
          <w:sz w:val="20"/>
          <w:szCs w:val="20"/>
        </w:rPr>
        <w:t xml:space="preserve">, a commercial general </w:t>
      </w:r>
      <w:r w:rsidR="00CF16EC" w:rsidRPr="00DA6750">
        <w:rPr>
          <w:sz w:val="20"/>
          <w:szCs w:val="20"/>
        </w:rPr>
        <w:t>limit</w:t>
      </w:r>
      <w:r w:rsidR="00FA54AD" w:rsidRPr="00DA6750">
        <w:rPr>
          <w:sz w:val="20"/>
          <w:szCs w:val="20"/>
        </w:rPr>
        <w:t xml:space="preserve"> of $2.0 million, </w:t>
      </w:r>
      <w:r w:rsidRPr="00DA6750">
        <w:rPr>
          <w:sz w:val="20"/>
          <w:szCs w:val="20"/>
        </w:rPr>
        <w:lastRenderedPageBreak/>
        <w:t xml:space="preserve">and an umbrella policy </w:t>
      </w:r>
      <w:r w:rsidR="00CF16EC" w:rsidRPr="00DA6750">
        <w:rPr>
          <w:sz w:val="20"/>
          <w:szCs w:val="20"/>
        </w:rPr>
        <w:t xml:space="preserve">ranging from $50.0 million to </w:t>
      </w:r>
      <w:r w:rsidRPr="00DA6750">
        <w:rPr>
          <w:sz w:val="20"/>
          <w:szCs w:val="20"/>
        </w:rPr>
        <w:t>$</w:t>
      </w:r>
      <w:r w:rsidR="00FA54AD" w:rsidRPr="00DA6750">
        <w:rPr>
          <w:sz w:val="20"/>
          <w:szCs w:val="20"/>
        </w:rPr>
        <w:t>75.0</w:t>
      </w:r>
      <w:r w:rsidRPr="00DA6750">
        <w:rPr>
          <w:sz w:val="20"/>
          <w:szCs w:val="20"/>
        </w:rPr>
        <w:t xml:space="preserve"> million</w:t>
      </w:r>
      <w:r w:rsidRPr="00CF16EC">
        <w:rPr>
          <w:sz w:val="20"/>
          <w:szCs w:val="20"/>
        </w:rPr>
        <w:t xml:space="preserve">. The Company’s management believes that these insurance policies are adequate. </w:t>
      </w:r>
      <w:r w:rsidRPr="00DA6750">
        <w:rPr>
          <w:sz w:val="20"/>
          <w:szCs w:val="20"/>
        </w:rPr>
        <w:t xml:space="preserve">Deductibles </w:t>
      </w:r>
      <w:r w:rsidR="00F76C8E" w:rsidRPr="00DA6750">
        <w:rPr>
          <w:sz w:val="20"/>
          <w:szCs w:val="20"/>
        </w:rPr>
        <w:t xml:space="preserve">typically range from </w:t>
      </w:r>
      <w:r w:rsidRPr="00DA6750">
        <w:rPr>
          <w:sz w:val="20"/>
          <w:szCs w:val="20"/>
        </w:rPr>
        <w:t>$</w:t>
      </w:r>
      <w:r w:rsidR="00F76C8E" w:rsidRPr="00DA6750">
        <w:rPr>
          <w:sz w:val="20"/>
          <w:szCs w:val="20"/>
        </w:rPr>
        <w:t>100,000 to $250,000</w:t>
      </w:r>
      <w:r w:rsidRPr="00DA6750">
        <w:rPr>
          <w:sz w:val="20"/>
          <w:szCs w:val="20"/>
        </w:rPr>
        <w:t xml:space="preserve"> </w:t>
      </w:r>
      <w:r w:rsidRPr="00CF16EC">
        <w:rPr>
          <w:sz w:val="20"/>
          <w:szCs w:val="20"/>
        </w:rPr>
        <w:t>per</w:t>
      </w:r>
      <w:r w:rsidRPr="00D6074D">
        <w:rPr>
          <w:sz w:val="20"/>
          <w:szCs w:val="20"/>
        </w:rPr>
        <w:t xml:space="preserve"> loss. As of December 31, 2024, the Company is not aware of any such insurance claims or matters that could have a material impact on the </w:t>
      </w:r>
      <w:r w:rsidR="00BC6FDE">
        <w:rPr>
          <w:sz w:val="20"/>
          <w:szCs w:val="20"/>
        </w:rPr>
        <w:t>Consolidated F</w:t>
      </w:r>
      <w:r w:rsidRPr="00D6074D">
        <w:rPr>
          <w:sz w:val="20"/>
          <w:szCs w:val="20"/>
        </w:rPr>
        <w:t xml:space="preserve">inancial </w:t>
      </w:r>
      <w:r w:rsidR="00BC6FDE">
        <w:rPr>
          <w:sz w:val="20"/>
          <w:szCs w:val="20"/>
        </w:rPr>
        <w:t>S</w:t>
      </w:r>
      <w:r w:rsidRPr="00D6074D">
        <w:rPr>
          <w:sz w:val="20"/>
          <w:szCs w:val="20"/>
        </w:rPr>
        <w:t>tatements.</w:t>
      </w:r>
    </w:p>
    <w:p w14:paraId="5B92DF25" w14:textId="77777777" w:rsidR="004C4E05" w:rsidRPr="00C53D85" w:rsidRDefault="004C4E05" w:rsidP="00395859">
      <w:pPr>
        <w:keepNext/>
        <w:jc w:val="both"/>
        <w:rPr>
          <w:sz w:val="20"/>
          <w:szCs w:val="20"/>
        </w:rPr>
      </w:pPr>
    </w:p>
    <w:p w14:paraId="3B6BCCC6" w14:textId="1BAAD748" w:rsidR="006C0166" w:rsidRDefault="006C0166" w:rsidP="0005659C">
      <w:pPr>
        <w:rPr>
          <w:bCs/>
          <w:i/>
          <w:sz w:val="20"/>
          <w:szCs w:val="20"/>
          <w:u w:val="single"/>
        </w:rPr>
      </w:pPr>
      <w:r w:rsidRPr="00BA7A88">
        <w:rPr>
          <w:bCs/>
          <w:i/>
          <w:sz w:val="20"/>
          <w:szCs w:val="20"/>
          <w:u w:val="single"/>
        </w:rPr>
        <w:t>Guarantees</w:t>
      </w:r>
    </w:p>
    <w:p w14:paraId="16452897" w14:textId="77777777" w:rsidR="006C3FF6" w:rsidRPr="00BA7A88" w:rsidRDefault="006C3FF6" w:rsidP="006C3FF6">
      <w:pPr>
        <w:rPr>
          <w:bCs/>
          <w:sz w:val="20"/>
          <w:szCs w:val="20"/>
          <w:u w:val="single"/>
        </w:rPr>
      </w:pPr>
    </w:p>
    <w:p w14:paraId="2F43A56B" w14:textId="42EB97E6" w:rsidR="00252994" w:rsidRDefault="00252994" w:rsidP="00395859">
      <w:pPr>
        <w:keepNext/>
        <w:jc w:val="both"/>
        <w:rPr>
          <w:bCs/>
          <w:sz w:val="20"/>
          <w:szCs w:val="20"/>
        </w:rPr>
      </w:pPr>
      <w:r w:rsidRPr="00252994">
        <w:rPr>
          <w:sz w:val="20"/>
          <w:szCs w:val="20"/>
        </w:rPr>
        <w:t>The Flow LLC Agreement may provide guarantees of the debt of an unconsolidated entity primarily to enable the entity to obtain funding at a lower cost than would otherwise be available, thereby enhancing the potential return on the Company’s investment. Under the terms of the Flow LLC Agreement, the Company does not receive a fee from the unconsolidated affiliate for providing such guarantees. Additionally, the agreement generally provides that, when a guarantee is issued, the Company may receive indemnification from the affiliate or may have the ability to increase its ownership interest in the affiliate. Guarantees generally expire upon repayment of the debt, unless otherwise specified. Refer to Note 5 – Investments in Unconsolidated Entities for further information.</w:t>
      </w:r>
    </w:p>
    <w:p w14:paraId="22F0CE60" w14:textId="77777777" w:rsidR="00016C1C" w:rsidRDefault="00016C1C" w:rsidP="00395859">
      <w:pPr>
        <w:keepNext/>
        <w:jc w:val="both"/>
        <w:rPr>
          <w:bCs/>
          <w:sz w:val="20"/>
          <w:szCs w:val="20"/>
        </w:rPr>
      </w:pPr>
    </w:p>
    <w:p w14:paraId="0A7D8A49" w14:textId="38D2A742" w:rsidR="00016C1C" w:rsidRPr="00C53D85" w:rsidRDefault="00016C1C" w:rsidP="00016C1C">
      <w:pPr>
        <w:jc w:val="both"/>
        <w:outlineLvl w:val="1"/>
        <w:rPr>
          <w:sz w:val="20"/>
          <w:szCs w:val="20"/>
        </w:rPr>
      </w:pPr>
      <w:r w:rsidRPr="00815065">
        <w:rPr>
          <w:b/>
          <w:sz w:val="20"/>
          <w:szCs w:val="20"/>
          <w:highlight w:val="yellow"/>
        </w:rPr>
        <w:t>1</w:t>
      </w:r>
      <w:ins w:id="574" w:author="Kyle Condon" w:date="2026-02-25T12:38:00Z" w16du:dateUtc="2026-02-25T19:38:00Z">
        <w:r w:rsidR="00821737">
          <w:rPr>
            <w:b/>
            <w:sz w:val="20"/>
            <w:szCs w:val="20"/>
            <w:highlight w:val="yellow"/>
          </w:rPr>
          <w:t>7</w:t>
        </w:r>
      </w:ins>
      <w:commentRangeStart w:id="575"/>
      <w:del w:id="576" w:author="Kyle Condon" w:date="2026-02-25T12:38:00Z" w16du:dateUtc="2026-02-25T19:38:00Z">
        <w:r w:rsidR="0002271E" w:rsidDel="00821737">
          <w:rPr>
            <w:b/>
            <w:sz w:val="20"/>
            <w:szCs w:val="20"/>
            <w:highlight w:val="yellow"/>
          </w:rPr>
          <w:delText>6</w:delText>
        </w:r>
      </w:del>
      <w:r w:rsidRPr="00815065">
        <w:rPr>
          <w:b/>
          <w:sz w:val="20"/>
          <w:szCs w:val="20"/>
          <w:highlight w:val="yellow"/>
        </w:rPr>
        <w:t xml:space="preserve">. </w:t>
      </w:r>
      <w:r w:rsidRPr="006936F7">
        <w:rPr>
          <w:b/>
          <w:sz w:val="20"/>
          <w:szCs w:val="20"/>
          <w:highlight w:val="yellow"/>
        </w:rPr>
        <w:t xml:space="preserve">Income </w:t>
      </w:r>
      <w:commentRangeStart w:id="577"/>
      <w:commentRangeStart w:id="578"/>
      <w:r w:rsidRPr="006936F7">
        <w:rPr>
          <w:b/>
          <w:sz w:val="20"/>
          <w:szCs w:val="20"/>
          <w:highlight w:val="yellow"/>
        </w:rPr>
        <w:t>Taxes</w:t>
      </w:r>
      <w:commentRangeEnd w:id="577"/>
      <w:r w:rsidR="009B318E" w:rsidRPr="00C53D85">
        <w:rPr>
          <w:rStyle w:val="CommentReference"/>
          <w:sz w:val="20"/>
          <w:szCs w:val="20"/>
        </w:rPr>
        <w:commentReference w:id="577"/>
      </w:r>
      <w:commentRangeEnd w:id="578"/>
      <w:r w:rsidRPr="00C53D85">
        <w:rPr>
          <w:rStyle w:val="CommentReference"/>
          <w:sz w:val="20"/>
          <w:szCs w:val="20"/>
        </w:rPr>
        <w:commentReference w:id="578"/>
      </w:r>
      <w:commentRangeEnd w:id="575"/>
      <w:r w:rsidR="000967FE" w:rsidRPr="00C53D85">
        <w:rPr>
          <w:rStyle w:val="CommentReference"/>
          <w:sz w:val="20"/>
          <w:szCs w:val="20"/>
        </w:rPr>
        <w:commentReference w:id="575"/>
      </w:r>
    </w:p>
    <w:p w14:paraId="503CBD6E" w14:textId="77777777" w:rsidR="00016C1C" w:rsidRDefault="00016C1C" w:rsidP="00395859">
      <w:pPr>
        <w:keepNext/>
        <w:jc w:val="both"/>
        <w:rPr>
          <w:ins w:id="579" w:author="Kyle Condon" w:date="2026-02-25T13:26:00Z" w16du:dateUtc="2026-02-25T20:26:00Z"/>
          <w:bCs/>
          <w:sz w:val="20"/>
          <w:szCs w:val="20"/>
        </w:rPr>
      </w:pPr>
    </w:p>
    <w:p w14:paraId="40AC001E" w14:textId="3884950C" w:rsidR="00E64D7A" w:rsidRDefault="00E64D7A" w:rsidP="00E64D7A">
      <w:pPr>
        <w:jc w:val="both"/>
        <w:rPr>
          <w:ins w:id="580" w:author="Kyle Condon" w:date="2026-02-25T13:29:00Z" w16du:dateUtc="2026-02-25T20:29:00Z"/>
          <w:rFonts w:eastAsia="Arial"/>
          <w:color w:val="000000" w:themeColor="text1"/>
          <w:sz w:val="20"/>
          <w:szCs w:val="20"/>
        </w:rPr>
      </w:pPr>
      <w:ins w:id="581" w:author="Kyle Condon" w:date="2026-02-25T13:26:00Z" w16du:dateUtc="2026-02-25T20:26:00Z">
        <w:r w:rsidRPr="00E64D7A">
          <w:rPr>
            <w:rFonts w:eastAsia="Arial"/>
            <w:color w:val="000000" w:themeColor="text1"/>
            <w:sz w:val="20"/>
            <w:szCs w:val="20"/>
            <w:rPrChange w:id="582" w:author="Kyle Condon" w:date="2026-02-25T13:26:00Z" w16du:dateUtc="2026-02-25T20:26:00Z">
              <w:rPr>
                <w:rFonts w:eastAsia="Arial"/>
                <w:color w:val="000000" w:themeColor="text1"/>
              </w:rPr>
            </w:rPrChange>
          </w:rPr>
          <w:t>The components of the provision for income taxes are summarized as follows for the year ended December 31, 2024</w:t>
        </w:r>
      </w:ins>
      <w:ins w:id="583" w:author="Kyle Condon" w:date="2026-02-25T13:29:00Z" w16du:dateUtc="2026-02-25T20:29:00Z">
        <w:r w:rsidR="00821731">
          <w:rPr>
            <w:rFonts w:eastAsia="Arial"/>
            <w:color w:val="000000" w:themeColor="text1"/>
            <w:sz w:val="20"/>
            <w:szCs w:val="20"/>
          </w:rPr>
          <w:t xml:space="preserve"> (in thousands)</w:t>
        </w:r>
      </w:ins>
      <w:ins w:id="584" w:author="Kyle Condon" w:date="2026-02-25T13:26:00Z" w16du:dateUtc="2026-02-25T20:26:00Z">
        <w:r w:rsidRPr="00E64D7A">
          <w:rPr>
            <w:rFonts w:eastAsia="Arial"/>
            <w:color w:val="000000" w:themeColor="text1"/>
            <w:sz w:val="20"/>
            <w:szCs w:val="20"/>
            <w:rPrChange w:id="585" w:author="Kyle Condon" w:date="2026-02-25T13:26:00Z" w16du:dateUtc="2026-02-25T20:26:00Z">
              <w:rPr>
                <w:rFonts w:eastAsia="Arial"/>
                <w:color w:val="000000" w:themeColor="text1"/>
              </w:rPr>
            </w:rPrChange>
          </w:rPr>
          <w:t>:</w:t>
        </w:r>
      </w:ins>
    </w:p>
    <w:p w14:paraId="7C404900" w14:textId="77777777" w:rsidR="00821731" w:rsidRPr="00E64D7A" w:rsidRDefault="00821731" w:rsidP="00E64D7A">
      <w:pPr>
        <w:jc w:val="both"/>
        <w:rPr>
          <w:ins w:id="586" w:author="Kyle Condon" w:date="2026-02-25T13:26:00Z" w16du:dateUtc="2026-02-25T20:26:00Z"/>
          <w:rFonts w:eastAsia="Arial"/>
          <w:color w:val="000000" w:themeColor="text1"/>
          <w:sz w:val="20"/>
          <w:szCs w:val="20"/>
          <w:rPrChange w:id="587" w:author="Kyle Condon" w:date="2026-02-25T13:26:00Z" w16du:dateUtc="2026-02-25T20:26:00Z">
            <w:rPr>
              <w:ins w:id="588" w:author="Kyle Condon" w:date="2026-02-25T13:26:00Z" w16du:dateUtc="2026-02-25T20:26:00Z"/>
              <w:rFonts w:eastAsia="Arial"/>
              <w:color w:val="000000" w:themeColor="text1"/>
            </w:rPr>
          </w:rPrChange>
        </w:rPr>
      </w:pPr>
    </w:p>
    <w:tbl>
      <w:tblPr>
        <w:tblStyle w:val="ListTable1Light-Accent1"/>
        <w:tblW w:w="5000" w:type="pct"/>
        <w:tblLook w:val="04A0" w:firstRow="1" w:lastRow="0" w:firstColumn="1" w:lastColumn="0" w:noHBand="0" w:noVBand="1"/>
        <w:tblPrChange w:id="589" w:author="Kyle Condon" w:date="2026-02-25T13:28:00Z" w16du:dateUtc="2026-02-25T20:28:00Z">
          <w:tblPr>
            <w:tblStyle w:val="ListTable1Light-Accent1"/>
            <w:tblW w:w="5000" w:type="pct"/>
            <w:tblLook w:val="04A0" w:firstRow="1" w:lastRow="0" w:firstColumn="1" w:lastColumn="0" w:noHBand="0" w:noVBand="1"/>
          </w:tblPr>
        </w:tblPrChange>
      </w:tblPr>
      <w:tblGrid>
        <w:gridCol w:w="7001"/>
        <w:gridCol w:w="514"/>
        <w:gridCol w:w="3285"/>
        <w:tblGridChange w:id="590">
          <w:tblGrid>
            <w:gridCol w:w="7001"/>
            <w:gridCol w:w="514"/>
            <w:gridCol w:w="3285"/>
          </w:tblGrid>
        </w:tblGridChange>
      </w:tblGrid>
      <w:tr w:rsidR="00821731" w:rsidRPr="00C53D85" w14:paraId="53E58765" w14:textId="77777777" w:rsidTr="00821731">
        <w:trPr>
          <w:cnfStyle w:val="100000000000" w:firstRow="1" w:lastRow="0" w:firstColumn="0" w:lastColumn="0" w:oddVBand="0" w:evenVBand="0" w:oddHBand="0" w:evenHBand="0" w:firstRowFirstColumn="0" w:firstRowLastColumn="0" w:lastRowFirstColumn="0" w:lastRowLastColumn="0"/>
          <w:ins w:id="591" w:author="Kyle Condon" w:date="2026-02-25T13:28:00Z"/>
        </w:trPr>
        <w:tc>
          <w:tcPr>
            <w:cnfStyle w:val="001000000000" w:firstRow="0" w:lastRow="0" w:firstColumn="1" w:lastColumn="0" w:oddVBand="0" w:evenVBand="0" w:oddHBand="0" w:evenHBand="0" w:firstRowFirstColumn="0" w:firstRowLastColumn="0" w:lastRowFirstColumn="0" w:lastRowLastColumn="0"/>
            <w:tcW w:w="3241" w:type="pct"/>
            <w:tcBorders>
              <w:bottom w:val="single" w:sz="4" w:space="0" w:color="auto"/>
            </w:tcBorders>
            <w:shd w:val="clear" w:color="auto" w:fill="C6D9F1" w:themeFill="text2" w:themeFillTint="33"/>
            <w:vAlign w:val="center"/>
            <w:tcPrChange w:id="592" w:author="Kyle Condon" w:date="2026-02-25T13:28:00Z" w16du:dateUtc="2026-02-25T20:28:00Z">
              <w:tcPr>
                <w:tcW w:w="3241" w:type="pct"/>
                <w:tcBorders>
                  <w:bottom w:val="single" w:sz="4" w:space="0" w:color="auto"/>
                </w:tcBorders>
                <w:shd w:val="clear" w:color="auto" w:fill="C6D9F1" w:themeFill="text2" w:themeFillTint="33"/>
                <w:vAlign w:val="center"/>
              </w:tcPr>
            </w:tcPrChange>
          </w:tcPr>
          <w:p w14:paraId="2C03740C" w14:textId="77777777" w:rsidR="00821731" w:rsidRPr="00C53D85" w:rsidRDefault="00821731" w:rsidP="003347AB">
            <w:pPr>
              <w:keepNext/>
              <w:tabs>
                <w:tab w:val="left" w:leader="dot" w:pos="2310"/>
              </w:tabs>
              <w:spacing w:before="23" w:after="20"/>
              <w:ind w:left="-53"/>
              <w:jc w:val="center"/>
              <w:cnfStyle w:val="101000000000" w:firstRow="1" w:lastRow="0" w:firstColumn="1" w:lastColumn="0" w:oddVBand="0" w:evenVBand="0" w:oddHBand="0" w:evenHBand="0" w:firstRowFirstColumn="0" w:firstRowLastColumn="0" w:lastRowFirstColumn="0" w:lastRowLastColumn="0"/>
              <w:rPr>
                <w:ins w:id="593" w:author="Kyle Condon" w:date="2026-02-25T13:28:00Z" w16du:dateUtc="2026-02-25T20:28:00Z"/>
                <w:color w:val="000000"/>
                <w:sz w:val="20"/>
                <w:szCs w:val="20"/>
              </w:rPr>
            </w:pPr>
          </w:p>
        </w:tc>
        <w:tc>
          <w:tcPr>
            <w:tcW w:w="238" w:type="pct"/>
            <w:tcBorders>
              <w:bottom w:val="single" w:sz="4" w:space="0" w:color="auto"/>
            </w:tcBorders>
            <w:shd w:val="clear" w:color="auto" w:fill="C6D9F1" w:themeFill="text2" w:themeFillTint="33"/>
            <w:tcPrChange w:id="594" w:author="Kyle Condon" w:date="2026-02-25T13:28:00Z" w16du:dateUtc="2026-02-25T20:28:00Z">
              <w:tcPr>
                <w:tcW w:w="238" w:type="pct"/>
                <w:tcBorders>
                  <w:bottom w:val="single" w:sz="4" w:space="0" w:color="auto"/>
                </w:tcBorders>
                <w:shd w:val="clear" w:color="auto" w:fill="C6D9F1" w:themeFill="text2" w:themeFillTint="33"/>
              </w:tcPr>
            </w:tcPrChange>
          </w:tcPr>
          <w:p w14:paraId="1B87C255" w14:textId="77777777" w:rsidR="00821731" w:rsidRPr="00C53D85" w:rsidRDefault="00821731" w:rsidP="003347AB">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ins w:id="595" w:author="Kyle Condon" w:date="2026-02-25T13:28:00Z" w16du:dateUtc="2026-02-25T20:28:00Z"/>
                <w:color w:val="000000"/>
                <w:sz w:val="20"/>
                <w:szCs w:val="20"/>
              </w:rPr>
            </w:pPr>
          </w:p>
        </w:tc>
        <w:tc>
          <w:tcPr>
            <w:tcW w:w="1521" w:type="pct"/>
            <w:tcBorders>
              <w:bottom w:val="single" w:sz="4" w:space="0" w:color="auto"/>
            </w:tcBorders>
            <w:shd w:val="clear" w:color="auto" w:fill="C6D9F1" w:themeFill="text2" w:themeFillTint="33"/>
            <w:vAlign w:val="center"/>
            <w:tcPrChange w:id="596" w:author="Kyle Condon" w:date="2026-02-25T13:28:00Z" w16du:dateUtc="2026-02-25T20:28:00Z">
              <w:tcPr>
                <w:tcW w:w="1522" w:type="pct"/>
                <w:tcBorders>
                  <w:bottom w:val="single" w:sz="4" w:space="0" w:color="auto"/>
                </w:tcBorders>
                <w:shd w:val="clear" w:color="auto" w:fill="C6D9F1" w:themeFill="text2" w:themeFillTint="33"/>
                <w:vAlign w:val="center"/>
              </w:tcPr>
            </w:tcPrChange>
          </w:tcPr>
          <w:p w14:paraId="423705C7" w14:textId="77777777" w:rsidR="00821731" w:rsidRPr="00C53D85" w:rsidRDefault="00821731" w:rsidP="003347AB">
            <w:pPr>
              <w:keepNext/>
              <w:tabs>
                <w:tab w:val="left" w:pos="0"/>
                <w:tab w:val="left" w:pos="526"/>
                <w:tab w:val="left" w:pos="1222"/>
              </w:tabs>
              <w:spacing w:before="23" w:after="20"/>
              <w:jc w:val="center"/>
              <w:cnfStyle w:val="100000000000" w:firstRow="1" w:lastRow="0" w:firstColumn="0" w:lastColumn="0" w:oddVBand="0" w:evenVBand="0" w:oddHBand="0" w:evenHBand="0" w:firstRowFirstColumn="0" w:firstRowLastColumn="0" w:lastRowFirstColumn="0" w:lastRowLastColumn="0"/>
              <w:rPr>
                <w:ins w:id="597" w:author="Kyle Condon" w:date="2026-02-25T13:28:00Z" w16du:dateUtc="2026-02-25T20:28:00Z"/>
                <w:color w:val="000000"/>
                <w:sz w:val="20"/>
                <w:szCs w:val="20"/>
              </w:rPr>
            </w:pPr>
            <w:ins w:id="598" w:author="Kyle Condon" w:date="2026-02-25T13:28:00Z" w16du:dateUtc="2026-02-25T20:28:00Z">
              <w:r w:rsidRPr="00C53D85">
                <w:rPr>
                  <w:color w:val="000000"/>
                  <w:sz w:val="20"/>
                  <w:szCs w:val="20"/>
                </w:rPr>
                <w:t>December 31, 2024</w:t>
              </w:r>
            </w:ins>
          </w:p>
        </w:tc>
      </w:tr>
      <w:tr w:rsidR="00821731" w:rsidRPr="00C53D85" w14:paraId="655B6702" w14:textId="77777777" w:rsidTr="00821731">
        <w:trPr>
          <w:cnfStyle w:val="000000100000" w:firstRow="0" w:lastRow="0" w:firstColumn="0" w:lastColumn="0" w:oddVBand="0" w:evenVBand="0" w:oddHBand="1" w:evenHBand="0" w:firstRowFirstColumn="0" w:firstRowLastColumn="0" w:lastRowFirstColumn="0" w:lastRowLastColumn="0"/>
          <w:ins w:id="599" w:author="Kyle Condon" w:date="2026-02-25T13:28:00Z"/>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Change w:id="600" w:author="Kyle Condon" w:date="2026-02-25T13:28:00Z" w16du:dateUtc="2026-02-25T20:28:00Z">
              <w:tcPr>
                <w:tcW w:w="3241" w:type="pct"/>
                <w:shd w:val="clear" w:color="auto" w:fill="FFFFFF" w:themeFill="background1"/>
              </w:tcPr>
            </w:tcPrChange>
          </w:tcPr>
          <w:p w14:paraId="2788214F" w14:textId="4B833988" w:rsidR="00821731" w:rsidRPr="00C53D85" w:rsidRDefault="00821731" w:rsidP="003347AB">
            <w:pPr>
              <w:keepNext/>
              <w:tabs>
                <w:tab w:val="left" w:leader="dot" w:pos="2310"/>
              </w:tabs>
              <w:spacing w:before="43" w:after="20"/>
              <w:cnfStyle w:val="001000100000" w:firstRow="0" w:lastRow="0" w:firstColumn="1" w:lastColumn="0" w:oddVBand="0" w:evenVBand="0" w:oddHBand="1" w:evenHBand="0" w:firstRowFirstColumn="0" w:firstRowLastColumn="0" w:lastRowFirstColumn="0" w:lastRowLastColumn="0"/>
              <w:rPr>
                <w:ins w:id="601" w:author="Kyle Condon" w:date="2026-02-25T13:28:00Z" w16du:dateUtc="2026-02-25T20:28:00Z"/>
                <w:b w:val="0"/>
                <w:bCs w:val="0"/>
                <w:sz w:val="20"/>
                <w:szCs w:val="20"/>
              </w:rPr>
            </w:pPr>
            <w:ins w:id="602" w:author="Kyle Condon" w:date="2026-02-25T13:28:00Z" w16du:dateUtc="2026-02-25T20:28:00Z">
              <w:r>
                <w:rPr>
                  <w:b w:val="0"/>
                  <w:bCs w:val="0"/>
                  <w:sz w:val="20"/>
                  <w:szCs w:val="20"/>
                </w:rPr>
                <w:t>Current:</w:t>
              </w:r>
            </w:ins>
          </w:p>
        </w:tc>
        <w:tc>
          <w:tcPr>
            <w:tcW w:w="238" w:type="pct"/>
            <w:shd w:val="clear" w:color="auto" w:fill="FFFFFF" w:themeFill="background1"/>
            <w:tcPrChange w:id="603" w:author="Kyle Condon" w:date="2026-02-25T13:28:00Z" w16du:dateUtc="2026-02-25T20:28:00Z">
              <w:tcPr>
                <w:tcW w:w="238" w:type="pct"/>
                <w:shd w:val="clear" w:color="auto" w:fill="FFFFFF" w:themeFill="background1"/>
              </w:tcPr>
            </w:tcPrChange>
          </w:tcPr>
          <w:p w14:paraId="2C729197" w14:textId="34EA0E49" w:rsidR="00821731" w:rsidRPr="00C53D85" w:rsidRDefault="00821731" w:rsidP="003347AB">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ins w:id="604" w:author="Kyle Condon" w:date="2026-02-25T13:28:00Z" w16du:dateUtc="2026-02-25T20:28:00Z"/>
                <w:bCs/>
                <w:color w:val="000000"/>
                <w:sz w:val="20"/>
                <w:szCs w:val="20"/>
              </w:rPr>
            </w:pPr>
          </w:p>
        </w:tc>
        <w:tc>
          <w:tcPr>
            <w:tcW w:w="1521" w:type="pct"/>
            <w:shd w:val="clear" w:color="auto" w:fill="FFFFFF" w:themeFill="background1"/>
            <w:tcPrChange w:id="605" w:author="Kyle Condon" w:date="2026-02-25T13:28:00Z" w16du:dateUtc="2026-02-25T20:28:00Z">
              <w:tcPr>
                <w:tcW w:w="1522" w:type="pct"/>
                <w:shd w:val="clear" w:color="auto" w:fill="FFFFFF" w:themeFill="background1"/>
              </w:tcPr>
            </w:tcPrChange>
          </w:tcPr>
          <w:p w14:paraId="4248290B" w14:textId="2622329B" w:rsidR="00821731" w:rsidRPr="00C53D85" w:rsidRDefault="00821731" w:rsidP="003347AB">
            <w:pPr>
              <w:keepNext/>
              <w:tabs>
                <w:tab w:val="left" w:pos="579"/>
                <w:tab w:val="left" w:pos="1222"/>
              </w:tabs>
              <w:spacing w:before="43" w:after="20"/>
              <w:jc w:val="right"/>
              <w:cnfStyle w:val="000000100000" w:firstRow="0" w:lastRow="0" w:firstColumn="0" w:lastColumn="0" w:oddVBand="0" w:evenVBand="0" w:oddHBand="1" w:evenHBand="0" w:firstRowFirstColumn="0" w:firstRowLastColumn="0" w:lastRowFirstColumn="0" w:lastRowLastColumn="0"/>
              <w:rPr>
                <w:ins w:id="606" w:author="Kyle Condon" w:date="2026-02-25T13:28:00Z" w16du:dateUtc="2026-02-25T20:28:00Z"/>
                <w:bCs/>
                <w:color w:val="000000"/>
                <w:sz w:val="20"/>
                <w:szCs w:val="20"/>
              </w:rPr>
            </w:pPr>
          </w:p>
        </w:tc>
      </w:tr>
      <w:tr w:rsidR="00821731" w:rsidRPr="00C53D85" w14:paraId="7B81E0D9" w14:textId="77777777" w:rsidTr="00821731">
        <w:trPr>
          <w:ins w:id="607" w:author="Kyle Condon" w:date="2026-02-25T13:28:00Z"/>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Change w:id="608" w:author="Kyle Condon" w:date="2026-02-25T13:28:00Z" w16du:dateUtc="2026-02-25T20:28:00Z">
              <w:tcPr>
                <w:tcW w:w="3241" w:type="pct"/>
                <w:shd w:val="clear" w:color="auto" w:fill="FFFFFF" w:themeFill="background1"/>
              </w:tcPr>
            </w:tcPrChange>
          </w:tcPr>
          <w:p w14:paraId="7E8B93A9" w14:textId="1BA7237C" w:rsidR="00821731" w:rsidRPr="00C53D85" w:rsidRDefault="00821731" w:rsidP="003347AB">
            <w:pPr>
              <w:keepNext/>
              <w:tabs>
                <w:tab w:val="left" w:leader="dot" w:pos="2310"/>
              </w:tabs>
              <w:spacing w:before="43" w:after="20"/>
              <w:rPr>
                <w:ins w:id="609" w:author="Kyle Condon" w:date="2026-02-25T13:28:00Z" w16du:dateUtc="2026-02-25T20:28:00Z"/>
                <w:b w:val="0"/>
                <w:bCs w:val="0"/>
                <w:sz w:val="20"/>
                <w:szCs w:val="20"/>
              </w:rPr>
            </w:pPr>
            <w:ins w:id="610" w:author="Kyle Condon" w:date="2026-02-25T13:28:00Z" w16du:dateUtc="2026-02-25T20:28:00Z">
              <w:r>
                <w:rPr>
                  <w:b w:val="0"/>
                  <w:bCs w:val="0"/>
                  <w:sz w:val="20"/>
                  <w:szCs w:val="20"/>
                </w:rPr>
                <w:t xml:space="preserve">   Federal</w:t>
              </w:r>
            </w:ins>
          </w:p>
        </w:tc>
        <w:tc>
          <w:tcPr>
            <w:tcW w:w="238" w:type="pct"/>
            <w:shd w:val="clear" w:color="auto" w:fill="FFFFFF" w:themeFill="background1"/>
            <w:tcPrChange w:id="611" w:author="Kyle Condon" w:date="2026-02-25T13:28:00Z" w16du:dateUtc="2026-02-25T20:28:00Z">
              <w:tcPr>
                <w:tcW w:w="238" w:type="pct"/>
                <w:shd w:val="clear" w:color="auto" w:fill="FFFFFF" w:themeFill="background1"/>
              </w:tcPr>
            </w:tcPrChange>
          </w:tcPr>
          <w:p w14:paraId="4BACB5BA" w14:textId="23DDA957" w:rsidR="00821731" w:rsidRPr="00C53D85" w:rsidRDefault="00821731" w:rsidP="003347AB">
            <w:pPr>
              <w:keepNext/>
              <w:spacing w:before="43" w:after="20"/>
              <w:jc w:val="right"/>
              <w:cnfStyle w:val="000000000000" w:firstRow="0" w:lastRow="0" w:firstColumn="0" w:lastColumn="0" w:oddVBand="0" w:evenVBand="0" w:oddHBand="0" w:evenHBand="0" w:firstRowFirstColumn="0" w:firstRowLastColumn="0" w:lastRowFirstColumn="0" w:lastRowLastColumn="0"/>
              <w:rPr>
                <w:ins w:id="612" w:author="Kyle Condon" w:date="2026-02-25T13:28:00Z" w16du:dateUtc="2026-02-25T20:28:00Z"/>
                <w:bCs/>
                <w:color w:val="000000"/>
                <w:sz w:val="20"/>
                <w:szCs w:val="20"/>
              </w:rPr>
            </w:pPr>
            <w:ins w:id="613" w:author="Kyle Condon" w:date="2026-02-25T13:29:00Z" w16du:dateUtc="2026-02-25T20:29:00Z">
              <w:r>
                <w:rPr>
                  <w:bCs/>
                  <w:color w:val="000000"/>
                  <w:sz w:val="20"/>
                  <w:szCs w:val="20"/>
                </w:rPr>
                <w:t>$</w:t>
              </w:r>
            </w:ins>
          </w:p>
        </w:tc>
        <w:tc>
          <w:tcPr>
            <w:tcW w:w="1521" w:type="pct"/>
            <w:shd w:val="clear" w:color="auto" w:fill="FFFFFF" w:themeFill="background1"/>
            <w:tcPrChange w:id="614" w:author="Kyle Condon" w:date="2026-02-25T13:28:00Z" w16du:dateUtc="2026-02-25T20:28:00Z">
              <w:tcPr>
                <w:tcW w:w="1522" w:type="pct"/>
                <w:shd w:val="clear" w:color="auto" w:fill="FFFFFF" w:themeFill="background1"/>
              </w:tcPr>
            </w:tcPrChange>
          </w:tcPr>
          <w:p w14:paraId="3BC479CF" w14:textId="764F7121" w:rsidR="00821731" w:rsidRPr="00C53D85" w:rsidRDefault="00821731" w:rsidP="003347AB">
            <w:pPr>
              <w:keepNext/>
              <w:spacing w:before="43" w:after="20"/>
              <w:jc w:val="right"/>
              <w:cnfStyle w:val="000000000000" w:firstRow="0" w:lastRow="0" w:firstColumn="0" w:lastColumn="0" w:oddVBand="0" w:evenVBand="0" w:oddHBand="0" w:evenHBand="0" w:firstRowFirstColumn="0" w:firstRowLastColumn="0" w:lastRowFirstColumn="0" w:lastRowLastColumn="0"/>
              <w:rPr>
                <w:ins w:id="615" w:author="Kyle Condon" w:date="2026-02-25T13:28:00Z" w16du:dateUtc="2026-02-25T20:28:00Z"/>
                <w:bCs/>
                <w:color w:val="000000"/>
                <w:sz w:val="20"/>
                <w:szCs w:val="20"/>
              </w:rPr>
            </w:pPr>
            <w:ins w:id="616" w:author="Kyle Condon" w:date="2026-02-25T13:30:00Z" w16du:dateUtc="2026-02-25T20:30:00Z">
              <w:r w:rsidRPr="00C53D85">
                <w:rPr>
                  <w:bCs/>
                  <w:color w:val="000000"/>
                  <w:sz w:val="20"/>
                  <w:szCs w:val="20"/>
                </w:rPr>
                <w:t>—</w:t>
              </w:r>
            </w:ins>
          </w:p>
        </w:tc>
      </w:tr>
      <w:tr w:rsidR="00821731" w:rsidRPr="00C53D85" w14:paraId="0398B6DB" w14:textId="77777777" w:rsidTr="00821731">
        <w:trPr>
          <w:cnfStyle w:val="000000100000" w:firstRow="0" w:lastRow="0" w:firstColumn="0" w:lastColumn="0" w:oddVBand="0" w:evenVBand="0" w:oddHBand="1" w:evenHBand="0" w:firstRowFirstColumn="0" w:firstRowLastColumn="0" w:lastRowFirstColumn="0" w:lastRowLastColumn="0"/>
          <w:trHeight w:val="215"/>
          <w:ins w:id="617" w:author="Kyle Condon" w:date="2026-02-25T13:28:00Z"/>
          <w:trPrChange w:id="618" w:author="Kyle Condon" w:date="2026-02-25T13:28:00Z" w16du:dateUtc="2026-02-25T20:28:00Z">
            <w:trPr>
              <w:trHeight w:val="215"/>
            </w:trPr>
          </w:trPrChange>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Change w:id="619" w:author="Kyle Condon" w:date="2026-02-25T13:28:00Z" w16du:dateUtc="2026-02-25T20:28:00Z">
              <w:tcPr>
                <w:tcW w:w="3241" w:type="pct"/>
                <w:shd w:val="clear" w:color="auto" w:fill="FFFFFF" w:themeFill="background1"/>
              </w:tcPr>
            </w:tcPrChange>
          </w:tcPr>
          <w:p w14:paraId="409BDF31" w14:textId="740D3EF7" w:rsidR="00821731" w:rsidRPr="00C53D85" w:rsidRDefault="00821731" w:rsidP="003347AB">
            <w:pPr>
              <w:tabs>
                <w:tab w:val="left" w:pos="2240"/>
                <w:tab w:val="left" w:leader="dot" w:pos="2310"/>
              </w:tabs>
              <w:spacing w:before="23" w:after="20"/>
              <w:cnfStyle w:val="001000100000" w:firstRow="0" w:lastRow="0" w:firstColumn="1" w:lastColumn="0" w:oddVBand="0" w:evenVBand="0" w:oddHBand="1" w:evenHBand="0" w:firstRowFirstColumn="0" w:firstRowLastColumn="0" w:lastRowFirstColumn="0" w:lastRowLastColumn="0"/>
              <w:rPr>
                <w:ins w:id="620" w:author="Kyle Condon" w:date="2026-02-25T13:28:00Z" w16du:dateUtc="2026-02-25T20:28:00Z"/>
                <w:b w:val="0"/>
                <w:bCs w:val="0"/>
                <w:color w:val="000000"/>
                <w:sz w:val="20"/>
                <w:szCs w:val="20"/>
              </w:rPr>
            </w:pPr>
            <w:ins w:id="621" w:author="Kyle Condon" w:date="2026-02-25T13:28:00Z" w16du:dateUtc="2026-02-25T20:28:00Z">
              <w:r>
                <w:rPr>
                  <w:b w:val="0"/>
                  <w:bCs w:val="0"/>
                  <w:color w:val="000000"/>
                  <w:sz w:val="20"/>
                  <w:szCs w:val="20"/>
                </w:rPr>
                <w:t xml:space="preserve">   State and local</w:t>
              </w:r>
            </w:ins>
          </w:p>
        </w:tc>
        <w:tc>
          <w:tcPr>
            <w:tcW w:w="238" w:type="pct"/>
            <w:shd w:val="clear" w:color="auto" w:fill="FFFFFF" w:themeFill="background1"/>
            <w:tcPrChange w:id="622" w:author="Kyle Condon" w:date="2026-02-25T13:28:00Z" w16du:dateUtc="2026-02-25T20:28:00Z">
              <w:tcPr>
                <w:tcW w:w="238" w:type="pct"/>
                <w:shd w:val="clear" w:color="auto" w:fill="FFFFFF" w:themeFill="background1"/>
              </w:tcPr>
            </w:tcPrChange>
          </w:tcPr>
          <w:p w14:paraId="36CE261B" w14:textId="77777777" w:rsidR="00821731" w:rsidRPr="00C53D85" w:rsidRDefault="00821731" w:rsidP="003347AB">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ins w:id="623" w:author="Kyle Condon" w:date="2026-02-25T13:28:00Z" w16du:dateUtc="2026-02-25T20:28:00Z"/>
                <w:b/>
                <w:color w:val="000000"/>
                <w:sz w:val="20"/>
                <w:szCs w:val="20"/>
              </w:rPr>
            </w:pPr>
          </w:p>
        </w:tc>
        <w:tc>
          <w:tcPr>
            <w:tcW w:w="1521" w:type="pct"/>
            <w:shd w:val="clear" w:color="auto" w:fill="FFFFFF" w:themeFill="background1"/>
            <w:tcPrChange w:id="624" w:author="Kyle Condon" w:date="2026-02-25T13:28:00Z" w16du:dateUtc="2026-02-25T20:28:00Z">
              <w:tcPr>
                <w:tcW w:w="1522" w:type="pct"/>
                <w:shd w:val="clear" w:color="auto" w:fill="FFFFFF" w:themeFill="background1"/>
              </w:tcPr>
            </w:tcPrChange>
          </w:tcPr>
          <w:p w14:paraId="1D98A257" w14:textId="4185DE1F" w:rsidR="00821731" w:rsidRPr="00C53D85" w:rsidRDefault="00821731" w:rsidP="003347AB">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ins w:id="625" w:author="Kyle Condon" w:date="2026-02-25T13:28:00Z" w16du:dateUtc="2026-02-25T20:28:00Z"/>
                <w:bCs/>
                <w:color w:val="000000"/>
                <w:sz w:val="20"/>
                <w:szCs w:val="20"/>
              </w:rPr>
            </w:pPr>
            <w:ins w:id="626" w:author="Kyle Condon" w:date="2026-02-25T13:30:00Z" w16du:dateUtc="2026-02-25T20:30:00Z">
              <w:r w:rsidRPr="00C53D85">
                <w:rPr>
                  <w:bCs/>
                  <w:color w:val="000000"/>
                  <w:sz w:val="20"/>
                  <w:szCs w:val="20"/>
                </w:rPr>
                <w:t>—</w:t>
              </w:r>
            </w:ins>
          </w:p>
        </w:tc>
      </w:tr>
      <w:tr w:rsidR="00821731" w:rsidRPr="00C53D85" w14:paraId="5435CE4C" w14:textId="77777777" w:rsidTr="00132F96">
        <w:trPr>
          <w:trHeight w:val="215"/>
          <w:ins w:id="627" w:author="Kyle Condon" w:date="2026-02-25T13:28:00Z"/>
          <w:trPrChange w:id="628" w:author="Kyle Condon" w:date="2026-02-25T13:31:00Z" w16du:dateUtc="2026-02-25T20:31:00Z">
            <w:trPr>
              <w:trHeight w:val="215"/>
            </w:trPr>
          </w:trPrChange>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Change w:id="629" w:author="Kyle Condon" w:date="2026-02-25T13:31:00Z" w16du:dateUtc="2026-02-25T20:31:00Z">
              <w:tcPr>
                <w:tcW w:w="3241" w:type="pct"/>
                <w:shd w:val="clear" w:color="auto" w:fill="FFFFFF" w:themeFill="background1"/>
              </w:tcPr>
            </w:tcPrChange>
          </w:tcPr>
          <w:p w14:paraId="14AB9B78" w14:textId="1940C4C1" w:rsidR="00821731" w:rsidRDefault="00821731" w:rsidP="003347AB">
            <w:pPr>
              <w:tabs>
                <w:tab w:val="left" w:pos="2240"/>
                <w:tab w:val="left" w:leader="dot" w:pos="2310"/>
              </w:tabs>
              <w:spacing w:before="23" w:after="20"/>
              <w:rPr>
                <w:ins w:id="630" w:author="Kyle Condon" w:date="2026-02-25T13:28:00Z" w16du:dateUtc="2026-02-25T20:28:00Z"/>
                <w:b w:val="0"/>
                <w:bCs w:val="0"/>
                <w:color w:val="000000"/>
                <w:sz w:val="20"/>
                <w:szCs w:val="20"/>
              </w:rPr>
            </w:pPr>
            <w:ins w:id="631" w:author="Kyle Condon" w:date="2026-02-25T13:28:00Z" w16du:dateUtc="2026-02-25T20:28:00Z">
              <w:r>
                <w:rPr>
                  <w:b w:val="0"/>
                  <w:bCs w:val="0"/>
                  <w:color w:val="000000"/>
                  <w:sz w:val="20"/>
                  <w:szCs w:val="20"/>
                </w:rPr>
                <w:t xml:space="preserve">   Foreign</w:t>
              </w:r>
            </w:ins>
          </w:p>
        </w:tc>
        <w:tc>
          <w:tcPr>
            <w:tcW w:w="238" w:type="pct"/>
            <w:tcBorders>
              <w:bottom w:val="single" w:sz="4" w:space="0" w:color="auto"/>
            </w:tcBorders>
            <w:shd w:val="clear" w:color="auto" w:fill="FFFFFF" w:themeFill="background1"/>
            <w:tcPrChange w:id="632" w:author="Kyle Condon" w:date="2026-02-25T13:31:00Z" w16du:dateUtc="2026-02-25T20:31:00Z">
              <w:tcPr>
                <w:tcW w:w="238" w:type="pct"/>
                <w:shd w:val="clear" w:color="auto" w:fill="FFFFFF" w:themeFill="background1"/>
              </w:tcPr>
            </w:tcPrChange>
          </w:tcPr>
          <w:p w14:paraId="16780F02" w14:textId="77777777" w:rsidR="00821731" w:rsidRPr="00C53D85" w:rsidRDefault="00821731" w:rsidP="003347AB">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ins w:id="633" w:author="Kyle Condon" w:date="2026-02-25T13:28:00Z" w16du:dateUtc="2026-02-25T20:28:00Z"/>
                <w:b/>
                <w:color w:val="000000"/>
                <w:sz w:val="20"/>
                <w:szCs w:val="20"/>
              </w:rPr>
            </w:pPr>
          </w:p>
        </w:tc>
        <w:tc>
          <w:tcPr>
            <w:tcW w:w="1521" w:type="pct"/>
            <w:tcBorders>
              <w:bottom w:val="single" w:sz="4" w:space="0" w:color="auto"/>
            </w:tcBorders>
            <w:shd w:val="clear" w:color="auto" w:fill="FFFFFF" w:themeFill="background1"/>
            <w:tcPrChange w:id="634" w:author="Kyle Condon" w:date="2026-02-25T13:31:00Z" w16du:dateUtc="2026-02-25T20:31:00Z">
              <w:tcPr>
                <w:tcW w:w="1522" w:type="pct"/>
                <w:shd w:val="clear" w:color="auto" w:fill="FFFFFF" w:themeFill="background1"/>
              </w:tcPr>
            </w:tcPrChange>
          </w:tcPr>
          <w:p w14:paraId="16E46CFC" w14:textId="17B6F2EF" w:rsidR="00821731" w:rsidRDefault="00821731" w:rsidP="003347AB">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ins w:id="635" w:author="Kyle Condon" w:date="2026-02-25T13:28:00Z" w16du:dateUtc="2026-02-25T20:28:00Z"/>
                <w:bCs/>
                <w:color w:val="000000"/>
                <w:sz w:val="20"/>
                <w:szCs w:val="20"/>
              </w:rPr>
            </w:pPr>
            <w:ins w:id="636" w:author="Kyle Condon" w:date="2026-02-25T13:30:00Z" w16du:dateUtc="2026-02-25T20:30:00Z">
              <w:r w:rsidRPr="00C53D85">
                <w:rPr>
                  <w:bCs/>
                  <w:color w:val="000000"/>
                  <w:sz w:val="20"/>
                  <w:szCs w:val="20"/>
                </w:rPr>
                <w:t>—</w:t>
              </w:r>
            </w:ins>
          </w:p>
        </w:tc>
      </w:tr>
      <w:tr w:rsidR="00821731" w:rsidRPr="00C53D85" w14:paraId="5BA51AE9" w14:textId="77777777" w:rsidTr="00132F96">
        <w:trPr>
          <w:cnfStyle w:val="000000100000" w:firstRow="0" w:lastRow="0" w:firstColumn="0" w:lastColumn="0" w:oddVBand="0" w:evenVBand="0" w:oddHBand="1" w:evenHBand="0" w:firstRowFirstColumn="0" w:firstRowLastColumn="0" w:lastRowFirstColumn="0" w:lastRowLastColumn="0"/>
          <w:trHeight w:val="215"/>
          <w:ins w:id="637" w:author="Kyle Condon" w:date="2026-02-25T13:28:00Z"/>
          <w:trPrChange w:id="638" w:author="Kyle Condon" w:date="2026-02-25T13:31:00Z" w16du:dateUtc="2026-02-25T20:31:00Z">
            <w:trPr>
              <w:trHeight w:val="215"/>
            </w:trPr>
          </w:trPrChange>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Change w:id="639" w:author="Kyle Condon" w:date="2026-02-25T13:31:00Z" w16du:dateUtc="2026-02-25T20:31:00Z">
              <w:tcPr>
                <w:tcW w:w="3241" w:type="pct"/>
                <w:shd w:val="clear" w:color="auto" w:fill="FFFFFF" w:themeFill="background1"/>
              </w:tcPr>
            </w:tcPrChange>
          </w:tcPr>
          <w:p w14:paraId="2F380FC7" w14:textId="39E0CF89" w:rsidR="00821731" w:rsidRDefault="00821731" w:rsidP="003347AB">
            <w:pPr>
              <w:tabs>
                <w:tab w:val="left" w:pos="2240"/>
                <w:tab w:val="left" w:leader="dot" w:pos="2310"/>
              </w:tabs>
              <w:spacing w:before="23" w:after="20"/>
              <w:cnfStyle w:val="001000100000" w:firstRow="0" w:lastRow="0" w:firstColumn="1" w:lastColumn="0" w:oddVBand="0" w:evenVBand="0" w:oddHBand="1" w:evenHBand="0" w:firstRowFirstColumn="0" w:firstRowLastColumn="0" w:lastRowFirstColumn="0" w:lastRowLastColumn="0"/>
              <w:rPr>
                <w:ins w:id="640" w:author="Kyle Condon" w:date="2026-02-25T13:28:00Z" w16du:dateUtc="2026-02-25T20:28:00Z"/>
                <w:b w:val="0"/>
                <w:bCs w:val="0"/>
                <w:color w:val="000000"/>
                <w:sz w:val="20"/>
                <w:szCs w:val="20"/>
              </w:rPr>
            </w:pPr>
            <w:ins w:id="641" w:author="Kyle Condon" w:date="2026-02-25T13:28:00Z" w16du:dateUtc="2026-02-25T20:28:00Z">
              <w:r>
                <w:rPr>
                  <w:b w:val="0"/>
                  <w:bCs w:val="0"/>
                  <w:color w:val="000000"/>
                  <w:sz w:val="20"/>
                  <w:szCs w:val="20"/>
                </w:rPr>
                <w:t>Total Current</w:t>
              </w:r>
            </w:ins>
          </w:p>
        </w:tc>
        <w:tc>
          <w:tcPr>
            <w:tcW w:w="238" w:type="pct"/>
            <w:tcBorders>
              <w:top w:val="single" w:sz="4" w:space="0" w:color="auto"/>
              <w:bottom w:val="double" w:sz="4" w:space="0" w:color="auto"/>
            </w:tcBorders>
            <w:shd w:val="clear" w:color="auto" w:fill="FFFFFF" w:themeFill="background1"/>
            <w:tcPrChange w:id="642" w:author="Kyle Condon" w:date="2026-02-25T13:31:00Z" w16du:dateUtc="2026-02-25T20:31:00Z">
              <w:tcPr>
                <w:tcW w:w="238" w:type="pct"/>
                <w:shd w:val="clear" w:color="auto" w:fill="FFFFFF" w:themeFill="background1"/>
              </w:tcPr>
            </w:tcPrChange>
          </w:tcPr>
          <w:p w14:paraId="14C21ACA" w14:textId="12687B46" w:rsidR="00821731" w:rsidRPr="00C53D85" w:rsidRDefault="00132F96" w:rsidP="003347AB">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ins w:id="643" w:author="Kyle Condon" w:date="2026-02-25T13:28:00Z" w16du:dateUtc="2026-02-25T20:28:00Z"/>
                <w:b/>
                <w:color w:val="000000"/>
                <w:sz w:val="20"/>
                <w:szCs w:val="20"/>
              </w:rPr>
            </w:pPr>
            <w:ins w:id="644" w:author="Kyle Condon" w:date="2026-02-25T13:30:00Z" w16du:dateUtc="2026-02-25T20:30:00Z">
              <w:r>
                <w:rPr>
                  <w:b/>
                  <w:color w:val="000000"/>
                  <w:sz w:val="20"/>
                  <w:szCs w:val="20"/>
                </w:rPr>
                <w:t>$</w:t>
              </w:r>
            </w:ins>
          </w:p>
        </w:tc>
        <w:tc>
          <w:tcPr>
            <w:tcW w:w="1521" w:type="pct"/>
            <w:tcBorders>
              <w:top w:val="single" w:sz="4" w:space="0" w:color="auto"/>
              <w:bottom w:val="double" w:sz="4" w:space="0" w:color="auto"/>
            </w:tcBorders>
            <w:shd w:val="clear" w:color="auto" w:fill="FFFFFF" w:themeFill="background1"/>
            <w:tcPrChange w:id="645" w:author="Kyle Condon" w:date="2026-02-25T13:31:00Z" w16du:dateUtc="2026-02-25T20:31:00Z">
              <w:tcPr>
                <w:tcW w:w="1522" w:type="pct"/>
                <w:shd w:val="clear" w:color="auto" w:fill="FFFFFF" w:themeFill="background1"/>
              </w:tcPr>
            </w:tcPrChange>
          </w:tcPr>
          <w:p w14:paraId="758A7485" w14:textId="2E5251CF" w:rsidR="00821731" w:rsidRPr="00C53D85" w:rsidRDefault="00821731" w:rsidP="003347AB">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ins w:id="646" w:author="Kyle Condon" w:date="2026-02-25T13:28:00Z" w16du:dateUtc="2026-02-25T20:28:00Z"/>
                <w:bCs/>
                <w:color w:val="000000"/>
                <w:sz w:val="20"/>
                <w:szCs w:val="20"/>
              </w:rPr>
            </w:pPr>
            <w:ins w:id="647" w:author="Kyle Condon" w:date="2026-02-25T13:30:00Z" w16du:dateUtc="2026-02-25T20:30:00Z">
              <w:r w:rsidRPr="00C53D85">
                <w:rPr>
                  <w:bCs/>
                  <w:color w:val="000000"/>
                  <w:sz w:val="20"/>
                  <w:szCs w:val="20"/>
                </w:rPr>
                <w:t>—</w:t>
              </w:r>
            </w:ins>
          </w:p>
        </w:tc>
      </w:tr>
      <w:tr w:rsidR="00821731" w:rsidRPr="00C53D85" w14:paraId="515679CF" w14:textId="77777777" w:rsidTr="00132F96">
        <w:trPr>
          <w:trHeight w:val="215"/>
          <w:ins w:id="648" w:author="Kyle Condon" w:date="2026-02-25T13:28:00Z"/>
          <w:trPrChange w:id="649" w:author="Kyle Condon" w:date="2026-02-25T13:31:00Z" w16du:dateUtc="2026-02-25T20:31:00Z">
            <w:trPr>
              <w:trHeight w:val="215"/>
            </w:trPr>
          </w:trPrChange>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Change w:id="650" w:author="Kyle Condon" w:date="2026-02-25T13:31:00Z" w16du:dateUtc="2026-02-25T20:31:00Z">
              <w:tcPr>
                <w:tcW w:w="3241" w:type="pct"/>
                <w:shd w:val="clear" w:color="auto" w:fill="FFFFFF" w:themeFill="background1"/>
              </w:tcPr>
            </w:tcPrChange>
          </w:tcPr>
          <w:p w14:paraId="68063B94" w14:textId="10FECF81" w:rsidR="00821731" w:rsidRPr="00BF2D0B" w:rsidRDefault="00821731" w:rsidP="003347AB">
            <w:pPr>
              <w:tabs>
                <w:tab w:val="left" w:pos="2240"/>
                <w:tab w:val="left" w:leader="dot" w:pos="2310"/>
              </w:tabs>
              <w:spacing w:before="23" w:after="20"/>
              <w:rPr>
                <w:ins w:id="651" w:author="Kyle Condon" w:date="2026-02-25T13:28:00Z" w16du:dateUtc="2026-02-25T20:28:00Z"/>
                <w:b w:val="0"/>
                <w:bCs w:val="0"/>
                <w:color w:val="000000"/>
                <w:sz w:val="20"/>
                <w:szCs w:val="20"/>
              </w:rPr>
            </w:pPr>
            <w:ins w:id="652" w:author="Kyle Condon" w:date="2026-02-25T13:28:00Z" w16du:dateUtc="2026-02-25T20:28:00Z">
              <w:r>
                <w:rPr>
                  <w:b w:val="0"/>
                  <w:bCs w:val="0"/>
                  <w:color w:val="000000"/>
                  <w:sz w:val="20"/>
                  <w:szCs w:val="20"/>
                </w:rPr>
                <w:t>Deferred:</w:t>
              </w:r>
            </w:ins>
          </w:p>
        </w:tc>
        <w:tc>
          <w:tcPr>
            <w:tcW w:w="238" w:type="pct"/>
            <w:tcBorders>
              <w:top w:val="double" w:sz="4" w:space="0" w:color="auto"/>
            </w:tcBorders>
            <w:shd w:val="clear" w:color="auto" w:fill="FFFFFF" w:themeFill="background1"/>
            <w:tcPrChange w:id="653" w:author="Kyle Condon" w:date="2026-02-25T13:31:00Z" w16du:dateUtc="2026-02-25T20:31:00Z">
              <w:tcPr>
                <w:tcW w:w="238" w:type="pct"/>
                <w:tcBorders>
                  <w:bottom w:val="single" w:sz="4" w:space="0" w:color="auto"/>
                </w:tcBorders>
                <w:shd w:val="clear" w:color="auto" w:fill="FFFFFF" w:themeFill="background1"/>
              </w:tcPr>
            </w:tcPrChange>
          </w:tcPr>
          <w:p w14:paraId="52287BEC" w14:textId="77777777" w:rsidR="00821731" w:rsidRPr="00BF2D0B" w:rsidRDefault="00821731" w:rsidP="003347AB">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ins w:id="654" w:author="Kyle Condon" w:date="2026-02-25T13:28:00Z" w16du:dateUtc="2026-02-25T20:28:00Z"/>
                <w:color w:val="000000"/>
                <w:sz w:val="20"/>
                <w:szCs w:val="20"/>
              </w:rPr>
            </w:pPr>
          </w:p>
        </w:tc>
        <w:tc>
          <w:tcPr>
            <w:tcW w:w="1521" w:type="pct"/>
            <w:tcBorders>
              <w:top w:val="double" w:sz="4" w:space="0" w:color="auto"/>
            </w:tcBorders>
            <w:shd w:val="clear" w:color="auto" w:fill="FFFFFF" w:themeFill="background1"/>
            <w:tcPrChange w:id="655" w:author="Kyle Condon" w:date="2026-02-25T13:31:00Z" w16du:dateUtc="2026-02-25T20:31:00Z">
              <w:tcPr>
                <w:tcW w:w="1522" w:type="pct"/>
                <w:tcBorders>
                  <w:bottom w:val="single" w:sz="4" w:space="0" w:color="auto"/>
                </w:tcBorders>
                <w:shd w:val="clear" w:color="auto" w:fill="FFFFFF" w:themeFill="background1"/>
              </w:tcPr>
            </w:tcPrChange>
          </w:tcPr>
          <w:p w14:paraId="762700CC" w14:textId="014E7359" w:rsidR="00821731" w:rsidRPr="00BF2D0B" w:rsidRDefault="00821731" w:rsidP="003347AB">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ins w:id="656" w:author="Kyle Condon" w:date="2026-02-25T13:28:00Z" w16du:dateUtc="2026-02-25T20:28:00Z"/>
                <w:color w:val="000000"/>
                <w:sz w:val="20"/>
                <w:szCs w:val="20"/>
              </w:rPr>
            </w:pPr>
          </w:p>
        </w:tc>
      </w:tr>
      <w:tr w:rsidR="00821731" w:rsidRPr="00C53D85" w14:paraId="191FA2A5" w14:textId="77777777" w:rsidTr="00821731">
        <w:trPr>
          <w:cnfStyle w:val="000000100000" w:firstRow="0" w:lastRow="0" w:firstColumn="0" w:lastColumn="0" w:oddVBand="0" w:evenVBand="0" w:oddHBand="1" w:evenHBand="0" w:firstRowFirstColumn="0" w:firstRowLastColumn="0" w:lastRowFirstColumn="0" w:lastRowLastColumn="0"/>
          <w:trHeight w:val="215"/>
          <w:ins w:id="657" w:author="Kyle Condon" w:date="2026-02-25T13:28:00Z"/>
          <w:trPrChange w:id="658" w:author="Kyle Condon" w:date="2026-02-25T13:28:00Z" w16du:dateUtc="2026-02-25T20:28:00Z">
            <w:trPr>
              <w:trHeight w:val="215"/>
            </w:trPr>
          </w:trPrChange>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Change w:id="659" w:author="Kyle Condon" w:date="2026-02-25T13:28:00Z" w16du:dateUtc="2026-02-25T20:28:00Z">
              <w:tcPr>
                <w:tcW w:w="3241" w:type="pct"/>
                <w:shd w:val="clear" w:color="auto" w:fill="FFFFFF" w:themeFill="background1"/>
              </w:tcPr>
            </w:tcPrChange>
          </w:tcPr>
          <w:p w14:paraId="7EFD2EAF" w14:textId="6DC68FF8" w:rsidR="00821731" w:rsidRPr="00BF2D0B" w:rsidRDefault="00821731" w:rsidP="00821731">
            <w:pPr>
              <w:tabs>
                <w:tab w:val="left" w:pos="2240"/>
                <w:tab w:val="left" w:leader="dot" w:pos="2310"/>
              </w:tabs>
              <w:spacing w:before="23" w:after="20"/>
              <w:cnfStyle w:val="001000100000" w:firstRow="0" w:lastRow="0" w:firstColumn="1" w:lastColumn="0" w:oddVBand="0" w:evenVBand="0" w:oddHBand="1" w:evenHBand="0" w:firstRowFirstColumn="0" w:firstRowLastColumn="0" w:lastRowFirstColumn="0" w:lastRowLastColumn="0"/>
              <w:rPr>
                <w:ins w:id="660" w:author="Kyle Condon" w:date="2026-02-25T13:28:00Z" w16du:dateUtc="2026-02-25T20:28:00Z"/>
                <w:color w:val="000000"/>
                <w:sz w:val="20"/>
                <w:szCs w:val="20"/>
              </w:rPr>
            </w:pPr>
            <w:ins w:id="661" w:author="Kyle Condon" w:date="2026-02-25T13:29:00Z" w16du:dateUtc="2026-02-25T20:29:00Z">
              <w:r>
                <w:rPr>
                  <w:b w:val="0"/>
                  <w:bCs w:val="0"/>
                  <w:sz w:val="20"/>
                  <w:szCs w:val="20"/>
                </w:rPr>
                <w:t xml:space="preserve">   Federal</w:t>
              </w:r>
            </w:ins>
          </w:p>
        </w:tc>
        <w:tc>
          <w:tcPr>
            <w:tcW w:w="238" w:type="pct"/>
            <w:shd w:val="clear" w:color="auto" w:fill="FFFFFF" w:themeFill="background1"/>
            <w:tcPrChange w:id="662" w:author="Kyle Condon" w:date="2026-02-25T13:28:00Z" w16du:dateUtc="2026-02-25T20:28:00Z">
              <w:tcPr>
                <w:tcW w:w="238" w:type="pct"/>
                <w:tcBorders>
                  <w:bottom w:val="single" w:sz="4" w:space="0" w:color="auto"/>
                </w:tcBorders>
                <w:shd w:val="clear" w:color="auto" w:fill="FFFFFF" w:themeFill="background1"/>
              </w:tcPr>
            </w:tcPrChange>
          </w:tcPr>
          <w:p w14:paraId="51F4FC70" w14:textId="16DF4ECE" w:rsidR="00821731" w:rsidRPr="00BF2D0B" w:rsidRDefault="00132F96" w:rsidP="00821731">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ins w:id="663" w:author="Kyle Condon" w:date="2026-02-25T13:28:00Z" w16du:dateUtc="2026-02-25T20:28:00Z"/>
                <w:color w:val="000000"/>
                <w:sz w:val="20"/>
                <w:szCs w:val="20"/>
              </w:rPr>
            </w:pPr>
            <w:ins w:id="664" w:author="Kyle Condon" w:date="2026-02-25T13:31:00Z" w16du:dateUtc="2026-02-25T20:31:00Z">
              <w:r>
                <w:rPr>
                  <w:color w:val="000000"/>
                  <w:sz w:val="20"/>
                  <w:szCs w:val="20"/>
                </w:rPr>
                <w:t>$</w:t>
              </w:r>
            </w:ins>
          </w:p>
        </w:tc>
        <w:tc>
          <w:tcPr>
            <w:tcW w:w="1521" w:type="pct"/>
            <w:shd w:val="clear" w:color="auto" w:fill="FFFFFF" w:themeFill="background1"/>
            <w:tcPrChange w:id="665" w:author="Kyle Condon" w:date="2026-02-25T13:28:00Z" w16du:dateUtc="2026-02-25T20:28:00Z">
              <w:tcPr>
                <w:tcW w:w="1522" w:type="pct"/>
                <w:tcBorders>
                  <w:bottom w:val="single" w:sz="4" w:space="0" w:color="auto"/>
                </w:tcBorders>
                <w:shd w:val="clear" w:color="auto" w:fill="FFFFFF" w:themeFill="background1"/>
              </w:tcPr>
            </w:tcPrChange>
          </w:tcPr>
          <w:p w14:paraId="3E85411C" w14:textId="2AAABFE4" w:rsidR="00821731" w:rsidRPr="00BF2D0B" w:rsidRDefault="00821731" w:rsidP="00821731">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ins w:id="666" w:author="Kyle Condon" w:date="2026-02-25T13:28:00Z" w16du:dateUtc="2026-02-25T20:28:00Z"/>
                <w:color w:val="000000"/>
                <w:sz w:val="20"/>
                <w:szCs w:val="20"/>
              </w:rPr>
            </w:pPr>
            <w:ins w:id="667" w:author="Kyle Condon" w:date="2026-02-25T13:30:00Z" w16du:dateUtc="2026-02-25T20:30:00Z">
              <w:r w:rsidRPr="00C53D85">
                <w:rPr>
                  <w:bCs/>
                  <w:color w:val="000000"/>
                  <w:sz w:val="20"/>
                  <w:szCs w:val="20"/>
                </w:rPr>
                <w:t>—</w:t>
              </w:r>
            </w:ins>
          </w:p>
        </w:tc>
      </w:tr>
      <w:tr w:rsidR="00821731" w:rsidRPr="00C53D85" w14:paraId="538E887E" w14:textId="77777777" w:rsidTr="00821731">
        <w:trPr>
          <w:trHeight w:val="215"/>
          <w:ins w:id="668" w:author="Kyle Condon" w:date="2026-02-25T13:29:00Z"/>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
          <w:p w14:paraId="3C17DC43" w14:textId="758E16B3" w:rsidR="00821731" w:rsidRPr="00BF2D0B" w:rsidRDefault="00821731" w:rsidP="00821731">
            <w:pPr>
              <w:tabs>
                <w:tab w:val="left" w:pos="2240"/>
                <w:tab w:val="left" w:leader="dot" w:pos="2310"/>
              </w:tabs>
              <w:spacing w:before="23" w:after="20"/>
              <w:rPr>
                <w:ins w:id="669" w:author="Kyle Condon" w:date="2026-02-25T13:29:00Z" w16du:dateUtc="2026-02-25T20:29:00Z"/>
                <w:color w:val="000000"/>
                <w:sz w:val="20"/>
                <w:szCs w:val="20"/>
              </w:rPr>
            </w:pPr>
            <w:ins w:id="670" w:author="Kyle Condon" w:date="2026-02-25T13:29:00Z" w16du:dateUtc="2026-02-25T20:29:00Z">
              <w:r>
                <w:rPr>
                  <w:b w:val="0"/>
                  <w:bCs w:val="0"/>
                  <w:color w:val="000000"/>
                  <w:sz w:val="20"/>
                  <w:szCs w:val="20"/>
                </w:rPr>
                <w:t xml:space="preserve">   State and local</w:t>
              </w:r>
            </w:ins>
          </w:p>
        </w:tc>
        <w:tc>
          <w:tcPr>
            <w:tcW w:w="238" w:type="pct"/>
            <w:shd w:val="clear" w:color="auto" w:fill="FFFFFF" w:themeFill="background1"/>
          </w:tcPr>
          <w:p w14:paraId="7A69D8CB" w14:textId="77777777" w:rsidR="00821731" w:rsidRPr="00BF2D0B" w:rsidRDefault="00821731" w:rsidP="0082173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ins w:id="671" w:author="Kyle Condon" w:date="2026-02-25T13:29:00Z" w16du:dateUtc="2026-02-25T20:29:00Z"/>
                <w:color w:val="000000"/>
                <w:sz w:val="20"/>
                <w:szCs w:val="20"/>
              </w:rPr>
            </w:pPr>
          </w:p>
        </w:tc>
        <w:tc>
          <w:tcPr>
            <w:tcW w:w="1521" w:type="pct"/>
            <w:shd w:val="clear" w:color="auto" w:fill="FFFFFF" w:themeFill="background1"/>
          </w:tcPr>
          <w:p w14:paraId="49AED783" w14:textId="2E42F9DE" w:rsidR="00821731" w:rsidRPr="00BF2D0B" w:rsidRDefault="00821731" w:rsidP="0082173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ins w:id="672" w:author="Kyle Condon" w:date="2026-02-25T13:29:00Z" w16du:dateUtc="2026-02-25T20:29:00Z"/>
                <w:color w:val="000000"/>
                <w:sz w:val="20"/>
                <w:szCs w:val="20"/>
              </w:rPr>
            </w:pPr>
            <w:ins w:id="673" w:author="Kyle Condon" w:date="2026-02-25T13:30:00Z" w16du:dateUtc="2026-02-25T20:30:00Z">
              <w:r w:rsidRPr="00C53D85">
                <w:rPr>
                  <w:bCs/>
                  <w:color w:val="000000"/>
                  <w:sz w:val="20"/>
                  <w:szCs w:val="20"/>
                </w:rPr>
                <w:t>—</w:t>
              </w:r>
            </w:ins>
          </w:p>
        </w:tc>
      </w:tr>
      <w:tr w:rsidR="00821731" w:rsidRPr="00C53D85" w14:paraId="07437324" w14:textId="77777777" w:rsidTr="00132F96">
        <w:trPr>
          <w:cnfStyle w:val="000000100000" w:firstRow="0" w:lastRow="0" w:firstColumn="0" w:lastColumn="0" w:oddVBand="0" w:evenVBand="0" w:oddHBand="1" w:evenHBand="0" w:firstRowFirstColumn="0" w:firstRowLastColumn="0" w:lastRowFirstColumn="0" w:lastRowLastColumn="0"/>
          <w:trHeight w:val="215"/>
          <w:ins w:id="674" w:author="Kyle Condon" w:date="2026-02-25T13:29:00Z"/>
          <w:trPrChange w:id="675" w:author="Kyle Condon" w:date="2026-02-25T13:31:00Z" w16du:dateUtc="2026-02-25T20:31:00Z">
            <w:trPr>
              <w:trHeight w:val="215"/>
            </w:trPr>
          </w:trPrChange>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Change w:id="676" w:author="Kyle Condon" w:date="2026-02-25T13:31:00Z" w16du:dateUtc="2026-02-25T20:31:00Z">
              <w:tcPr>
                <w:tcW w:w="3241" w:type="pct"/>
                <w:shd w:val="clear" w:color="auto" w:fill="FFFFFF" w:themeFill="background1"/>
              </w:tcPr>
            </w:tcPrChange>
          </w:tcPr>
          <w:p w14:paraId="3A26E605" w14:textId="6709C9BC" w:rsidR="00821731" w:rsidRPr="00BF2D0B" w:rsidRDefault="00821731" w:rsidP="00821731">
            <w:pPr>
              <w:tabs>
                <w:tab w:val="left" w:pos="2240"/>
                <w:tab w:val="left" w:leader="dot" w:pos="2310"/>
              </w:tabs>
              <w:spacing w:before="23" w:after="20"/>
              <w:cnfStyle w:val="001000100000" w:firstRow="0" w:lastRow="0" w:firstColumn="1" w:lastColumn="0" w:oddVBand="0" w:evenVBand="0" w:oddHBand="1" w:evenHBand="0" w:firstRowFirstColumn="0" w:firstRowLastColumn="0" w:lastRowFirstColumn="0" w:lastRowLastColumn="0"/>
              <w:rPr>
                <w:ins w:id="677" w:author="Kyle Condon" w:date="2026-02-25T13:29:00Z" w16du:dateUtc="2026-02-25T20:29:00Z"/>
                <w:color w:val="000000"/>
                <w:sz w:val="20"/>
                <w:szCs w:val="20"/>
              </w:rPr>
            </w:pPr>
            <w:ins w:id="678" w:author="Kyle Condon" w:date="2026-02-25T13:29:00Z" w16du:dateUtc="2026-02-25T20:29:00Z">
              <w:r>
                <w:rPr>
                  <w:b w:val="0"/>
                  <w:bCs w:val="0"/>
                  <w:color w:val="000000"/>
                  <w:sz w:val="20"/>
                  <w:szCs w:val="20"/>
                </w:rPr>
                <w:t xml:space="preserve">   Foreign</w:t>
              </w:r>
            </w:ins>
          </w:p>
        </w:tc>
        <w:tc>
          <w:tcPr>
            <w:tcW w:w="238" w:type="pct"/>
            <w:tcBorders>
              <w:bottom w:val="single" w:sz="4" w:space="0" w:color="auto"/>
            </w:tcBorders>
            <w:shd w:val="clear" w:color="auto" w:fill="FFFFFF" w:themeFill="background1"/>
            <w:tcPrChange w:id="679" w:author="Kyle Condon" w:date="2026-02-25T13:31:00Z" w16du:dateUtc="2026-02-25T20:31:00Z">
              <w:tcPr>
                <w:tcW w:w="238" w:type="pct"/>
                <w:shd w:val="clear" w:color="auto" w:fill="FFFFFF" w:themeFill="background1"/>
              </w:tcPr>
            </w:tcPrChange>
          </w:tcPr>
          <w:p w14:paraId="015323FD" w14:textId="77777777" w:rsidR="00821731" w:rsidRPr="00BF2D0B" w:rsidRDefault="00821731" w:rsidP="00821731">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ins w:id="680" w:author="Kyle Condon" w:date="2026-02-25T13:29:00Z" w16du:dateUtc="2026-02-25T20:29:00Z"/>
                <w:color w:val="000000"/>
                <w:sz w:val="20"/>
                <w:szCs w:val="20"/>
              </w:rPr>
            </w:pPr>
          </w:p>
        </w:tc>
        <w:tc>
          <w:tcPr>
            <w:tcW w:w="1521" w:type="pct"/>
            <w:tcBorders>
              <w:bottom w:val="single" w:sz="4" w:space="0" w:color="auto"/>
            </w:tcBorders>
            <w:shd w:val="clear" w:color="auto" w:fill="FFFFFF" w:themeFill="background1"/>
            <w:tcPrChange w:id="681" w:author="Kyle Condon" w:date="2026-02-25T13:31:00Z" w16du:dateUtc="2026-02-25T20:31:00Z">
              <w:tcPr>
                <w:tcW w:w="1521" w:type="pct"/>
                <w:shd w:val="clear" w:color="auto" w:fill="FFFFFF" w:themeFill="background1"/>
              </w:tcPr>
            </w:tcPrChange>
          </w:tcPr>
          <w:p w14:paraId="6D98500A" w14:textId="0F561056" w:rsidR="00821731" w:rsidRPr="00BF2D0B" w:rsidRDefault="00132F96" w:rsidP="00821731">
            <w:pPr>
              <w:tabs>
                <w:tab w:val="left" w:pos="444"/>
                <w:tab w:val="left" w:pos="1222"/>
              </w:tabs>
              <w:spacing w:before="23" w:after="20"/>
              <w:jc w:val="right"/>
              <w:cnfStyle w:val="000000100000" w:firstRow="0" w:lastRow="0" w:firstColumn="0" w:lastColumn="0" w:oddVBand="0" w:evenVBand="0" w:oddHBand="1" w:evenHBand="0" w:firstRowFirstColumn="0" w:firstRowLastColumn="0" w:lastRowFirstColumn="0" w:lastRowLastColumn="0"/>
              <w:rPr>
                <w:ins w:id="682" w:author="Kyle Condon" w:date="2026-02-25T13:29:00Z" w16du:dateUtc="2026-02-25T20:29:00Z"/>
                <w:color w:val="000000"/>
                <w:sz w:val="20"/>
                <w:szCs w:val="20"/>
              </w:rPr>
            </w:pPr>
            <w:ins w:id="683" w:author="Kyle Condon" w:date="2026-02-25T13:30:00Z" w16du:dateUtc="2026-02-25T20:30:00Z">
              <w:r w:rsidRPr="00C53D85">
                <w:rPr>
                  <w:bCs/>
                  <w:color w:val="000000"/>
                  <w:sz w:val="20"/>
                  <w:szCs w:val="20"/>
                </w:rPr>
                <w:t>—</w:t>
              </w:r>
            </w:ins>
          </w:p>
        </w:tc>
      </w:tr>
      <w:tr w:rsidR="00821731" w:rsidRPr="00C53D85" w14:paraId="3E32367A" w14:textId="77777777" w:rsidTr="00132F96">
        <w:trPr>
          <w:trHeight w:val="215"/>
          <w:ins w:id="684" w:author="Kyle Condon" w:date="2026-02-25T13:29:00Z"/>
          <w:trPrChange w:id="685" w:author="Kyle Condon" w:date="2026-02-25T13:31:00Z" w16du:dateUtc="2026-02-25T20:31:00Z">
            <w:trPr>
              <w:trHeight w:val="215"/>
            </w:trPr>
          </w:trPrChange>
        </w:trPr>
        <w:tc>
          <w:tcPr>
            <w:cnfStyle w:val="001000000000" w:firstRow="0" w:lastRow="0" w:firstColumn="1" w:lastColumn="0" w:oddVBand="0" w:evenVBand="0" w:oddHBand="0" w:evenHBand="0" w:firstRowFirstColumn="0" w:firstRowLastColumn="0" w:lastRowFirstColumn="0" w:lastRowLastColumn="0"/>
            <w:tcW w:w="3241" w:type="pct"/>
            <w:shd w:val="clear" w:color="auto" w:fill="FFFFFF" w:themeFill="background1"/>
            <w:tcPrChange w:id="686" w:author="Kyle Condon" w:date="2026-02-25T13:31:00Z" w16du:dateUtc="2026-02-25T20:31:00Z">
              <w:tcPr>
                <w:tcW w:w="3241" w:type="pct"/>
                <w:shd w:val="clear" w:color="auto" w:fill="FFFFFF" w:themeFill="background1"/>
              </w:tcPr>
            </w:tcPrChange>
          </w:tcPr>
          <w:p w14:paraId="4461DF62" w14:textId="317E761F" w:rsidR="00821731" w:rsidRPr="00821731" w:rsidRDefault="00821731" w:rsidP="00821731">
            <w:pPr>
              <w:tabs>
                <w:tab w:val="left" w:pos="2240"/>
                <w:tab w:val="left" w:leader="dot" w:pos="2310"/>
              </w:tabs>
              <w:spacing w:before="23" w:after="20"/>
              <w:rPr>
                <w:ins w:id="687" w:author="Kyle Condon" w:date="2026-02-25T13:29:00Z" w16du:dateUtc="2026-02-25T20:29:00Z"/>
                <w:b w:val="0"/>
                <w:bCs w:val="0"/>
                <w:color w:val="000000"/>
                <w:sz w:val="20"/>
                <w:szCs w:val="20"/>
                <w:rPrChange w:id="688" w:author="Kyle Condon" w:date="2026-02-25T13:29:00Z" w16du:dateUtc="2026-02-25T20:29:00Z">
                  <w:rPr>
                    <w:ins w:id="689" w:author="Kyle Condon" w:date="2026-02-25T13:29:00Z" w16du:dateUtc="2026-02-25T20:29:00Z"/>
                    <w:color w:val="000000"/>
                    <w:sz w:val="20"/>
                    <w:szCs w:val="20"/>
                  </w:rPr>
                </w:rPrChange>
              </w:rPr>
            </w:pPr>
            <w:ins w:id="690" w:author="Kyle Condon" w:date="2026-02-25T13:29:00Z" w16du:dateUtc="2026-02-25T20:29:00Z">
              <w:r w:rsidRPr="00821731">
                <w:rPr>
                  <w:color w:val="000000"/>
                  <w:sz w:val="20"/>
                  <w:szCs w:val="20"/>
                </w:rPr>
                <w:t>Total Deferred</w:t>
              </w:r>
            </w:ins>
          </w:p>
        </w:tc>
        <w:tc>
          <w:tcPr>
            <w:tcW w:w="238" w:type="pct"/>
            <w:tcBorders>
              <w:top w:val="single" w:sz="4" w:space="0" w:color="auto"/>
              <w:bottom w:val="double" w:sz="4" w:space="0" w:color="auto"/>
            </w:tcBorders>
            <w:shd w:val="clear" w:color="auto" w:fill="FFFFFF" w:themeFill="background1"/>
            <w:tcPrChange w:id="691" w:author="Kyle Condon" w:date="2026-02-25T13:31:00Z" w16du:dateUtc="2026-02-25T20:31:00Z">
              <w:tcPr>
                <w:tcW w:w="238" w:type="pct"/>
                <w:shd w:val="clear" w:color="auto" w:fill="FFFFFF" w:themeFill="background1"/>
              </w:tcPr>
            </w:tcPrChange>
          </w:tcPr>
          <w:p w14:paraId="79C39BA6" w14:textId="32112B3B" w:rsidR="00821731" w:rsidRPr="00BF2D0B" w:rsidRDefault="00132F96" w:rsidP="0082173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ins w:id="692" w:author="Kyle Condon" w:date="2026-02-25T13:29:00Z" w16du:dateUtc="2026-02-25T20:29:00Z"/>
                <w:color w:val="000000"/>
                <w:sz w:val="20"/>
                <w:szCs w:val="20"/>
              </w:rPr>
            </w:pPr>
            <w:ins w:id="693" w:author="Kyle Condon" w:date="2026-02-25T13:30:00Z" w16du:dateUtc="2026-02-25T20:30:00Z">
              <w:r>
                <w:rPr>
                  <w:color w:val="000000"/>
                  <w:sz w:val="20"/>
                  <w:szCs w:val="20"/>
                </w:rPr>
                <w:t>$</w:t>
              </w:r>
            </w:ins>
          </w:p>
        </w:tc>
        <w:tc>
          <w:tcPr>
            <w:tcW w:w="1521" w:type="pct"/>
            <w:tcBorders>
              <w:top w:val="single" w:sz="4" w:space="0" w:color="auto"/>
              <w:bottom w:val="double" w:sz="4" w:space="0" w:color="auto"/>
            </w:tcBorders>
            <w:shd w:val="clear" w:color="auto" w:fill="FFFFFF" w:themeFill="background1"/>
            <w:tcPrChange w:id="694" w:author="Kyle Condon" w:date="2026-02-25T13:31:00Z" w16du:dateUtc="2026-02-25T20:31:00Z">
              <w:tcPr>
                <w:tcW w:w="1521" w:type="pct"/>
                <w:shd w:val="clear" w:color="auto" w:fill="FFFFFF" w:themeFill="background1"/>
              </w:tcPr>
            </w:tcPrChange>
          </w:tcPr>
          <w:p w14:paraId="60372278" w14:textId="35E91D97" w:rsidR="00821731" w:rsidRPr="00BF2D0B" w:rsidRDefault="00132F96" w:rsidP="00821731">
            <w:pPr>
              <w:tabs>
                <w:tab w:val="left" w:pos="444"/>
                <w:tab w:val="left" w:pos="1222"/>
              </w:tabs>
              <w:spacing w:before="23" w:after="20"/>
              <w:jc w:val="right"/>
              <w:cnfStyle w:val="000000000000" w:firstRow="0" w:lastRow="0" w:firstColumn="0" w:lastColumn="0" w:oddVBand="0" w:evenVBand="0" w:oddHBand="0" w:evenHBand="0" w:firstRowFirstColumn="0" w:firstRowLastColumn="0" w:lastRowFirstColumn="0" w:lastRowLastColumn="0"/>
              <w:rPr>
                <w:ins w:id="695" w:author="Kyle Condon" w:date="2026-02-25T13:29:00Z" w16du:dateUtc="2026-02-25T20:29:00Z"/>
                <w:color w:val="000000"/>
                <w:sz w:val="20"/>
                <w:szCs w:val="20"/>
              </w:rPr>
            </w:pPr>
            <w:ins w:id="696" w:author="Kyle Condon" w:date="2026-02-25T13:30:00Z" w16du:dateUtc="2026-02-25T20:30:00Z">
              <w:r w:rsidRPr="00C53D85">
                <w:rPr>
                  <w:bCs/>
                  <w:color w:val="000000"/>
                  <w:sz w:val="20"/>
                  <w:szCs w:val="20"/>
                </w:rPr>
                <w:t>—</w:t>
              </w:r>
            </w:ins>
          </w:p>
        </w:tc>
      </w:tr>
    </w:tbl>
    <w:p w14:paraId="65D8A223" w14:textId="77777777" w:rsidR="00E64D7A" w:rsidRDefault="00E64D7A" w:rsidP="00395859">
      <w:pPr>
        <w:keepNext/>
        <w:jc w:val="both"/>
        <w:rPr>
          <w:ins w:id="697" w:author="Kyle Condon" w:date="2026-02-25T13:26:00Z" w16du:dateUtc="2026-02-25T20:26:00Z"/>
          <w:bCs/>
          <w:sz w:val="20"/>
          <w:szCs w:val="20"/>
        </w:rPr>
      </w:pPr>
    </w:p>
    <w:p w14:paraId="35E00CD8" w14:textId="77777777" w:rsidR="004974E8" w:rsidRDefault="004974E8" w:rsidP="004974E8">
      <w:pPr>
        <w:keepNext/>
        <w:jc w:val="both"/>
        <w:rPr>
          <w:ins w:id="698" w:author="Kyle Condon" w:date="2026-02-25T13:26:00Z" w16du:dateUtc="2026-02-25T20:26:00Z"/>
          <w:bCs/>
          <w:sz w:val="20"/>
          <w:szCs w:val="20"/>
        </w:rPr>
      </w:pPr>
      <w:ins w:id="699" w:author="Kyle Condon" w:date="2026-02-25T13:26:00Z" w16du:dateUtc="2026-02-25T20:26:00Z">
        <w:r w:rsidRPr="004974E8">
          <w:rPr>
            <w:bCs/>
            <w:sz w:val="20"/>
            <w:szCs w:val="20"/>
          </w:rPr>
          <w:t xml:space="preserve">The provision for income taxes for financial reporting purposes in 2024 differs from what would be expected by applying the 21% federal statutory rate to the loss before income taxes primarily driven by the Company election to be treated as a partnership and most of its income and deduction are included in the returns of the members. The income tax expense reported is attributable to certain foreign subsidiaries that are C-corporations for tax purposes.  </w:t>
        </w:r>
      </w:ins>
    </w:p>
    <w:p w14:paraId="0CB67488" w14:textId="77777777" w:rsidR="004974E8" w:rsidRPr="004974E8" w:rsidRDefault="004974E8" w:rsidP="004974E8">
      <w:pPr>
        <w:keepNext/>
        <w:jc w:val="both"/>
        <w:rPr>
          <w:ins w:id="700" w:author="Kyle Condon" w:date="2026-02-25T13:26:00Z" w16du:dateUtc="2026-02-25T20:26:00Z"/>
          <w:bCs/>
          <w:sz w:val="20"/>
          <w:szCs w:val="20"/>
        </w:rPr>
      </w:pPr>
    </w:p>
    <w:p w14:paraId="6F598BEA" w14:textId="77777777" w:rsidR="004974E8" w:rsidRDefault="004974E8" w:rsidP="004974E8">
      <w:pPr>
        <w:keepNext/>
        <w:jc w:val="both"/>
        <w:rPr>
          <w:ins w:id="701" w:author="Kyle Condon" w:date="2026-02-25T13:26:00Z" w16du:dateUtc="2026-02-25T20:26:00Z"/>
          <w:bCs/>
          <w:sz w:val="20"/>
          <w:szCs w:val="20"/>
        </w:rPr>
      </w:pPr>
      <w:ins w:id="702" w:author="Kyle Condon" w:date="2026-02-25T13:26:00Z" w16du:dateUtc="2026-02-25T20:26:00Z">
        <w:r w:rsidRPr="004974E8">
          <w:rPr>
            <w:bCs/>
            <w:sz w:val="20"/>
            <w:szCs w:val="20"/>
          </w:rPr>
          <w:t>The tax effects of temporary differences that give rise to significant portions of the deferred tax assets as of December 31, 2024, relate primarily to net operating losses in the United States and intangibles associated to certain domestic subsidiaries treated as C-corporations for tax purposes.</w:t>
        </w:r>
      </w:ins>
    </w:p>
    <w:p w14:paraId="23F7E578" w14:textId="77777777" w:rsidR="004974E8" w:rsidRPr="004974E8" w:rsidRDefault="004974E8" w:rsidP="004974E8">
      <w:pPr>
        <w:keepNext/>
        <w:jc w:val="both"/>
        <w:rPr>
          <w:ins w:id="703" w:author="Kyle Condon" w:date="2026-02-25T13:26:00Z" w16du:dateUtc="2026-02-25T20:26:00Z"/>
          <w:bCs/>
          <w:sz w:val="20"/>
          <w:szCs w:val="20"/>
        </w:rPr>
      </w:pPr>
    </w:p>
    <w:p w14:paraId="59597ADB" w14:textId="77777777" w:rsidR="004974E8" w:rsidRDefault="004974E8" w:rsidP="004974E8">
      <w:pPr>
        <w:keepNext/>
        <w:jc w:val="both"/>
        <w:rPr>
          <w:ins w:id="704" w:author="Kyle Condon" w:date="2026-02-25T13:26:00Z" w16du:dateUtc="2026-02-25T20:26:00Z"/>
          <w:bCs/>
          <w:i/>
          <w:iCs/>
          <w:sz w:val="20"/>
          <w:szCs w:val="20"/>
          <w:u w:val="single"/>
        </w:rPr>
      </w:pPr>
      <w:ins w:id="705" w:author="Kyle Condon" w:date="2026-02-25T13:26:00Z" w16du:dateUtc="2026-02-25T20:26:00Z">
        <w:r w:rsidRPr="004974E8">
          <w:rPr>
            <w:bCs/>
            <w:i/>
            <w:iCs/>
            <w:sz w:val="20"/>
            <w:szCs w:val="20"/>
            <w:u w:val="single"/>
            <w:rPrChange w:id="706" w:author="Kyle Condon" w:date="2026-02-25T13:26:00Z" w16du:dateUtc="2026-02-25T20:26:00Z">
              <w:rPr>
                <w:bCs/>
                <w:sz w:val="20"/>
                <w:szCs w:val="20"/>
              </w:rPr>
            </w:rPrChange>
          </w:rPr>
          <w:t>Valuation Allowance</w:t>
        </w:r>
      </w:ins>
    </w:p>
    <w:p w14:paraId="20790570" w14:textId="77777777" w:rsidR="004974E8" w:rsidRPr="004974E8" w:rsidRDefault="004974E8" w:rsidP="004974E8">
      <w:pPr>
        <w:keepNext/>
        <w:jc w:val="both"/>
        <w:rPr>
          <w:ins w:id="707" w:author="Kyle Condon" w:date="2026-02-25T13:26:00Z" w16du:dateUtc="2026-02-25T20:26:00Z"/>
          <w:bCs/>
          <w:i/>
          <w:iCs/>
          <w:sz w:val="20"/>
          <w:szCs w:val="20"/>
          <w:u w:val="single"/>
          <w:rPrChange w:id="708" w:author="Kyle Condon" w:date="2026-02-25T13:26:00Z" w16du:dateUtc="2026-02-25T20:26:00Z">
            <w:rPr>
              <w:ins w:id="709" w:author="Kyle Condon" w:date="2026-02-25T13:26:00Z" w16du:dateUtc="2026-02-25T20:26:00Z"/>
              <w:bCs/>
              <w:sz w:val="20"/>
              <w:szCs w:val="20"/>
            </w:rPr>
          </w:rPrChange>
        </w:rPr>
      </w:pPr>
    </w:p>
    <w:p w14:paraId="58CAFE4C" w14:textId="67B9F181" w:rsidR="004974E8" w:rsidRDefault="004974E8" w:rsidP="004974E8">
      <w:pPr>
        <w:keepNext/>
        <w:jc w:val="both"/>
        <w:rPr>
          <w:ins w:id="710" w:author="Kyle Condon" w:date="2026-02-25T13:26:00Z" w16du:dateUtc="2026-02-25T20:26:00Z"/>
          <w:bCs/>
          <w:sz w:val="20"/>
          <w:szCs w:val="20"/>
        </w:rPr>
      </w:pPr>
      <w:ins w:id="711" w:author="Kyle Condon" w:date="2026-02-25T13:26:00Z" w16du:dateUtc="2026-02-25T20:26:00Z">
        <w:r w:rsidRPr="004974E8">
          <w:rPr>
            <w:bCs/>
            <w:sz w:val="20"/>
            <w:szCs w:val="20"/>
          </w:rPr>
          <w:t xml:space="preserve">Management periodically reviews the need for a valuation allowance against deferred tax assets and recognizes these deferred tax assets to the extent that realization is more likely than not. Based upon a review of earnings history and trends, forecasted earnings, and the relevant expiration of carryforwards, management believes that the valuation allowances provided are appropriate in the United States. Based upon the weight of all available evidence, the Company has determined that it is not more likely than not that it will </w:t>
        </w:r>
      </w:ins>
      <w:ins w:id="712" w:author="Kyle Condon" w:date="2026-02-25T13:32:00Z" w16du:dateUtc="2026-02-25T20:32:00Z">
        <w:r w:rsidR="00132F96" w:rsidRPr="004974E8">
          <w:rPr>
            <w:bCs/>
            <w:sz w:val="20"/>
            <w:szCs w:val="20"/>
          </w:rPr>
          <w:t xml:space="preserve">generate </w:t>
        </w:r>
        <w:r w:rsidR="00132F96" w:rsidRPr="004974E8">
          <w:rPr>
            <w:bCs/>
            <w:sz w:val="20"/>
            <w:szCs w:val="20"/>
          </w:rPr>
          <w:lastRenderedPageBreak/>
          <w:t>sufficient</w:t>
        </w:r>
      </w:ins>
      <w:ins w:id="713" w:author="Kyle Condon" w:date="2026-02-25T13:26:00Z" w16du:dateUtc="2026-02-25T20:26:00Z">
        <w:r w:rsidRPr="004974E8">
          <w:rPr>
            <w:bCs/>
            <w:sz w:val="20"/>
            <w:szCs w:val="20"/>
          </w:rPr>
          <w:t xml:space="preserve"> future taxable income to realize the tax benefits related to the tax losses generated by certain subsidiaries. Therefore, as of December 31, 2024, the Company established a valuation allowance of $</w:t>
        </w:r>
      </w:ins>
      <w:ins w:id="714" w:author="Kyle Condon" w:date="2026-02-25T13:33:00Z" w16du:dateUtc="2026-02-25T20:33:00Z">
        <w:r w:rsidR="00FA6400">
          <w:rPr>
            <w:bCs/>
            <w:sz w:val="20"/>
            <w:szCs w:val="20"/>
          </w:rPr>
          <w:t xml:space="preserve">20.6 million to its </w:t>
        </w:r>
      </w:ins>
      <w:ins w:id="715" w:author="Kyle Condon" w:date="2026-02-25T13:26:00Z" w16du:dateUtc="2026-02-25T20:26:00Z">
        <w:r w:rsidRPr="004974E8">
          <w:rPr>
            <w:bCs/>
            <w:sz w:val="20"/>
            <w:szCs w:val="20"/>
          </w:rPr>
          <w:t>deferred tax assets.</w:t>
        </w:r>
      </w:ins>
    </w:p>
    <w:p w14:paraId="2F29FA17" w14:textId="77777777" w:rsidR="004974E8" w:rsidRPr="004974E8" w:rsidRDefault="004974E8" w:rsidP="004974E8">
      <w:pPr>
        <w:keepNext/>
        <w:jc w:val="both"/>
        <w:rPr>
          <w:ins w:id="716" w:author="Kyle Condon" w:date="2026-02-25T13:26:00Z" w16du:dateUtc="2026-02-25T20:26:00Z"/>
          <w:bCs/>
          <w:sz w:val="20"/>
          <w:szCs w:val="20"/>
        </w:rPr>
      </w:pPr>
    </w:p>
    <w:p w14:paraId="7E8A822C" w14:textId="77777777" w:rsidR="004974E8" w:rsidRPr="004974E8" w:rsidRDefault="004974E8" w:rsidP="004974E8">
      <w:pPr>
        <w:keepNext/>
        <w:jc w:val="both"/>
        <w:rPr>
          <w:ins w:id="717" w:author="Kyle Condon" w:date="2026-02-25T13:26:00Z" w16du:dateUtc="2026-02-25T20:26:00Z"/>
          <w:bCs/>
          <w:i/>
          <w:iCs/>
          <w:sz w:val="20"/>
          <w:szCs w:val="20"/>
          <w:u w:val="single"/>
          <w:rPrChange w:id="718" w:author="Kyle Condon" w:date="2026-02-25T13:26:00Z" w16du:dateUtc="2026-02-25T20:26:00Z">
            <w:rPr>
              <w:ins w:id="719" w:author="Kyle Condon" w:date="2026-02-25T13:26:00Z" w16du:dateUtc="2026-02-25T20:26:00Z"/>
              <w:bCs/>
              <w:sz w:val="20"/>
              <w:szCs w:val="20"/>
            </w:rPr>
          </w:rPrChange>
        </w:rPr>
      </w:pPr>
      <w:ins w:id="720" w:author="Kyle Condon" w:date="2026-02-25T13:26:00Z" w16du:dateUtc="2026-02-25T20:26:00Z">
        <w:r w:rsidRPr="004974E8">
          <w:rPr>
            <w:bCs/>
            <w:i/>
            <w:iCs/>
            <w:sz w:val="20"/>
            <w:szCs w:val="20"/>
            <w:u w:val="single"/>
            <w:rPrChange w:id="721" w:author="Kyle Condon" w:date="2026-02-25T13:26:00Z" w16du:dateUtc="2026-02-25T20:26:00Z">
              <w:rPr>
                <w:bCs/>
                <w:sz w:val="20"/>
                <w:szCs w:val="20"/>
              </w:rPr>
            </w:rPrChange>
          </w:rPr>
          <w:t>Tax Carryforwards</w:t>
        </w:r>
      </w:ins>
    </w:p>
    <w:p w14:paraId="05DA2C6E" w14:textId="77777777" w:rsidR="004974E8" w:rsidRDefault="004974E8" w:rsidP="004974E8">
      <w:pPr>
        <w:keepNext/>
        <w:jc w:val="both"/>
        <w:rPr>
          <w:ins w:id="722" w:author="Kyle Condon" w:date="2026-02-25T13:27:00Z" w16du:dateUtc="2026-02-25T20:27:00Z"/>
          <w:bCs/>
          <w:sz w:val="20"/>
          <w:szCs w:val="20"/>
        </w:rPr>
      </w:pPr>
    </w:p>
    <w:p w14:paraId="22B0C6A6" w14:textId="045B4AA0" w:rsidR="004974E8" w:rsidRPr="004974E8" w:rsidRDefault="004974E8" w:rsidP="004974E8">
      <w:pPr>
        <w:keepNext/>
        <w:jc w:val="both"/>
        <w:rPr>
          <w:ins w:id="723" w:author="Kyle Condon" w:date="2026-02-25T13:26:00Z" w16du:dateUtc="2026-02-25T20:26:00Z"/>
          <w:bCs/>
          <w:sz w:val="20"/>
          <w:szCs w:val="20"/>
        </w:rPr>
      </w:pPr>
      <w:ins w:id="724" w:author="Kyle Condon" w:date="2026-02-25T13:26:00Z" w16du:dateUtc="2026-02-25T20:26:00Z">
        <w:r w:rsidRPr="004974E8">
          <w:rPr>
            <w:bCs/>
            <w:sz w:val="20"/>
            <w:szCs w:val="20"/>
          </w:rPr>
          <w:t xml:space="preserve">As of December 31, 2024, the Company has U.S. federal NOLs totaling </w:t>
        </w:r>
      </w:ins>
      <w:ins w:id="725" w:author="Kyle Condon" w:date="2026-02-25T13:34:00Z" w16du:dateUtc="2026-02-25T20:34:00Z">
        <w:r w:rsidR="000967FE">
          <w:rPr>
            <w:bCs/>
            <w:sz w:val="20"/>
            <w:szCs w:val="20"/>
          </w:rPr>
          <w:t xml:space="preserve">approximately </w:t>
        </w:r>
      </w:ins>
      <w:ins w:id="726" w:author="Kyle Condon" w:date="2026-02-25T13:26:00Z" w16du:dateUtc="2026-02-25T20:26:00Z">
        <w:r w:rsidRPr="004974E8">
          <w:rPr>
            <w:bCs/>
            <w:sz w:val="20"/>
            <w:szCs w:val="20"/>
          </w:rPr>
          <w:t>$</w:t>
        </w:r>
      </w:ins>
      <w:ins w:id="727" w:author="Kyle Condon" w:date="2026-02-25T13:33:00Z" w16du:dateUtc="2026-02-25T20:33:00Z">
        <w:r w:rsidR="000967FE">
          <w:rPr>
            <w:bCs/>
            <w:sz w:val="20"/>
            <w:szCs w:val="20"/>
          </w:rPr>
          <w:t>16.</w:t>
        </w:r>
      </w:ins>
      <w:ins w:id="728" w:author="Kyle Condon" w:date="2026-02-25T13:34:00Z" w16du:dateUtc="2026-02-25T20:34:00Z">
        <w:r w:rsidR="000967FE">
          <w:rPr>
            <w:bCs/>
            <w:sz w:val="20"/>
            <w:szCs w:val="20"/>
          </w:rPr>
          <w:t>5 million</w:t>
        </w:r>
      </w:ins>
      <w:ins w:id="729" w:author="Kyle Condon" w:date="2026-02-25T13:26:00Z" w16du:dateUtc="2026-02-25T20:26:00Z">
        <w:r w:rsidRPr="004974E8">
          <w:rPr>
            <w:bCs/>
            <w:sz w:val="20"/>
            <w:szCs w:val="20"/>
          </w:rPr>
          <w:t xml:space="preserve"> and state NOLs amounting to </w:t>
        </w:r>
      </w:ins>
      <w:ins w:id="730" w:author="Kyle Condon" w:date="2026-02-25T13:34:00Z" w16du:dateUtc="2026-02-25T20:34:00Z">
        <w:r w:rsidR="000967FE">
          <w:rPr>
            <w:bCs/>
            <w:sz w:val="20"/>
            <w:szCs w:val="20"/>
          </w:rPr>
          <w:t xml:space="preserve">approximately </w:t>
        </w:r>
      </w:ins>
      <w:ins w:id="731" w:author="Kyle Condon" w:date="2026-02-25T13:26:00Z" w16du:dateUtc="2026-02-25T20:26:00Z">
        <w:r w:rsidRPr="004974E8">
          <w:rPr>
            <w:bCs/>
            <w:sz w:val="20"/>
            <w:szCs w:val="20"/>
          </w:rPr>
          <w:t>$</w:t>
        </w:r>
      </w:ins>
      <w:ins w:id="732" w:author="Kyle Condon" w:date="2026-02-25T13:34:00Z" w16du:dateUtc="2026-02-25T20:34:00Z">
        <w:r w:rsidR="000967FE">
          <w:rPr>
            <w:bCs/>
            <w:sz w:val="20"/>
            <w:szCs w:val="20"/>
          </w:rPr>
          <w:t>4.1</w:t>
        </w:r>
      </w:ins>
      <w:ins w:id="733" w:author="Kyle Condon" w:date="2026-02-25T13:26:00Z" w16du:dateUtc="2026-02-25T20:26:00Z">
        <w:r w:rsidRPr="004974E8">
          <w:rPr>
            <w:bCs/>
            <w:sz w:val="20"/>
            <w:szCs w:val="20"/>
          </w:rPr>
          <w:t>. The full balance of both federal and state NOLs can be carried forward indefinitely.</w:t>
        </w:r>
      </w:ins>
    </w:p>
    <w:p w14:paraId="72C1A119" w14:textId="77777777" w:rsidR="004974E8" w:rsidRPr="004974E8" w:rsidRDefault="004974E8" w:rsidP="004974E8">
      <w:pPr>
        <w:keepNext/>
        <w:jc w:val="both"/>
        <w:rPr>
          <w:ins w:id="734" w:author="Kyle Condon" w:date="2026-02-25T13:26:00Z" w16du:dateUtc="2026-02-25T20:26:00Z"/>
          <w:bCs/>
          <w:sz w:val="20"/>
          <w:szCs w:val="20"/>
        </w:rPr>
      </w:pPr>
    </w:p>
    <w:p w14:paraId="094E3146" w14:textId="77777777" w:rsidR="004974E8" w:rsidRPr="004974E8" w:rsidRDefault="004974E8" w:rsidP="004974E8">
      <w:pPr>
        <w:keepNext/>
        <w:jc w:val="both"/>
        <w:rPr>
          <w:ins w:id="735" w:author="Kyle Condon" w:date="2026-02-25T13:26:00Z" w16du:dateUtc="2026-02-25T20:26:00Z"/>
          <w:bCs/>
          <w:i/>
          <w:iCs/>
          <w:sz w:val="20"/>
          <w:szCs w:val="20"/>
          <w:u w:val="single"/>
          <w:rPrChange w:id="736" w:author="Kyle Condon" w:date="2026-02-25T13:26:00Z" w16du:dateUtc="2026-02-25T20:26:00Z">
            <w:rPr>
              <w:ins w:id="737" w:author="Kyle Condon" w:date="2026-02-25T13:26:00Z" w16du:dateUtc="2026-02-25T20:26:00Z"/>
              <w:bCs/>
              <w:sz w:val="20"/>
              <w:szCs w:val="20"/>
            </w:rPr>
          </w:rPrChange>
        </w:rPr>
      </w:pPr>
      <w:ins w:id="738" w:author="Kyle Condon" w:date="2026-02-25T13:26:00Z" w16du:dateUtc="2026-02-25T20:26:00Z">
        <w:r w:rsidRPr="004974E8">
          <w:rPr>
            <w:bCs/>
            <w:i/>
            <w:iCs/>
            <w:sz w:val="20"/>
            <w:szCs w:val="20"/>
            <w:u w:val="single"/>
            <w:rPrChange w:id="739" w:author="Kyle Condon" w:date="2026-02-25T13:26:00Z" w16du:dateUtc="2026-02-25T20:26:00Z">
              <w:rPr>
                <w:bCs/>
                <w:sz w:val="20"/>
                <w:szCs w:val="20"/>
              </w:rPr>
            </w:rPrChange>
          </w:rPr>
          <w:t>Unrecognized Tax Benefits</w:t>
        </w:r>
      </w:ins>
    </w:p>
    <w:p w14:paraId="12A3C5BF" w14:textId="77777777" w:rsidR="004974E8" w:rsidRDefault="004974E8" w:rsidP="004974E8">
      <w:pPr>
        <w:keepNext/>
        <w:jc w:val="both"/>
        <w:rPr>
          <w:ins w:id="740" w:author="Kyle Condon" w:date="2026-02-25T13:27:00Z" w16du:dateUtc="2026-02-25T20:27:00Z"/>
          <w:bCs/>
          <w:sz w:val="20"/>
          <w:szCs w:val="20"/>
        </w:rPr>
      </w:pPr>
    </w:p>
    <w:p w14:paraId="17C50134" w14:textId="116CB68C" w:rsidR="004974E8" w:rsidRPr="004974E8" w:rsidRDefault="004974E8" w:rsidP="004974E8">
      <w:pPr>
        <w:keepNext/>
        <w:jc w:val="both"/>
        <w:rPr>
          <w:ins w:id="741" w:author="Kyle Condon" w:date="2026-02-25T13:26:00Z" w16du:dateUtc="2026-02-25T20:26:00Z"/>
          <w:bCs/>
          <w:sz w:val="20"/>
          <w:szCs w:val="20"/>
        </w:rPr>
      </w:pPr>
      <w:ins w:id="742" w:author="Kyle Condon" w:date="2026-02-25T13:26:00Z" w16du:dateUtc="2026-02-25T20:26:00Z">
        <w:r w:rsidRPr="004974E8">
          <w:rPr>
            <w:bCs/>
            <w:sz w:val="20"/>
            <w:szCs w:val="20"/>
          </w:rPr>
          <w:t xml:space="preserve">No expense related to interest and penalties was recorded for the year ended December 31, 2024.  The Company does not believe it is reasonably possible that its unrecognized tax benefits would materially change in the next 12 months. </w:t>
        </w:r>
      </w:ins>
    </w:p>
    <w:p w14:paraId="7BCBF942" w14:textId="77777777" w:rsidR="004974E8" w:rsidRPr="004974E8" w:rsidRDefault="004974E8" w:rsidP="004974E8">
      <w:pPr>
        <w:keepNext/>
        <w:jc w:val="both"/>
        <w:rPr>
          <w:ins w:id="743" w:author="Kyle Condon" w:date="2026-02-25T13:26:00Z" w16du:dateUtc="2026-02-25T20:26:00Z"/>
          <w:bCs/>
          <w:sz w:val="20"/>
          <w:szCs w:val="20"/>
        </w:rPr>
      </w:pPr>
    </w:p>
    <w:p w14:paraId="5B266338" w14:textId="77777777" w:rsidR="004974E8" w:rsidRPr="004974E8" w:rsidRDefault="004974E8" w:rsidP="004974E8">
      <w:pPr>
        <w:keepNext/>
        <w:jc w:val="both"/>
        <w:rPr>
          <w:ins w:id="744" w:author="Kyle Condon" w:date="2026-02-25T13:26:00Z" w16du:dateUtc="2026-02-25T20:26:00Z"/>
          <w:bCs/>
          <w:sz w:val="20"/>
          <w:szCs w:val="20"/>
        </w:rPr>
      </w:pPr>
      <w:ins w:id="745" w:author="Kyle Condon" w:date="2026-02-25T13:26:00Z" w16du:dateUtc="2026-02-25T20:26:00Z">
        <w:r w:rsidRPr="004974E8">
          <w:rPr>
            <w:bCs/>
            <w:sz w:val="20"/>
            <w:szCs w:val="20"/>
          </w:rPr>
          <w:t>The Company files income tax returns in the U.S. federal and other jurisdictions. As of 2024, there are no current examinations by tax authorities for federal, foreign, or state income taxes. The statute of limitations for federal and state purposes will begin when the Company starts using its net operating losses in future taxable years.</w:t>
        </w:r>
        <w:r w:rsidRPr="004974E8">
          <w:rPr>
            <w:bCs/>
            <w:sz w:val="20"/>
            <w:szCs w:val="20"/>
          </w:rPr>
          <w:tab/>
        </w:r>
      </w:ins>
    </w:p>
    <w:p w14:paraId="3E1F03E7" w14:textId="77777777" w:rsidR="00E64D7A" w:rsidDel="00132F96" w:rsidRDefault="00E64D7A" w:rsidP="00395859">
      <w:pPr>
        <w:keepNext/>
        <w:jc w:val="both"/>
        <w:rPr>
          <w:del w:id="746" w:author="Kyle Condon" w:date="2026-02-25T13:32:00Z" w16du:dateUtc="2026-02-25T20:32:00Z"/>
          <w:bCs/>
          <w:sz w:val="20"/>
          <w:szCs w:val="20"/>
        </w:rPr>
      </w:pPr>
    </w:p>
    <w:p w14:paraId="2B0C603D" w14:textId="77777777" w:rsidR="00016C1C" w:rsidRPr="00C53D85" w:rsidDel="00132F96" w:rsidRDefault="00016C1C" w:rsidP="00395859">
      <w:pPr>
        <w:keepNext/>
        <w:jc w:val="both"/>
        <w:rPr>
          <w:del w:id="747" w:author="Kyle Condon" w:date="2026-02-25T13:32:00Z" w16du:dateUtc="2026-02-25T20:32:00Z"/>
          <w:sz w:val="20"/>
          <w:szCs w:val="20"/>
        </w:rPr>
      </w:pPr>
    </w:p>
    <w:p w14:paraId="5B92DF35" w14:textId="77777777" w:rsidR="004C4E05" w:rsidRPr="00C53D85" w:rsidRDefault="004C4E05" w:rsidP="00395859">
      <w:pPr>
        <w:keepNext/>
        <w:jc w:val="both"/>
        <w:rPr>
          <w:sz w:val="20"/>
          <w:szCs w:val="20"/>
        </w:rPr>
        <w:sectPr w:rsidR="004C4E05" w:rsidRPr="00C53D85" w:rsidSect="0005659C">
          <w:type w:val="continuous"/>
          <w:pgSz w:w="12240" w:h="15840"/>
          <w:pgMar w:top="720" w:right="720" w:bottom="720" w:left="720" w:header="0" w:footer="360" w:gutter="0"/>
          <w:cols w:space="708"/>
          <w:docGrid w:linePitch="326"/>
        </w:sectPr>
      </w:pPr>
    </w:p>
    <w:p w14:paraId="5B92DF36" w14:textId="66FA7EF2" w:rsidR="004C4E05" w:rsidRPr="00C53D85" w:rsidRDefault="0058670E" w:rsidP="00395859">
      <w:pPr>
        <w:jc w:val="both"/>
        <w:outlineLvl w:val="1"/>
        <w:rPr>
          <w:sz w:val="20"/>
          <w:szCs w:val="20"/>
        </w:rPr>
      </w:pPr>
      <w:bookmarkStart w:id="748" w:name="Section24"/>
      <w:bookmarkEnd w:id="748"/>
      <w:r w:rsidRPr="00815065">
        <w:rPr>
          <w:b/>
          <w:sz w:val="20"/>
          <w:szCs w:val="20"/>
          <w:highlight w:val="yellow"/>
        </w:rPr>
        <w:t>1</w:t>
      </w:r>
      <w:ins w:id="749" w:author="Kyle Condon" w:date="2026-02-25T12:38:00Z" w16du:dateUtc="2026-02-25T19:38:00Z">
        <w:r w:rsidR="00821737">
          <w:rPr>
            <w:b/>
            <w:sz w:val="20"/>
            <w:szCs w:val="20"/>
            <w:highlight w:val="yellow"/>
          </w:rPr>
          <w:t>8</w:t>
        </w:r>
      </w:ins>
      <w:del w:id="750" w:author="Kyle Condon" w:date="2026-02-25T12:38:00Z" w16du:dateUtc="2026-02-25T19:38:00Z">
        <w:r w:rsidR="0002271E" w:rsidDel="00821737">
          <w:rPr>
            <w:b/>
            <w:sz w:val="20"/>
            <w:szCs w:val="20"/>
            <w:highlight w:val="yellow"/>
          </w:rPr>
          <w:delText>7</w:delText>
        </w:r>
      </w:del>
      <w:commentRangeStart w:id="751"/>
      <w:r w:rsidRPr="00815065">
        <w:rPr>
          <w:b/>
          <w:sz w:val="20"/>
          <w:szCs w:val="20"/>
          <w:highlight w:val="yellow"/>
        </w:rPr>
        <w:t xml:space="preserve">. Subsequent Events </w:t>
      </w:r>
      <w:commentRangeEnd w:id="751"/>
      <w:r w:rsidR="009B7D62" w:rsidRPr="00C53D85">
        <w:rPr>
          <w:rStyle w:val="CommentReference"/>
          <w:sz w:val="20"/>
          <w:szCs w:val="20"/>
        </w:rPr>
        <w:commentReference w:id="751"/>
      </w:r>
    </w:p>
    <w:p w14:paraId="5B92DF37" w14:textId="77777777" w:rsidR="004C4E05" w:rsidRPr="00C53D85" w:rsidRDefault="004C4E05" w:rsidP="00395859">
      <w:pPr>
        <w:jc w:val="both"/>
        <w:rPr>
          <w:sz w:val="20"/>
          <w:szCs w:val="20"/>
        </w:rPr>
      </w:pPr>
    </w:p>
    <w:p w14:paraId="5B92DF39" w14:textId="3180B632" w:rsidR="004C4E05" w:rsidRDefault="0058670E" w:rsidP="00FD1DAF">
      <w:pPr>
        <w:spacing w:line="269" w:lineRule="auto"/>
        <w:jc w:val="both"/>
        <w:rPr>
          <w:sz w:val="20"/>
          <w:szCs w:val="20"/>
        </w:rPr>
      </w:pPr>
      <w:r w:rsidRPr="00C53D85">
        <w:rPr>
          <w:sz w:val="20"/>
          <w:szCs w:val="20"/>
        </w:rPr>
        <w:t xml:space="preserve">The Company has evaluated its </w:t>
      </w:r>
      <w:r w:rsidR="008F3BEC">
        <w:rPr>
          <w:sz w:val="20"/>
          <w:szCs w:val="20"/>
        </w:rPr>
        <w:t>C</w:t>
      </w:r>
      <w:r w:rsidR="00E02D52">
        <w:rPr>
          <w:sz w:val="20"/>
          <w:szCs w:val="20"/>
        </w:rPr>
        <w:t xml:space="preserve">onsolidated </w:t>
      </w:r>
      <w:r w:rsidR="008F3BEC">
        <w:rPr>
          <w:sz w:val="20"/>
          <w:szCs w:val="20"/>
        </w:rPr>
        <w:t>F</w:t>
      </w:r>
      <w:r w:rsidRPr="00C53D85">
        <w:rPr>
          <w:sz w:val="20"/>
          <w:szCs w:val="20"/>
        </w:rPr>
        <w:t xml:space="preserve">inancial </w:t>
      </w:r>
      <w:r w:rsidR="008F3BEC">
        <w:rPr>
          <w:sz w:val="20"/>
          <w:szCs w:val="20"/>
        </w:rPr>
        <w:t>S</w:t>
      </w:r>
      <w:r w:rsidRPr="00C53D85">
        <w:rPr>
          <w:sz w:val="20"/>
          <w:szCs w:val="20"/>
        </w:rPr>
        <w:t xml:space="preserve">tatements and disclosures for the impact of subsequent events through </w:t>
      </w:r>
      <w:r w:rsidR="009B7D62" w:rsidRPr="00C53D85">
        <w:rPr>
          <w:color w:val="000000"/>
          <w:sz w:val="20"/>
          <w:szCs w:val="20"/>
          <w:highlight w:val="yellow"/>
        </w:rPr>
        <w:t>XXX</w:t>
      </w:r>
      <w:r w:rsidRPr="00C53D85">
        <w:rPr>
          <w:sz w:val="20"/>
          <w:szCs w:val="20"/>
        </w:rPr>
        <w:t xml:space="preserve">, </w:t>
      </w:r>
      <w:r w:rsidR="008F3BEC">
        <w:rPr>
          <w:sz w:val="20"/>
          <w:szCs w:val="20"/>
        </w:rPr>
        <w:t>which is the date that the Consolidated Financial Statements were available to be issued</w:t>
      </w:r>
      <w:r w:rsidRPr="00C53D85">
        <w:rPr>
          <w:sz w:val="20"/>
          <w:szCs w:val="20"/>
        </w:rPr>
        <w:t xml:space="preserve">, for events requiring disclosure or recognition in the </w:t>
      </w:r>
      <w:r w:rsidR="008F3BEC">
        <w:rPr>
          <w:sz w:val="20"/>
          <w:szCs w:val="20"/>
        </w:rPr>
        <w:t>C</w:t>
      </w:r>
      <w:r w:rsidRPr="00C53D85">
        <w:rPr>
          <w:sz w:val="20"/>
          <w:szCs w:val="20"/>
        </w:rPr>
        <w:t xml:space="preserve">onsolidated </w:t>
      </w:r>
      <w:r w:rsidR="008F3BEC">
        <w:rPr>
          <w:sz w:val="20"/>
          <w:szCs w:val="20"/>
        </w:rPr>
        <w:t>F</w:t>
      </w:r>
      <w:r w:rsidRPr="00C53D85">
        <w:rPr>
          <w:sz w:val="20"/>
          <w:szCs w:val="20"/>
        </w:rPr>
        <w:t xml:space="preserve">inancial </w:t>
      </w:r>
      <w:r w:rsidR="008F3BEC">
        <w:rPr>
          <w:sz w:val="20"/>
          <w:szCs w:val="20"/>
        </w:rPr>
        <w:t>S</w:t>
      </w:r>
      <w:r w:rsidRPr="00C53D85">
        <w:rPr>
          <w:sz w:val="20"/>
          <w:szCs w:val="20"/>
        </w:rPr>
        <w:t>tatements.</w:t>
      </w:r>
    </w:p>
    <w:p w14:paraId="482C2112" w14:textId="77777777" w:rsidR="00073EE1" w:rsidRDefault="00073EE1" w:rsidP="00FD1DAF">
      <w:pPr>
        <w:spacing w:line="269" w:lineRule="auto"/>
        <w:jc w:val="both"/>
        <w:rPr>
          <w:sz w:val="20"/>
          <w:szCs w:val="20"/>
        </w:rPr>
      </w:pPr>
    </w:p>
    <w:p w14:paraId="100A179D" w14:textId="71427C7A" w:rsidR="00B741D6" w:rsidRDefault="00B741D6" w:rsidP="00B741D6">
      <w:pPr>
        <w:rPr>
          <w:bCs/>
          <w:i/>
          <w:sz w:val="20"/>
          <w:szCs w:val="20"/>
          <w:u w:val="single"/>
        </w:rPr>
      </w:pPr>
      <w:r>
        <w:rPr>
          <w:bCs/>
          <w:i/>
          <w:sz w:val="20"/>
          <w:szCs w:val="20"/>
          <w:u w:val="single"/>
        </w:rPr>
        <w:t xml:space="preserve">Sale of </w:t>
      </w:r>
      <w:r w:rsidR="00EF1D84">
        <w:rPr>
          <w:bCs/>
          <w:i/>
          <w:sz w:val="20"/>
          <w:szCs w:val="20"/>
          <w:u w:val="single"/>
        </w:rPr>
        <w:t>Investment Properties</w:t>
      </w:r>
    </w:p>
    <w:p w14:paraId="4AC1011B" w14:textId="1F3106CF" w:rsidR="00B741D6" w:rsidRPr="00CD0365" w:rsidRDefault="00B741D6" w:rsidP="00FD1DAF">
      <w:pPr>
        <w:spacing w:line="269" w:lineRule="auto"/>
        <w:jc w:val="both"/>
        <w:rPr>
          <w:sz w:val="20"/>
          <w:szCs w:val="20"/>
          <w:highlight w:val="yellow"/>
        </w:rPr>
      </w:pPr>
    </w:p>
    <w:p w14:paraId="28FD07E5" w14:textId="2B311446" w:rsidR="00667EB7" w:rsidRPr="00D6074D" w:rsidRDefault="00F137A7" w:rsidP="00F137A7">
      <w:pPr>
        <w:spacing w:line="269" w:lineRule="auto"/>
        <w:jc w:val="both"/>
        <w:rPr>
          <w:sz w:val="20"/>
          <w:szCs w:val="20"/>
        </w:rPr>
      </w:pPr>
      <w:commentRangeStart w:id="752"/>
      <w:r w:rsidRPr="00D6074D">
        <w:rPr>
          <w:sz w:val="20"/>
          <w:szCs w:val="20"/>
        </w:rPr>
        <w:t xml:space="preserve">On June 11, 2025, the Company </w:t>
      </w:r>
      <w:r w:rsidR="009B10DF" w:rsidRPr="00D6074D">
        <w:rPr>
          <w:sz w:val="20"/>
          <w:szCs w:val="20"/>
        </w:rPr>
        <w:t>entered into a joint venture arrangement related to its Buckhead property</w:t>
      </w:r>
      <w:r w:rsidR="00FA4097">
        <w:rPr>
          <w:sz w:val="20"/>
          <w:szCs w:val="20"/>
        </w:rPr>
        <w:t xml:space="preserve"> (the “Buckhead JV Agreement”)</w:t>
      </w:r>
      <w:r w:rsidR="009B10DF" w:rsidRPr="00D6074D">
        <w:rPr>
          <w:sz w:val="20"/>
          <w:szCs w:val="20"/>
        </w:rPr>
        <w:t xml:space="preserve">. Under the terms of the </w:t>
      </w:r>
      <w:r w:rsidR="00FA4097">
        <w:rPr>
          <w:sz w:val="20"/>
          <w:szCs w:val="20"/>
        </w:rPr>
        <w:t>Buckhead JV Agreement</w:t>
      </w:r>
      <w:r w:rsidR="009B10DF" w:rsidRPr="00D6074D">
        <w:rPr>
          <w:sz w:val="20"/>
          <w:szCs w:val="20"/>
        </w:rPr>
        <w:t>, the Company contributed its existing equity interest in the property in exchange for 100% of the common equity of the newly formed joint venture. Under the</w:t>
      </w:r>
      <w:r w:rsidR="00FA4097">
        <w:rPr>
          <w:sz w:val="20"/>
          <w:szCs w:val="20"/>
        </w:rPr>
        <w:t xml:space="preserve"> Buckhead JV Agreement</w:t>
      </w:r>
      <w:r w:rsidR="009B10DF" w:rsidRPr="00D6074D">
        <w:rPr>
          <w:sz w:val="20"/>
          <w:szCs w:val="20"/>
        </w:rPr>
        <w:t xml:space="preserve">, a previously unrelated third-party contributed approximately $18.4 million for 100% of the preferred equity of the joint venture, which accrues an 18% preferred return, compounded monthly. </w:t>
      </w:r>
    </w:p>
    <w:p w14:paraId="05BACA0D" w14:textId="77777777" w:rsidR="00667EB7" w:rsidRPr="00D6074D" w:rsidRDefault="00667EB7" w:rsidP="00F137A7">
      <w:pPr>
        <w:spacing w:line="269" w:lineRule="auto"/>
        <w:jc w:val="both"/>
        <w:rPr>
          <w:sz w:val="20"/>
          <w:szCs w:val="20"/>
        </w:rPr>
      </w:pPr>
    </w:p>
    <w:p w14:paraId="7EF01BB3" w14:textId="1323A0B6" w:rsidR="00F137A7" w:rsidRDefault="00F137A7" w:rsidP="00F137A7">
      <w:pPr>
        <w:spacing w:line="269" w:lineRule="auto"/>
        <w:jc w:val="both"/>
        <w:rPr>
          <w:sz w:val="20"/>
          <w:szCs w:val="20"/>
        </w:rPr>
      </w:pPr>
      <w:r w:rsidRPr="00D6074D">
        <w:rPr>
          <w:sz w:val="20"/>
          <w:szCs w:val="20"/>
        </w:rPr>
        <w:t xml:space="preserve">The mortgage loan secured by the </w:t>
      </w:r>
      <w:r w:rsidR="006D76B9" w:rsidRPr="00D6074D">
        <w:rPr>
          <w:sz w:val="20"/>
          <w:szCs w:val="20"/>
        </w:rPr>
        <w:t xml:space="preserve">Buckhead </w:t>
      </w:r>
      <w:r w:rsidRPr="00D6074D">
        <w:rPr>
          <w:sz w:val="20"/>
          <w:szCs w:val="20"/>
        </w:rPr>
        <w:t>property was repaid in full at closing from sale proceeds. All guaranties in connection with such loan and collateral with respect to such loan have been terminated or released, and all commitments with respect to such loan have been terminated or released.</w:t>
      </w:r>
      <w:r w:rsidR="000A32AC" w:rsidRPr="00D6074D">
        <w:rPr>
          <w:sz w:val="20"/>
          <w:szCs w:val="20"/>
        </w:rPr>
        <w:t xml:space="preserve"> The Company did not commit to, nor formalize, a plan to sell the Buckhead property until after December 31, 2024. </w:t>
      </w:r>
      <w:commentRangeEnd w:id="752"/>
      <w:r w:rsidR="00667EB7">
        <w:rPr>
          <w:rStyle w:val="CommentReference"/>
          <w:sz w:val="20"/>
          <w:szCs w:val="20"/>
        </w:rPr>
        <w:commentReference w:id="752"/>
      </w:r>
    </w:p>
    <w:p w14:paraId="4DE98A38" w14:textId="77777777" w:rsidR="00EF1D84" w:rsidRPr="006C2384" w:rsidRDefault="00EF1D84" w:rsidP="00F137A7">
      <w:pPr>
        <w:spacing w:line="269" w:lineRule="auto"/>
        <w:jc w:val="both"/>
        <w:rPr>
          <w:i/>
          <w:iCs/>
          <w:sz w:val="20"/>
          <w:szCs w:val="20"/>
          <w:u w:val="single"/>
        </w:rPr>
      </w:pPr>
    </w:p>
    <w:p w14:paraId="554434FC" w14:textId="74910023" w:rsidR="00EF1D84" w:rsidRPr="006C2384" w:rsidRDefault="00EF1D84" w:rsidP="00F137A7">
      <w:pPr>
        <w:spacing w:line="269" w:lineRule="auto"/>
        <w:jc w:val="both"/>
        <w:rPr>
          <w:i/>
          <w:iCs/>
          <w:sz w:val="20"/>
          <w:szCs w:val="20"/>
          <w:u w:val="single"/>
        </w:rPr>
      </w:pPr>
      <w:r w:rsidRPr="006C2384">
        <w:rPr>
          <w:i/>
          <w:iCs/>
          <w:sz w:val="20"/>
          <w:szCs w:val="20"/>
          <w:u w:val="single"/>
        </w:rPr>
        <w:t>Sale of Equity Method Investments</w:t>
      </w:r>
    </w:p>
    <w:p w14:paraId="4EEB7B76" w14:textId="77777777" w:rsidR="00F137A7" w:rsidRDefault="00F137A7" w:rsidP="00FD1DAF">
      <w:pPr>
        <w:spacing w:line="269" w:lineRule="auto"/>
        <w:jc w:val="both"/>
        <w:rPr>
          <w:sz w:val="20"/>
          <w:szCs w:val="20"/>
        </w:rPr>
      </w:pPr>
    </w:p>
    <w:p w14:paraId="561F7AD6" w14:textId="77777777" w:rsidR="00C0438D" w:rsidRPr="00CD0365" w:rsidRDefault="00C0438D" w:rsidP="00C0438D">
      <w:pPr>
        <w:spacing w:line="269" w:lineRule="auto"/>
        <w:jc w:val="both"/>
        <w:rPr>
          <w:sz w:val="20"/>
          <w:szCs w:val="20"/>
          <w:highlight w:val="yellow"/>
        </w:rPr>
      </w:pPr>
      <w:r w:rsidRPr="00CD0365">
        <w:rPr>
          <w:sz w:val="20"/>
          <w:szCs w:val="20"/>
          <w:highlight w:val="yellow"/>
        </w:rPr>
        <w:t xml:space="preserve">On May 7, 2025, the Company sold their ownership in WE LLC to an unaffiliated purchaser for $x,xxx,xxx in cash, subject to customary prorations and adjustments. As a result of the transaction, the Company derecognized its investment in WE LLC and recognized a gain (loss) on disposal within </w:t>
      </w:r>
      <w:del w:id="753" w:author="Kyle Condon" w:date="2026-02-25T12:52:00Z" w16du:dateUtc="2026-02-25T19:52:00Z">
        <w:r w:rsidRPr="00CD0365" w:rsidDel="007C1582">
          <w:rPr>
            <w:sz w:val="20"/>
            <w:szCs w:val="20"/>
            <w:highlight w:val="yellow"/>
          </w:rPr>
          <w:delText xml:space="preserve">in </w:delText>
        </w:r>
      </w:del>
      <w:r w:rsidRPr="00CD0365">
        <w:rPr>
          <w:sz w:val="20"/>
          <w:szCs w:val="20"/>
          <w:highlight w:val="yellow"/>
        </w:rPr>
        <w:t xml:space="preserve">the Consolidated Statement of Operations for the period ended December 31, 2025. The Company did not commit to, nor formalize, a plan to sell its ownership interest in WE LLC until after December 31, 2024. </w:t>
      </w:r>
    </w:p>
    <w:p w14:paraId="110C39C1" w14:textId="77777777" w:rsidR="00C0438D" w:rsidRDefault="00C0438D" w:rsidP="00FD1DAF">
      <w:pPr>
        <w:spacing w:line="269" w:lineRule="auto"/>
        <w:jc w:val="both"/>
        <w:rPr>
          <w:sz w:val="20"/>
          <w:szCs w:val="20"/>
        </w:rPr>
      </w:pPr>
    </w:p>
    <w:p w14:paraId="5E05BFBC" w14:textId="35662F9A" w:rsidR="00C0438D" w:rsidRPr="00CD0365" w:rsidRDefault="00C0438D" w:rsidP="00C0438D">
      <w:pPr>
        <w:spacing w:line="269" w:lineRule="auto"/>
        <w:jc w:val="both"/>
        <w:rPr>
          <w:sz w:val="20"/>
          <w:szCs w:val="20"/>
          <w:highlight w:val="yellow"/>
        </w:rPr>
      </w:pPr>
      <w:r w:rsidRPr="00CD0365">
        <w:rPr>
          <w:sz w:val="20"/>
          <w:szCs w:val="20"/>
          <w:highlight w:val="yellow"/>
        </w:rPr>
        <w:t>On</w:t>
      </w:r>
      <w:r>
        <w:rPr>
          <w:sz w:val="20"/>
          <w:szCs w:val="20"/>
          <w:highlight w:val="yellow"/>
        </w:rPr>
        <w:t xml:space="preserve"> </w:t>
      </w:r>
      <w:r w:rsidR="0071072B">
        <w:rPr>
          <w:sz w:val="20"/>
          <w:szCs w:val="20"/>
          <w:highlight w:val="yellow"/>
        </w:rPr>
        <w:t xml:space="preserve">July </w:t>
      </w:r>
      <w:r>
        <w:rPr>
          <w:sz w:val="20"/>
          <w:szCs w:val="20"/>
          <w:highlight w:val="yellow"/>
        </w:rPr>
        <w:t>XX</w:t>
      </w:r>
      <w:r w:rsidRPr="00CD0365">
        <w:rPr>
          <w:sz w:val="20"/>
          <w:szCs w:val="20"/>
          <w:highlight w:val="yellow"/>
        </w:rPr>
        <w:t xml:space="preserve">, 2025, the Company sold their ownership in </w:t>
      </w:r>
      <w:r w:rsidR="0071072B">
        <w:rPr>
          <w:sz w:val="20"/>
          <w:szCs w:val="20"/>
          <w:highlight w:val="yellow"/>
        </w:rPr>
        <w:t>Stacks</w:t>
      </w:r>
      <w:r w:rsidRPr="00CD0365">
        <w:rPr>
          <w:sz w:val="20"/>
          <w:szCs w:val="20"/>
          <w:highlight w:val="yellow"/>
        </w:rPr>
        <w:t xml:space="preserve"> to an unaffiliated purchaser for $x,xxx,xxx in cash, subject to customary prorations and adjustments. As a result of the transaction, the Company derecognized its investment in WE LLC and recognized a gain (loss) on disposal within </w:t>
      </w:r>
      <w:del w:id="754" w:author="Kyle Condon" w:date="2026-02-25T12:52:00Z" w16du:dateUtc="2026-02-25T19:52:00Z">
        <w:r w:rsidRPr="00CD0365" w:rsidDel="007C1582">
          <w:rPr>
            <w:sz w:val="20"/>
            <w:szCs w:val="20"/>
            <w:highlight w:val="yellow"/>
          </w:rPr>
          <w:delText xml:space="preserve">in </w:delText>
        </w:r>
      </w:del>
      <w:r w:rsidRPr="00CD0365">
        <w:rPr>
          <w:sz w:val="20"/>
          <w:szCs w:val="20"/>
          <w:highlight w:val="yellow"/>
        </w:rPr>
        <w:t xml:space="preserve">the Consolidated Statement of Operations for the period ended December 31, 2025. The Company did not commit to, nor formalize, a plan to sell its ownership interest in </w:t>
      </w:r>
      <w:r w:rsidR="0071072B">
        <w:rPr>
          <w:sz w:val="20"/>
          <w:szCs w:val="20"/>
          <w:highlight w:val="yellow"/>
        </w:rPr>
        <w:t>Stacks</w:t>
      </w:r>
      <w:r w:rsidRPr="00CD0365">
        <w:rPr>
          <w:sz w:val="20"/>
          <w:szCs w:val="20"/>
          <w:highlight w:val="yellow"/>
        </w:rPr>
        <w:t xml:space="preserve"> until after December 31, 2024. </w:t>
      </w:r>
    </w:p>
    <w:p w14:paraId="2262D760" w14:textId="77777777" w:rsidR="0055648B" w:rsidRDefault="0055648B" w:rsidP="00FD1DAF">
      <w:pPr>
        <w:spacing w:line="269" w:lineRule="auto"/>
        <w:jc w:val="both"/>
        <w:rPr>
          <w:sz w:val="20"/>
          <w:szCs w:val="20"/>
        </w:rPr>
      </w:pPr>
    </w:p>
    <w:p w14:paraId="44B0E6F6" w14:textId="4845DC69" w:rsidR="0071072B" w:rsidRDefault="0071072B" w:rsidP="0071072B">
      <w:pPr>
        <w:rPr>
          <w:ins w:id="755" w:author="Kyle Condon" w:date="2026-02-25T13:40:00Z" w16du:dateUtc="2026-02-25T20:40:00Z"/>
          <w:bCs/>
          <w:i/>
          <w:sz w:val="20"/>
          <w:szCs w:val="20"/>
          <w:u w:val="single"/>
        </w:rPr>
      </w:pPr>
      <w:r w:rsidRPr="00A409C4">
        <w:rPr>
          <w:bCs/>
          <w:i/>
          <w:sz w:val="20"/>
          <w:szCs w:val="20"/>
          <w:u w:val="single"/>
          <w:rPrChange w:id="756" w:author="Kyle Condon" w:date="2026-02-25T13:53:00Z" w16du:dateUtc="2026-02-25T20:53:00Z">
            <w:rPr>
              <w:bCs/>
              <w:i/>
              <w:sz w:val="20"/>
              <w:szCs w:val="20"/>
              <w:highlight w:val="yellow"/>
              <w:u w:val="single"/>
            </w:rPr>
          </w:rPrChange>
        </w:rPr>
        <w:t>Sale of Carson</w:t>
      </w:r>
    </w:p>
    <w:p w14:paraId="0D7FFD1A" w14:textId="77777777" w:rsidR="004A7B1A" w:rsidRDefault="004A7B1A" w:rsidP="0071072B">
      <w:pPr>
        <w:rPr>
          <w:ins w:id="757" w:author="Kyle Condon" w:date="2026-02-25T13:40:00Z" w16du:dateUtc="2026-02-25T20:40:00Z"/>
          <w:bCs/>
          <w:iCs/>
          <w:sz w:val="20"/>
          <w:szCs w:val="20"/>
        </w:rPr>
      </w:pPr>
    </w:p>
    <w:p w14:paraId="3ED35B23" w14:textId="77F3A291" w:rsidR="00800739" w:rsidRDefault="004A7B1A" w:rsidP="004A7B1A">
      <w:pPr>
        <w:jc w:val="both"/>
        <w:rPr>
          <w:ins w:id="758" w:author="Kyle Condon" w:date="2026-02-25T13:49:00Z" w16du:dateUtc="2026-02-25T20:49:00Z"/>
          <w:bCs/>
          <w:iCs/>
          <w:sz w:val="20"/>
          <w:szCs w:val="20"/>
        </w:rPr>
      </w:pPr>
      <w:ins w:id="759" w:author="Kyle Condon" w:date="2026-02-25T13:40:00Z">
        <w:r w:rsidRPr="004A7B1A">
          <w:rPr>
            <w:bCs/>
            <w:iCs/>
            <w:sz w:val="20"/>
            <w:szCs w:val="20"/>
            <w:rPrChange w:id="760" w:author="Kyle Condon" w:date="2026-02-25T13:40:00Z" w16du:dateUtc="2026-02-25T20:40:00Z">
              <w:rPr>
                <w:bCs/>
                <w:i/>
                <w:sz w:val="20"/>
                <w:szCs w:val="20"/>
                <w:u w:val="single"/>
              </w:rPr>
            </w:rPrChange>
          </w:rPr>
          <w:t>On October 21, 2025, the Company completed the sale o</w:t>
        </w:r>
      </w:ins>
      <w:ins w:id="761" w:author="Kyle Condon" w:date="2026-02-25T13:40:00Z" w16du:dateUtc="2026-02-25T20:40:00Z">
        <w:r>
          <w:rPr>
            <w:bCs/>
            <w:iCs/>
            <w:sz w:val="20"/>
            <w:szCs w:val="20"/>
          </w:rPr>
          <w:t>f 100% of its’</w:t>
        </w:r>
      </w:ins>
      <w:ins w:id="762" w:author="Kyle Condon" w:date="2026-02-25T13:40:00Z">
        <w:r w:rsidRPr="004A7B1A">
          <w:rPr>
            <w:bCs/>
            <w:iCs/>
            <w:sz w:val="20"/>
            <w:szCs w:val="20"/>
            <w:rPrChange w:id="763" w:author="Kyle Condon" w:date="2026-02-25T13:40:00Z" w16du:dateUtc="2026-02-25T20:40:00Z">
              <w:rPr>
                <w:bCs/>
                <w:i/>
                <w:sz w:val="20"/>
                <w:szCs w:val="20"/>
                <w:u w:val="single"/>
              </w:rPr>
            </w:rPrChange>
          </w:rPr>
          <w:t xml:space="preserve"> equity interests in Carson (the “Shares”) pursuant to a definitive purchase agreement. The aggregate purchase price consists of a base amount of $13</w:t>
        </w:r>
      </w:ins>
      <w:ins w:id="764" w:author="Kyle Condon" w:date="2026-02-25T13:40:00Z" w16du:dateUtc="2026-02-25T20:40:00Z">
        <w:r w:rsidR="00800739">
          <w:rPr>
            <w:bCs/>
            <w:iCs/>
            <w:sz w:val="20"/>
            <w:szCs w:val="20"/>
          </w:rPr>
          <w:t>.7 million</w:t>
        </w:r>
      </w:ins>
      <w:ins w:id="765" w:author="Kyle Condon" w:date="2026-02-25T13:40:00Z">
        <w:r w:rsidRPr="004A7B1A">
          <w:rPr>
            <w:bCs/>
            <w:iCs/>
            <w:sz w:val="20"/>
            <w:szCs w:val="20"/>
            <w:rPrChange w:id="766" w:author="Kyle Condon" w:date="2026-02-25T13:40:00Z" w16du:dateUtc="2026-02-25T20:40:00Z">
              <w:rPr>
                <w:bCs/>
                <w:i/>
                <w:sz w:val="20"/>
                <w:szCs w:val="20"/>
                <w:u w:val="single"/>
              </w:rPr>
            </w:rPrChange>
          </w:rPr>
          <w:t xml:space="preserve"> in cash, subject to customary adjustment</w:t>
        </w:r>
      </w:ins>
      <w:ins w:id="767" w:author="Kyle Condon" w:date="2026-02-25T13:46:00Z" w16du:dateUtc="2026-02-25T20:46:00Z">
        <w:r w:rsidR="00577D5A">
          <w:rPr>
            <w:bCs/>
            <w:iCs/>
            <w:sz w:val="20"/>
            <w:szCs w:val="20"/>
          </w:rPr>
          <w:t xml:space="preserve">. The based amount of $13.7 million included the following: (i) cash received by the Company as of the closing date of approximately $11.2 million, </w:t>
        </w:r>
      </w:ins>
      <w:ins w:id="768" w:author="Kyle Condon" w:date="2026-02-25T13:40:00Z">
        <w:r w:rsidRPr="004A7B1A">
          <w:rPr>
            <w:bCs/>
            <w:iCs/>
            <w:sz w:val="20"/>
            <w:szCs w:val="20"/>
            <w:rPrChange w:id="769" w:author="Kyle Condon" w:date="2026-02-25T13:40:00Z" w16du:dateUtc="2026-02-25T20:40:00Z">
              <w:rPr>
                <w:bCs/>
                <w:i/>
                <w:sz w:val="20"/>
                <w:szCs w:val="20"/>
                <w:u w:val="single"/>
              </w:rPr>
            </w:rPrChange>
          </w:rPr>
          <w:t>(</w:t>
        </w:r>
      </w:ins>
      <w:ins w:id="770" w:author="Kyle Condon" w:date="2026-02-25T13:46:00Z" w16du:dateUtc="2026-02-25T20:46:00Z">
        <w:r w:rsidR="00577D5A">
          <w:rPr>
            <w:bCs/>
            <w:iCs/>
            <w:sz w:val="20"/>
            <w:szCs w:val="20"/>
          </w:rPr>
          <w:t>ii)</w:t>
        </w:r>
      </w:ins>
      <w:ins w:id="771" w:author="Kyle Condon" w:date="2026-02-25T13:43:00Z" w16du:dateUtc="2026-02-25T20:43:00Z">
        <w:r w:rsidR="004E3273">
          <w:rPr>
            <w:bCs/>
            <w:iCs/>
            <w:sz w:val="20"/>
            <w:szCs w:val="20"/>
          </w:rPr>
          <w:t xml:space="preserve"> approximately $0.7 million </w:t>
        </w:r>
      </w:ins>
      <w:ins w:id="772" w:author="Kyle Condon" w:date="2026-02-25T13:40:00Z">
        <w:r w:rsidRPr="004A7B1A">
          <w:rPr>
            <w:bCs/>
            <w:iCs/>
            <w:sz w:val="20"/>
            <w:szCs w:val="20"/>
            <w:rPrChange w:id="773" w:author="Kyle Condon" w:date="2026-02-25T13:40:00Z" w16du:dateUtc="2026-02-25T20:40:00Z">
              <w:rPr>
                <w:bCs/>
                <w:i/>
                <w:sz w:val="20"/>
                <w:szCs w:val="20"/>
                <w:u w:val="single"/>
              </w:rPr>
            </w:rPrChange>
          </w:rPr>
          <w:t xml:space="preserve">for any unpaid </w:t>
        </w:r>
      </w:ins>
      <w:ins w:id="774" w:author="Kyle Condon" w:date="2026-02-25T13:43:00Z" w16du:dateUtc="2026-02-25T20:43:00Z">
        <w:r w:rsidR="004E3273">
          <w:rPr>
            <w:bCs/>
            <w:iCs/>
            <w:sz w:val="20"/>
            <w:szCs w:val="20"/>
          </w:rPr>
          <w:t>seller transaction expenses</w:t>
        </w:r>
      </w:ins>
      <w:ins w:id="775" w:author="Kyle Condon" w:date="2026-02-25T13:47:00Z" w16du:dateUtc="2026-02-25T20:47:00Z">
        <w:r w:rsidR="00577D5A">
          <w:rPr>
            <w:bCs/>
            <w:iCs/>
            <w:sz w:val="20"/>
            <w:szCs w:val="20"/>
          </w:rPr>
          <w:t xml:space="preserve"> of which the </w:t>
        </w:r>
        <w:r w:rsidR="005176BA">
          <w:rPr>
            <w:bCs/>
            <w:iCs/>
            <w:sz w:val="20"/>
            <w:szCs w:val="20"/>
          </w:rPr>
          <w:t>Company</w:t>
        </w:r>
        <w:r w:rsidR="00577D5A">
          <w:rPr>
            <w:bCs/>
            <w:iCs/>
            <w:sz w:val="20"/>
            <w:szCs w:val="20"/>
          </w:rPr>
          <w:t xml:space="preserve"> agreed to serve as a reconciliation the cash paid on day 1</w:t>
        </w:r>
      </w:ins>
      <w:ins w:id="776" w:author="Kyle Condon" w:date="2026-02-25T13:42:00Z" w16du:dateUtc="2026-02-25T20:42:00Z">
        <w:r w:rsidR="004E3273">
          <w:rPr>
            <w:bCs/>
            <w:iCs/>
            <w:sz w:val="20"/>
            <w:szCs w:val="20"/>
          </w:rPr>
          <w:t xml:space="preserve">, </w:t>
        </w:r>
      </w:ins>
      <w:commentRangeStart w:id="777"/>
      <w:ins w:id="778" w:author="Kyle Condon" w:date="2026-02-25T13:40:00Z">
        <w:r w:rsidRPr="004A7B1A">
          <w:rPr>
            <w:bCs/>
            <w:iCs/>
            <w:sz w:val="20"/>
            <w:szCs w:val="20"/>
            <w:rPrChange w:id="779" w:author="Kyle Condon" w:date="2026-02-25T13:40:00Z" w16du:dateUtc="2026-02-25T20:40:00Z">
              <w:rPr>
                <w:bCs/>
                <w:i/>
                <w:sz w:val="20"/>
                <w:szCs w:val="20"/>
                <w:u w:val="single"/>
              </w:rPr>
            </w:rPrChange>
          </w:rPr>
          <w:t>and (i</w:t>
        </w:r>
      </w:ins>
      <w:ins w:id="780" w:author="Kyle Condon" w:date="2026-02-25T13:42:00Z" w16du:dateUtc="2026-02-25T20:42:00Z">
        <w:r w:rsidR="004E3273">
          <w:rPr>
            <w:bCs/>
            <w:iCs/>
            <w:sz w:val="20"/>
            <w:szCs w:val="20"/>
          </w:rPr>
          <w:t>i</w:t>
        </w:r>
      </w:ins>
      <w:ins w:id="781" w:author="Kyle Condon" w:date="2026-02-25T13:40:00Z">
        <w:r w:rsidRPr="004A7B1A">
          <w:rPr>
            <w:bCs/>
            <w:iCs/>
            <w:sz w:val="20"/>
            <w:szCs w:val="20"/>
            <w:rPrChange w:id="782" w:author="Kyle Condon" w:date="2026-02-25T13:40:00Z" w16du:dateUtc="2026-02-25T20:40:00Z">
              <w:rPr>
                <w:bCs/>
                <w:i/>
                <w:sz w:val="20"/>
                <w:szCs w:val="20"/>
                <w:u w:val="single"/>
              </w:rPr>
            </w:rPrChange>
          </w:rPr>
          <w:t xml:space="preserve">) </w:t>
        </w:r>
      </w:ins>
      <w:ins w:id="783" w:author="Kyle Condon" w:date="2026-02-25T13:45:00Z" w16du:dateUtc="2026-02-25T20:45:00Z">
        <w:r w:rsidR="00DE58FD" w:rsidRPr="00A409C4">
          <w:rPr>
            <w:bCs/>
            <w:iCs/>
            <w:sz w:val="20"/>
            <w:szCs w:val="20"/>
            <w:highlight w:val="yellow"/>
            <w:rPrChange w:id="784" w:author="Kyle Condon" w:date="2026-02-25T13:53:00Z" w16du:dateUtc="2026-02-25T20:53:00Z">
              <w:rPr>
                <w:bCs/>
                <w:iCs/>
                <w:sz w:val="20"/>
                <w:szCs w:val="20"/>
              </w:rPr>
            </w:rPrChange>
          </w:rPr>
          <w:t xml:space="preserve">approximately </w:t>
        </w:r>
        <w:r w:rsidR="00577D5A" w:rsidRPr="00A409C4">
          <w:rPr>
            <w:bCs/>
            <w:iCs/>
            <w:sz w:val="20"/>
            <w:szCs w:val="20"/>
            <w:highlight w:val="yellow"/>
            <w:rPrChange w:id="785" w:author="Kyle Condon" w:date="2026-02-25T13:53:00Z" w16du:dateUtc="2026-02-25T20:53:00Z">
              <w:rPr>
                <w:bCs/>
                <w:iCs/>
                <w:sz w:val="20"/>
                <w:szCs w:val="20"/>
              </w:rPr>
            </w:rPrChange>
          </w:rPr>
          <w:t>$1.8 million set aside in escrow for general holdback purposes of which the Company anticipated collecting following the lap</w:t>
        </w:r>
      </w:ins>
      <w:ins w:id="786" w:author="Kyle Condon" w:date="2026-02-25T13:46:00Z" w16du:dateUtc="2026-02-25T20:46:00Z">
        <w:r w:rsidR="00577D5A" w:rsidRPr="00A409C4">
          <w:rPr>
            <w:bCs/>
            <w:iCs/>
            <w:sz w:val="20"/>
            <w:szCs w:val="20"/>
            <w:highlight w:val="yellow"/>
            <w:rPrChange w:id="787" w:author="Kyle Condon" w:date="2026-02-25T13:53:00Z" w16du:dateUtc="2026-02-25T20:53:00Z">
              <w:rPr>
                <w:bCs/>
                <w:iCs/>
                <w:sz w:val="20"/>
                <w:szCs w:val="20"/>
              </w:rPr>
            </w:rPrChange>
          </w:rPr>
          <w:t xml:space="preserve">se of the </w:t>
        </w:r>
      </w:ins>
      <w:ins w:id="788" w:author="Kyle Condon" w:date="2026-02-25T13:45:00Z" w16du:dateUtc="2026-02-25T20:45:00Z">
        <w:r w:rsidR="00577D5A" w:rsidRPr="00A409C4">
          <w:rPr>
            <w:bCs/>
            <w:iCs/>
            <w:sz w:val="20"/>
            <w:szCs w:val="20"/>
            <w:highlight w:val="yellow"/>
            <w:rPrChange w:id="789" w:author="Kyle Condon" w:date="2026-02-25T13:53:00Z" w16du:dateUtc="2026-02-25T20:53:00Z">
              <w:rPr>
                <w:bCs/>
                <w:iCs/>
                <w:sz w:val="20"/>
                <w:szCs w:val="20"/>
              </w:rPr>
            </w:rPrChange>
          </w:rPr>
          <w:t>w</w:t>
        </w:r>
      </w:ins>
      <w:ins w:id="790" w:author="Kyle Condon" w:date="2026-02-25T13:40:00Z">
        <w:r w:rsidRPr="00A409C4">
          <w:rPr>
            <w:bCs/>
            <w:iCs/>
            <w:sz w:val="20"/>
            <w:szCs w:val="20"/>
            <w:highlight w:val="yellow"/>
            <w:rPrChange w:id="791" w:author="Kyle Condon" w:date="2026-02-25T13:53:00Z" w16du:dateUtc="2026-02-25T20:53:00Z">
              <w:rPr>
                <w:bCs/>
                <w:i/>
                <w:sz w:val="20"/>
                <w:szCs w:val="20"/>
                <w:u w:val="single"/>
              </w:rPr>
            </w:rPrChange>
          </w:rPr>
          <w:t>orking capital adjustment</w:t>
        </w:r>
      </w:ins>
      <w:ins w:id="792" w:author="Kyle Condon" w:date="2026-02-25T13:46:00Z" w16du:dateUtc="2026-02-25T20:46:00Z">
        <w:r w:rsidR="00577D5A" w:rsidRPr="00A409C4">
          <w:rPr>
            <w:bCs/>
            <w:iCs/>
            <w:sz w:val="20"/>
            <w:szCs w:val="20"/>
            <w:highlight w:val="yellow"/>
            <w:rPrChange w:id="793" w:author="Kyle Condon" w:date="2026-02-25T13:53:00Z" w16du:dateUtc="2026-02-25T20:53:00Z">
              <w:rPr>
                <w:bCs/>
                <w:iCs/>
                <w:sz w:val="20"/>
                <w:szCs w:val="20"/>
              </w:rPr>
            </w:rPrChange>
          </w:rPr>
          <w:t xml:space="preserve"> period</w:t>
        </w:r>
      </w:ins>
      <w:ins w:id="794" w:author="Kyle Condon" w:date="2026-02-25T13:40:00Z">
        <w:r w:rsidRPr="00A409C4">
          <w:rPr>
            <w:bCs/>
            <w:iCs/>
            <w:sz w:val="20"/>
            <w:szCs w:val="20"/>
            <w:highlight w:val="yellow"/>
            <w:rPrChange w:id="795" w:author="Kyle Condon" w:date="2026-02-25T13:53:00Z" w16du:dateUtc="2026-02-25T20:53:00Z">
              <w:rPr>
                <w:bCs/>
                <w:i/>
                <w:sz w:val="20"/>
                <w:szCs w:val="20"/>
                <w:u w:val="single"/>
              </w:rPr>
            </w:rPrChange>
          </w:rPr>
          <w:t>.</w:t>
        </w:r>
        <w:r w:rsidRPr="004A7B1A">
          <w:rPr>
            <w:bCs/>
            <w:iCs/>
            <w:sz w:val="20"/>
            <w:szCs w:val="20"/>
            <w:rPrChange w:id="796" w:author="Kyle Condon" w:date="2026-02-25T13:40:00Z" w16du:dateUtc="2026-02-25T20:40:00Z">
              <w:rPr>
                <w:bCs/>
                <w:i/>
                <w:sz w:val="20"/>
                <w:szCs w:val="20"/>
                <w:u w:val="single"/>
              </w:rPr>
            </w:rPrChange>
          </w:rPr>
          <w:t xml:space="preserve"> </w:t>
        </w:r>
      </w:ins>
      <w:commentRangeEnd w:id="777"/>
      <w:r w:rsidR="005176BA">
        <w:rPr>
          <w:rStyle w:val="CommentReference"/>
          <w:bCs/>
          <w:iCs/>
          <w:sz w:val="20"/>
          <w:szCs w:val="20"/>
        </w:rPr>
        <w:commentReference w:id="777"/>
      </w:r>
    </w:p>
    <w:p w14:paraId="5E054B9C" w14:textId="77777777" w:rsidR="00CB1423" w:rsidRDefault="00CB1423" w:rsidP="004A7B1A">
      <w:pPr>
        <w:jc w:val="both"/>
        <w:rPr>
          <w:ins w:id="797" w:author="Kyle Condon" w:date="2026-02-25T13:41:00Z" w16du:dateUtc="2026-02-25T20:41:00Z"/>
          <w:bCs/>
          <w:iCs/>
          <w:sz w:val="20"/>
          <w:szCs w:val="20"/>
        </w:rPr>
      </w:pPr>
    </w:p>
    <w:p w14:paraId="455B35C0" w14:textId="04D09626" w:rsidR="00800739" w:rsidRPr="004A7B1A" w:rsidRDefault="00CB1423">
      <w:pPr>
        <w:jc w:val="both"/>
        <w:rPr>
          <w:bCs/>
          <w:iCs/>
          <w:sz w:val="20"/>
          <w:szCs w:val="20"/>
          <w:rPrChange w:id="798" w:author="Kyle Condon" w:date="2026-02-25T13:40:00Z" w16du:dateUtc="2026-02-25T20:40:00Z">
            <w:rPr>
              <w:bCs/>
              <w:i/>
              <w:sz w:val="20"/>
              <w:szCs w:val="20"/>
              <w:u w:val="single"/>
            </w:rPr>
          </w:rPrChange>
        </w:rPr>
        <w:pPrChange w:id="799" w:author="Kyle Condon" w:date="2026-02-25T13:40:00Z" w16du:dateUtc="2026-02-25T20:40:00Z">
          <w:pPr/>
        </w:pPrChange>
      </w:pPr>
      <w:ins w:id="800" w:author="Kyle Condon" w:date="2026-02-25T13:49:00Z" w16du:dateUtc="2026-02-25T20:49:00Z">
        <w:r w:rsidRPr="007E3342">
          <w:rPr>
            <w:sz w:val="20"/>
            <w:szCs w:val="20"/>
          </w:rPr>
          <w:t xml:space="preserve">Following the </w:t>
        </w:r>
        <w:r>
          <w:rPr>
            <w:sz w:val="20"/>
            <w:szCs w:val="20"/>
          </w:rPr>
          <w:t xml:space="preserve">sale, Carson was </w:t>
        </w:r>
        <w:r w:rsidRPr="007E3342">
          <w:rPr>
            <w:sz w:val="20"/>
            <w:szCs w:val="20"/>
          </w:rPr>
          <w:t xml:space="preserve">no longer controlled by </w:t>
        </w:r>
      </w:ins>
      <w:ins w:id="801" w:author="Kyle Condon" w:date="2026-02-25T13:50:00Z" w16du:dateUtc="2026-02-25T20:50:00Z">
        <w:r>
          <w:rPr>
            <w:sz w:val="20"/>
            <w:szCs w:val="20"/>
          </w:rPr>
          <w:t xml:space="preserve">Company and thus will no longer be included in the Consolidated Financial Statements for the year ended December 31, 2025. </w:t>
        </w:r>
      </w:ins>
      <w:ins w:id="802" w:author="Kyle Condon" w:date="2026-02-25T13:49:00Z" w16du:dateUtc="2026-02-25T20:49:00Z">
        <w:r>
          <w:rPr>
            <w:sz w:val="20"/>
            <w:szCs w:val="20"/>
          </w:rPr>
          <w:t xml:space="preserve">As a result, </w:t>
        </w:r>
      </w:ins>
      <w:ins w:id="803" w:author="Kyle Condon" w:date="2026-02-25T13:50:00Z" w16du:dateUtc="2026-02-25T20:50:00Z">
        <w:r>
          <w:rPr>
            <w:sz w:val="20"/>
            <w:szCs w:val="20"/>
          </w:rPr>
          <w:t xml:space="preserve">Carson </w:t>
        </w:r>
      </w:ins>
      <w:ins w:id="804" w:author="Kyle Condon" w:date="2026-02-25T13:49:00Z" w16du:dateUtc="2026-02-25T20:49:00Z">
        <w:r w:rsidRPr="007E3342">
          <w:rPr>
            <w:sz w:val="20"/>
            <w:szCs w:val="20"/>
          </w:rPr>
          <w:t xml:space="preserve">was deconsolidated on </w:t>
        </w:r>
      </w:ins>
      <w:ins w:id="805" w:author="Kyle Condon" w:date="2026-02-25T13:50:00Z" w16du:dateUtc="2026-02-25T20:50:00Z">
        <w:r>
          <w:rPr>
            <w:sz w:val="20"/>
            <w:szCs w:val="20"/>
          </w:rPr>
          <w:t xml:space="preserve">October 21, 2025, </w:t>
        </w:r>
      </w:ins>
      <w:ins w:id="806" w:author="Kyle Condon" w:date="2026-02-25T13:52:00Z" w16du:dateUtc="2026-02-25T20:52:00Z">
        <w:r w:rsidR="00A409C4">
          <w:rPr>
            <w:sz w:val="20"/>
            <w:szCs w:val="20"/>
          </w:rPr>
          <w:t xml:space="preserve">related to which the </w:t>
        </w:r>
        <w:r w:rsidR="00A409C4">
          <w:rPr>
            <w:sz w:val="20"/>
            <w:szCs w:val="20"/>
          </w:rPr>
          <w:lastRenderedPageBreak/>
          <w:t>Company will recognize a gain/loss upon diss</w:t>
        </w:r>
      </w:ins>
      <w:ins w:id="807" w:author="Kyle Condon" w:date="2026-02-25T13:53:00Z" w16du:dateUtc="2026-02-25T20:53:00Z">
        <w:r w:rsidR="00A409C4">
          <w:rPr>
            <w:sz w:val="20"/>
            <w:szCs w:val="20"/>
          </w:rPr>
          <w:t>olution within the Consolidated Statement of Operations for the year ended December 31, 2025.</w:t>
        </w:r>
      </w:ins>
    </w:p>
    <w:p w14:paraId="31B6BC2A" w14:textId="77777777" w:rsidR="0071072B" w:rsidRPr="00667EB7" w:rsidRDefault="0071072B" w:rsidP="00FD1DAF">
      <w:pPr>
        <w:spacing w:line="269" w:lineRule="auto"/>
        <w:jc w:val="both"/>
        <w:rPr>
          <w:sz w:val="20"/>
          <w:szCs w:val="20"/>
        </w:rPr>
      </w:pPr>
    </w:p>
    <w:p w14:paraId="4DC38A9A" w14:textId="46B59EED" w:rsidR="00074AC0" w:rsidRDefault="00677B86" w:rsidP="00074AC0">
      <w:pPr>
        <w:rPr>
          <w:bCs/>
          <w:i/>
          <w:sz w:val="20"/>
          <w:szCs w:val="20"/>
          <w:u w:val="single"/>
        </w:rPr>
      </w:pPr>
      <w:r>
        <w:rPr>
          <w:bCs/>
          <w:i/>
          <w:sz w:val="20"/>
          <w:szCs w:val="20"/>
          <w:highlight w:val="yellow"/>
          <w:u w:val="single"/>
        </w:rPr>
        <w:t>Series A Extension</w:t>
      </w:r>
    </w:p>
    <w:p w14:paraId="08F3F624" w14:textId="70662840" w:rsidR="00677B86" w:rsidRDefault="00677B86" w:rsidP="00074AC0">
      <w:pPr>
        <w:rPr>
          <w:bCs/>
          <w:i/>
          <w:sz w:val="20"/>
          <w:szCs w:val="20"/>
          <w:u w:val="single"/>
        </w:rPr>
      </w:pPr>
    </w:p>
    <w:p w14:paraId="3A3C9992" w14:textId="7726F5D9" w:rsidR="00677B86" w:rsidRDefault="00677B86" w:rsidP="00074AC0">
      <w:pPr>
        <w:rPr>
          <w:bCs/>
          <w:i/>
          <w:sz w:val="20"/>
          <w:szCs w:val="20"/>
          <w:u w:val="single"/>
        </w:rPr>
      </w:pPr>
      <w:r w:rsidRPr="006C2384">
        <w:rPr>
          <w:bCs/>
          <w:i/>
          <w:sz w:val="20"/>
          <w:szCs w:val="20"/>
          <w:highlight w:val="yellow"/>
          <w:u w:val="single"/>
        </w:rPr>
        <w:t>Series B Financing</w:t>
      </w:r>
    </w:p>
    <w:p w14:paraId="21DF4026" w14:textId="77777777" w:rsidR="00074AC0" w:rsidRDefault="00074AC0" w:rsidP="00074AC0">
      <w:pPr>
        <w:rPr>
          <w:bCs/>
          <w:i/>
          <w:sz w:val="20"/>
          <w:szCs w:val="20"/>
          <w:u w:val="single"/>
        </w:rPr>
      </w:pPr>
    </w:p>
    <w:p w14:paraId="7DBC175F" w14:textId="5B9B1118" w:rsidR="00074AC0" w:rsidRDefault="00074AC0" w:rsidP="00074AC0">
      <w:pPr>
        <w:rPr>
          <w:bCs/>
          <w:i/>
          <w:sz w:val="20"/>
          <w:szCs w:val="20"/>
          <w:u w:val="single"/>
        </w:rPr>
      </w:pPr>
      <w:r w:rsidRPr="006C2384">
        <w:rPr>
          <w:bCs/>
          <w:i/>
          <w:sz w:val="20"/>
          <w:szCs w:val="20"/>
          <w:highlight w:val="yellow"/>
          <w:u w:val="single"/>
        </w:rPr>
        <w:t>New Equity Method Investments</w:t>
      </w:r>
      <w:r w:rsidR="00677B86" w:rsidRPr="006C2384">
        <w:rPr>
          <w:bCs/>
          <w:i/>
          <w:sz w:val="20"/>
          <w:szCs w:val="20"/>
          <w:highlight w:val="yellow"/>
          <w:u w:val="single"/>
        </w:rPr>
        <w:t xml:space="preserve"> (Biscayne and Flow on the River)</w:t>
      </w:r>
    </w:p>
    <w:p w14:paraId="012BF881" w14:textId="77777777" w:rsidR="000A32AC" w:rsidRDefault="000A32AC" w:rsidP="00FD1DAF">
      <w:pPr>
        <w:spacing w:line="269" w:lineRule="auto"/>
        <w:jc w:val="both"/>
        <w:rPr>
          <w:sz w:val="20"/>
          <w:szCs w:val="20"/>
        </w:rPr>
      </w:pPr>
    </w:p>
    <w:p w14:paraId="6D7686EB" w14:textId="4CCF2A39" w:rsidR="00D47791" w:rsidRPr="0005659C" w:rsidRDefault="00D47791" w:rsidP="00CD0365">
      <w:pPr>
        <w:keepNext/>
        <w:jc w:val="both"/>
        <w:rPr>
          <w:i/>
          <w:sz w:val="20"/>
          <w:szCs w:val="20"/>
          <w:u w:val="single"/>
        </w:rPr>
      </w:pPr>
    </w:p>
    <w:sectPr w:rsidR="00D47791" w:rsidRPr="0005659C" w:rsidSect="00CD0365">
      <w:type w:val="continuous"/>
      <w:pgSz w:w="12240" w:h="15840"/>
      <w:pgMar w:top="720" w:right="720" w:bottom="720" w:left="720" w:header="0" w:footer="360" w:gutter="0"/>
      <w:cols w:space="708"/>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tt Rogers" w:date="2025-08-18T14:17:00Z" w:initials="MR">
    <w:p w14:paraId="6A2FEEE1" w14:textId="07A8799B" w:rsidR="001527EE" w:rsidRDefault="001527EE" w:rsidP="001527EE">
      <w:pPr>
        <w:pStyle w:val="CommentText"/>
      </w:pPr>
      <w:r>
        <w:rPr>
          <w:rStyle w:val="CommentReference"/>
        </w:rPr>
        <w:annotationRef/>
      </w:r>
      <w:r>
        <w:t>Update when BDO provides - usually 2 pages for report.</w:t>
      </w:r>
    </w:p>
  </w:comment>
  <w:comment w:id="4" w:author="Kyle Condon" w:date="2025-09-16T08:53:00Z" w:initials="KC">
    <w:p w14:paraId="034F10F3" w14:textId="77777777" w:rsidR="007607BE" w:rsidRDefault="007607BE" w:rsidP="007607BE">
      <w:pPr>
        <w:pStyle w:val="CommentText"/>
      </w:pPr>
      <w:r>
        <w:rPr>
          <w:rStyle w:val="CommentReference"/>
        </w:rPr>
        <w:annotationRef/>
      </w:r>
      <w:r>
        <w:t>General Note- pagination, page breaks, and chart formatting to be finalized in final draft.</w:t>
      </w:r>
    </w:p>
  </w:comment>
  <w:comment w:id="11" w:author="Garrett Vinett" w:date="2025-08-05T19:41:00Z" w:initials="GV">
    <w:p w14:paraId="48F57701" w14:textId="34298A6F" w:rsidR="0099151F" w:rsidRDefault="0099151F">
      <w:pPr>
        <w:pStyle w:val="CommentText"/>
      </w:pPr>
      <w:r>
        <w:rPr>
          <w:rStyle w:val="CommentReference"/>
        </w:rPr>
        <w:annotationRef/>
      </w:r>
      <w:r>
        <w:t>Flow – open for tax provision given C corps in entity structure</w:t>
      </w:r>
    </w:p>
  </w:comment>
  <w:comment w:id="26" w:author="Meghna Budhiraja" w:date="2026-03-11T09:21:00Z" w:initials="MB">
    <w:p w14:paraId="5A8D9754" w14:textId="77777777" w:rsidR="004B4C8B" w:rsidRDefault="004B4C8B" w:rsidP="004B4C8B">
      <w:pPr>
        <w:pStyle w:val="CommentText"/>
      </w:pPr>
      <w:r>
        <w:rPr>
          <w:rStyle w:val="CommentReference"/>
        </w:rPr>
        <w:annotationRef/>
      </w:r>
      <w:r>
        <w:t xml:space="preserve">Is this the total interest paid during the year or the interest recorded for the year? Should be the actual interest paid. </w:t>
      </w:r>
    </w:p>
  </w:comment>
  <w:comment w:id="57" w:author="Sagar Parakh" w:date="2025-09-08T18:49:00Z" w:initials="SP">
    <w:p w14:paraId="713BD943" w14:textId="3549D624" w:rsidR="002F2750" w:rsidRDefault="002F2750" w:rsidP="002F2750">
      <w:pPr>
        <w:pStyle w:val="CommentText"/>
      </w:pPr>
      <w:r>
        <w:rPr>
          <w:rStyle w:val="CommentReference"/>
        </w:rPr>
        <w:annotationRef/>
      </w:r>
      <w:r>
        <w:t>Based on what?</w:t>
      </w:r>
    </w:p>
  </w:comment>
  <w:comment w:id="58" w:author="Kyle Condon" w:date="2025-09-15T08:53:00Z" w:initials="KC">
    <w:p w14:paraId="53289B69" w14:textId="77777777" w:rsidR="00FC157A" w:rsidRDefault="00FC157A" w:rsidP="00FC157A">
      <w:pPr>
        <w:pStyle w:val="CommentText"/>
        <w:rPr>
          <w:rStyle w:val="CommentReference"/>
        </w:rPr>
      </w:pPr>
      <w:r>
        <w:rPr>
          <w:rStyle w:val="CommentReference"/>
        </w:rPr>
        <w:annotationRef/>
      </w:r>
      <w:r w:rsidR="006A0FB8">
        <w:rPr>
          <w:rStyle w:val="CommentReference"/>
        </w:rPr>
        <w:t>This is based on the following:</w:t>
      </w:r>
    </w:p>
    <w:p w14:paraId="39CF1277" w14:textId="77777777" w:rsidR="006A0FB8" w:rsidRDefault="006A0FB8" w:rsidP="00FC157A">
      <w:pPr>
        <w:pStyle w:val="CommentText"/>
        <w:rPr>
          <w:rStyle w:val="CommentReference"/>
        </w:rPr>
      </w:pPr>
    </w:p>
    <w:p w14:paraId="1C83088C" w14:textId="77777777" w:rsidR="006A0FB8" w:rsidRPr="00765B86" w:rsidRDefault="006A0FB8" w:rsidP="006A0FB8">
      <w:pPr>
        <w:pStyle w:val="CommentText"/>
        <w:numPr>
          <w:ilvl w:val="0"/>
          <w:numId w:val="49"/>
        </w:numPr>
        <w:rPr>
          <w:rStyle w:val="CommentReference"/>
          <w:sz w:val="20"/>
          <w:szCs w:val="20"/>
        </w:rPr>
      </w:pPr>
      <w:r>
        <w:rPr>
          <w:rStyle w:val="CommentReference"/>
        </w:rPr>
        <w:t xml:space="preserve">Operating Segments would be identified at the </w:t>
      </w:r>
      <w:r w:rsidR="00765B86">
        <w:rPr>
          <w:rStyle w:val="CommentReference"/>
        </w:rPr>
        <w:t>consolidated Company as Adam as CODM focuses on key consolidated metrics to run the business.</w:t>
      </w:r>
    </w:p>
    <w:p w14:paraId="28E371FC" w14:textId="070AC8D0" w:rsidR="00765B86" w:rsidRDefault="00765B86" w:rsidP="006A0FB8">
      <w:pPr>
        <w:pStyle w:val="CommentText"/>
        <w:numPr>
          <w:ilvl w:val="0"/>
          <w:numId w:val="49"/>
        </w:numPr>
      </w:pPr>
      <w:r>
        <w:rPr>
          <w:rStyle w:val="CommentReference"/>
        </w:rPr>
        <w:t>When assessing reporting units, there are no discrete financial information that gets reviewed for Carson (only entity with goodwill). There is discrete information for the properties and technically each property would be a reporting unit, but economically they are similar and would be aggregated. Thus the Carson on its own cannot be a reporting unit (would not be part of the properties) and given the aggregation of the properties with carson being part of corporate and prop management side, there is one consolidated reporting unit for impairment. The separate assessment of carson given a potential sale in 2025 was documented in the HFS is carson on its own would be impaired.</w:t>
      </w:r>
    </w:p>
  </w:comment>
  <w:comment w:id="59" w:author="Justin Frenzel" w:date="2026-02-16T21:51:00Z" w:initials="JF">
    <w:p w14:paraId="1FD7E98E" w14:textId="77777777" w:rsidR="00A112EB" w:rsidRDefault="00A112EB" w:rsidP="00A112EB">
      <w:pPr>
        <w:pStyle w:val="CommentText"/>
      </w:pPr>
      <w:r>
        <w:rPr>
          <w:rStyle w:val="CommentReference"/>
        </w:rPr>
        <w:annotationRef/>
      </w:r>
      <w:r>
        <w:t xml:space="preserve">Note that we had several specific points that we were hoping to have addressed within the goodwill impairment reporting unit conclusion. To revisit post responses to those questions. </w:t>
      </w:r>
    </w:p>
  </w:comment>
  <w:comment w:id="60" w:author="Kyle Condon" w:date="2026-02-25T12:00:00Z" w:initials="KC">
    <w:p w14:paraId="32315E6E" w14:textId="77777777" w:rsidR="004C3AE7" w:rsidRDefault="004C3AE7" w:rsidP="004C3AE7">
      <w:pPr>
        <w:pStyle w:val="CommentText"/>
      </w:pPr>
      <w:r>
        <w:rPr>
          <w:rStyle w:val="CommentReference"/>
        </w:rPr>
        <w:annotationRef/>
      </w:r>
      <w:r>
        <w:rPr>
          <w:highlight w:val="yellow"/>
        </w:rPr>
        <w:t>CG not aware of the ongoing comments on Reporting Unit / Goodwill impairment memos</w:t>
      </w:r>
    </w:p>
  </w:comment>
  <w:comment w:id="61" w:author="Justin Frenzel" w:date="2026-03-05T18:19:00Z" w:initials="JF">
    <w:p w14:paraId="78590C70" w14:textId="49E5E35D" w:rsidR="009A6333" w:rsidRDefault="009A6333">
      <w:pPr>
        <w:pStyle w:val="CommentText"/>
      </w:pPr>
      <w:r>
        <w:rPr>
          <w:rStyle w:val="CommentReference"/>
        </w:rPr>
        <w:annotationRef/>
      </w:r>
      <w:r w:rsidRPr="3827CC2A">
        <w:t xml:space="preserve">My understanding is we're going to take a full impairment of the goodwill in 2024. To be updated pending updated analysis. </w:t>
      </w:r>
    </w:p>
  </w:comment>
  <w:comment w:id="94" w:author="Kyle Condon" w:date="2025-08-07T11:23:00Z" w:initials="KC">
    <w:p w14:paraId="7B7F6C7F" w14:textId="74343CD8" w:rsidR="0050747E" w:rsidRDefault="00EF6C7D" w:rsidP="0050747E">
      <w:pPr>
        <w:pStyle w:val="CommentText"/>
      </w:pPr>
      <w:r>
        <w:rPr>
          <w:rStyle w:val="CommentReference"/>
        </w:rPr>
        <w:annotationRef/>
      </w:r>
      <w:r w:rsidR="0050747E">
        <w:rPr>
          <w:highlight w:val="yellow"/>
        </w:rPr>
        <w:t>Open for Tax Provision:</w:t>
      </w:r>
      <w:r w:rsidR="0050747E">
        <w:t xml:space="preserve"> Placeholder for time being</w:t>
      </w:r>
    </w:p>
  </w:comment>
  <w:comment w:id="95" w:author="Sagar Parakh" w:date="2025-09-08T19:25:00Z" w:initials="SP">
    <w:p w14:paraId="26BDBA6A" w14:textId="77777777" w:rsidR="006E2100" w:rsidRDefault="006E2100" w:rsidP="006E2100">
      <w:pPr>
        <w:pStyle w:val="CommentText"/>
      </w:pPr>
      <w:r>
        <w:rPr>
          <w:rStyle w:val="CommentReference"/>
        </w:rPr>
        <w:annotationRef/>
      </w:r>
      <w:r>
        <w:t>This is pretty big open item. Do we know where this stands?</w:t>
      </w:r>
    </w:p>
  </w:comment>
  <w:comment w:id="96" w:author="Kyle Condon" w:date="2025-09-15T07:25:00Z" w:initials="KC">
    <w:p w14:paraId="6A58D392" w14:textId="77777777" w:rsidR="00552DEB" w:rsidRDefault="00EE4B11" w:rsidP="00552DEB">
      <w:pPr>
        <w:pStyle w:val="CommentText"/>
      </w:pPr>
      <w:r>
        <w:rPr>
          <w:rStyle w:val="CommentReference"/>
        </w:rPr>
        <w:annotationRef/>
      </w:r>
      <w:r w:rsidR="00552DEB">
        <w:rPr>
          <w:highlight w:val="yellow"/>
        </w:rPr>
        <w:t>Tax team to confirm all language</w:t>
      </w:r>
    </w:p>
  </w:comment>
  <w:comment w:id="123" w:author="Justin Frenzel" w:date="2026-03-05T19:16:00Z" w:initials="JF">
    <w:p w14:paraId="2FC1D463" w14:textId="23B94685" w:rsidR="00C96331" w:rsidRDefault="00C96331">
      <w:pPr>
        <w:pStyle w:val="CommentText"/>
      </w:pPr>
      <w:r>
        <w:rPr>
          <w:rStyle w:val="CommentReference"/>
        </w:rPr>
        <w:annotationRef/>
      </w:r>
      <w:r w:rsidRPr="671E6EE0">
        <w:t xml:space="preserve">Isn't it 3 years are open to exam? Anything older is not? </w:t>
      </w:r>
    </w:p>
  </w:comment>
  <w:comment w:id="201" w:author="Matt Rogers" w:date="2026-02-24T12:37:00Z" w:initials="MR">
    <w:p w14:paraId="0E7F7E57" w14:textId="77777777" w:rsidR="00326B0F" w:rsidRDefault="00326B0F" w:rsidP="00326B0F">
      <w:pPr>
        <w:pStyle w:val="CommentText"/>
      </w:pPr>
      <w:r>
        <w:rPr>
          <w:rStyle w:val="CommentReference"/>
        </w:rPr>
        <w:annotationRef/>
      </w:r>
      <w:r>
        <w:t>Can you please point me to where the significant unobservable assumptions are disclosed? These need to be disclosed in line with ASC 820.</w:t>
      </w:r>
    </w:p>
  </w:comment>
  <w:comment w:id="202" w:author="Kyle Condon" w:date="2026-02-25T13:10:00Z" w:initials="KC">
    <w:p w14:paraId="416010EC" w14:textId="77777777" w:rsidR="007F54BB" w:rsidRDefault="007F54BB" w:rsidP="007F54BB">
      <w:pPr>
        <w:pStyle w:val="CommentText"/>
      </w:pPr>
      <w:r>
        <w:rPr>
          <w:rStyle w:val="CommentReference"/>
        </w:rPr>
        <w:annotationRef/>
      </w:r>
      <w:r>
        <w:t>See more expanded language on page preceding</w:t>
      </w:r>
    </w:p>
  </w:comment>
  <w:comment w:id="474" w:author="Meghna Budhiraja" w:date="2026-03-10T16:37:00Z" w:initials="MB">
    <w:p w14:paraId="7ACF64FE" w14:textId="2C47C103" w:rsidR="00073F4A" w:rsidRDefault="00073F4A">
      <w:pPr>
        <w:pStyle w:val="CommentText"/>
      </w:pPr>
      <w:r>
        <w:rPr>
          <w:rStyle w:val="CommentReference"/>
        </w:rPr>
        <w:annotationRef/>
      </w:r>
      <w:r w:rsidRPr="14FAC9C6">
        <w:t>Can you recheck the below points for loans maturity and grouping?</w:t>
      </w:r>
    </w:p>
    <w:p w14:paraId="4F228F02" w14:textId="180A9D62" w:rsidR="00073F4A" w:rsidRDefault="00073F4A">
      <w:pPr>
        <w:pStyle w:val="CommentText"/>
      </w:pPr>
      <w:r w:rsidRPr="5C4FCB5A">
        <w:t xml:space="preserve">1. Buckhead has an extension agreement till 6/10/2027, it is currently included in the 2026 timeline.  </w:t>
      </w:r>
    </w:p>
    <w:p w14:paraId="3D3EC0D9" w14:textId="1D2926D5" w:rsidR="00073F4A" w:rsidRDefault="00073F4A">
      <w:pPr>
        <w:pStyle w:val="CommentText"/>
      </w:pPr>
      <w:r w:rsidRPr="56B72450">
        <w:t xml:space="preserve">2. Trace has a maturity date until 7/9/2025, it is currently included in 2026 timeline. </w:t>
      </w:r>
    </w:p>
    <w:p w14:paraId="522A8BCE" w14:textId="329792A5" w:rsidR="00073F4A" w:rsidRDefault="00073F4A">
      <w:pPr>
        <w:pStyle w:val="CommentText"/>
      </w:pPr>
      <w:r w:rsidRPr="3547CC75">
        <w:t>3. Caoba has a maturity until 8/7/2026, this is currently until 2027 timeline</w:t>
      </w:r>
    </w:p>
  </w:comment>
  <w:comment w:id="572" w:author="Matt Rogers" w:date="2025-08-18T16:45:00Z" w:initials="MR">
    <w:p w14:paraId="6167B82D" w14:textId="45BC0D81" w:rsidR="005740A9" w:rsidRDefault="005740A9" w:rsidP="005740A9">
      <w:pPr>
        <w:pStyle w:val="CommentText"/>
      </w:pPr>
      <w:r>
        <w:rPr>
          <w:rStyle w:val="CommentReference"/>
        </w:rPr>
        <w:annotationRef/>
      </w:r>
      <w:r>
        <w:t>Are there not multiple cases in addition to this one?</w:t>
      </w:r>
    </w:p>
  </w:comment>
  <w:comment w:id="573" w:author="Kyle Condon" w:date="2025-09-15T17:42:00Z" w:initials="KC">
    <w:p w14:paraId="2DE098F5" w14:textId="77777777" w:rsidR="00C05C80" w:rsidRDefault="00C05C80" w:rsidP="00C05C80">
      <w:pPr>
        <w:pStyle w:val="CommentText"/>
      </w:pPr>
      <w:r>
        <w:rPr>
          <w:rStyle w:val="CommentReference"/>
        </w:rPr>
        <w:annotationRef/>
      </w:r>
      <w:r>
        <w:rPr>
          <w:highlight w:val="yellow"/>
        </w:rPr>
        <w:t>CG only aware of 1 case, MGT please confirm</w:t>
      </w:r>
    </w:p>
  </w:comment>
  <w:comment w:id="577" w:author="Matt Rogers" w:date="2026-02-13T14:12:00Z" w:initials="MR">
    <w:p w14:paraId="31C6921C" w14:textId="77777777" w:rsidR="009B318E" w:rsidRDefault="009B318E" w:rsidP="009B318E">
      <w:pPr>
        <w:pStyle w:val="CommentText"/>
      </w:pPr>
      <w:r>
        <w:rPr>
          <w:rStyle w:val="CommentReference"/>
        </w:rPr>
        <w:annotationRef/>
      </w:r>
      <w:r>
        <w:t>Tax placeholder – might want to include  tax status of the LLC vs taxable subsidiaries, current/deferred tax provision/statement that none, valuation allowance, and effective tax rate reconciliation</w:t>
      </w:r>
    </w:p>
  </w:comment>
  <w:comment w:id="578" w:author="Matt Rogers" w:date="2026-02-13T14:13:00Z" w:initials="MR">
    <w:p w14:paraId="2DB3E4C3" w14:textId="77777777" w:rsidR="009B318E" w:rsidRDefault="009B318E" w:rsidP="009B318E">
      <w:pPr>
        <w:pStyle w:val="CommentText"/>
      </w:pPr>
      <w:r>
        <w:rPr>
          <w:rStyle w:val="CommentReference"/>
        </w:rPr>
        <w:annotationRef/>
      </w:r>
      <w:r>
        <w:t>Any uncertain tax positions?</w:t>
      </w:r>
    </w:p>
  </w:comment>
  <w:comment w:id="575" w:author="Kyle Condon" w:date="2026-02-25T13:34:00Z" w:initials="KC">
    <w:p w14:paraId="4E5A16B8" w14:textId="77777777" w:rsidR="000967FE" w:rsidRDefault="000967FE" w:rsidP="000967FE">
      <w:pPr>
        <w:pStyle w:val="CommentText"/>
      </w:pPr>
      <w:r>
        <w:rPr>
          <w:rStyle w:val="CommentReference"/>
        </w:rPr>
        <w:annotationRef/>
      </w:r>
      <w:r>
        <w:rPr>
          <w:highlight w:val="yellow"/>
        </w:rPr>
        <w:t>All subject to final review of tax team</w:t>
      </w:r>
    </w:p>
  </w:comment>
  <w:comment w:id="751" w:author="Kyle Condon" w:date="2025-07-28T12:19:00Z" w:initials="KC">
    <w:p w14:paraId="00E1FEA0" w14:textId="16A847D0" w:rsidR="0050747E" w:rsidRDefault="009B7D62" w:rsidP="0050747E">
      <w:pPr>
        <w:pStyle w:val="CommentText"/>
      </w:pPr>
      <w:r>
        <w:rPr>
          <w:rStyle w:val="CommentReference"/>
        </w:rPr>
        <w:annotationRef/>
      </w:r>
      <w:r w:rsidR="0050747E">
        <w:rPr>
          <w:highlight w:val="yellow"/>
        </w:rPr>
        <w:t>Open to populate subsequent events in next draft, management please confirm if you believe if any additional disclosures required, and please provide the necessary support</w:t>
      </w:r>
    </w:p>
  </w:comment>
  <w:comment w:id="752" w:author="Kyle Condon" w:date="2025-09-22T14:26:00Z" w:initials="KC">
    <w:p w14:paraId="2FB2F191" w14:textId="77777777" w:rsidR="00667EB7" w:rsidRDefault="00667EB7" w:rsidP="00667EB7">
      <w:pPr>
        <w:pStyle w:val="CommentText"/>
      </w:pPr>
      <w:r>
        <w:rPr>
          <w:rStyle w:val="CommentReference"/>
        </w:rPr>
        <w:annotationRef/>
      </w:r>
      <w:r>
        <w:rPr>
          <w:highlight w:val="yellow"/>
        </w:rPr>
        <w:t>Note to MGT- drafted based on our understanding of Buckhead transaction, still open for finalized documents to be provided (as this was based on our review of the Term Sheet)</w:t>
      </w:r>
    </w:p>
  </w:comment>
  <w:comment w:id="777" w:author="Kyle Condon" w:date="2026-02-25T13:48:00Z" w:initials="KC">
    <w:p w14:paraId="1E682A22" w14:textId="77777777" w:rsidR="005176BA" w:rsidRDefault="005176BA" w:rsidP="005176BA">
      <w:pPr>
        <w:pStyle w:val="CommentText"/>
      </w:pPr>
      <w:r>
        <w:rPr>
          <w:rStyle w:val="CommentReference"/>
        </w:rPr>
        <w:annotationRef/>
      </w:r>
      <w:r>
        <w:rPr>
          <w:highlight w:val="yellow"/>
        </w:rPr>
        <w:t>Open question to MGT if paid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FEEE1" w15:done="0"/>
  <w15:commentEx w15:paraId="034F10F3" w15:paraIdParent="6A2FEEE1" w15:done="0"/>
  <w15:commentEx w15:paraId="48F57701" w15:done="0"/>
  <w15:commentEx w15:paraId="5A8D9754" w15:done="0"/>
  <w15:commentEx w15:paraId="713BD943" w15:done="0"/>
  <w15:commentEx w15:paraId="28E371FC" w15:paraIdParent="713BD943" w15:done="0"/>
  <w15:commentEx w15:paraId="1FD7E98E" w15:paraIdParent="713BD943" w15:done="0"/>
  <w15:commentEx w15:paraId="32315E6E" w15:paraIdParent="713BD943" w15:done="0"/>
  <w15:commentEx w15:paraId="78590C70" w15:paraIdParent="713BD943" w15:done="0"/>
  <w15:commentEx w15:paraId="7B7F6C7F" w15:done="0"/>
  <w15:commentEx w15:paraId="26BDBA6A" w15:paraIdParent="7B7F6C7F" w15:done="0"/>
  <w15:commentEx w15:paraId="6A58D392" w15:paraIdParent="7B7F6C7F" w15:done="0"/>
  <w15:commentEx w15:paraId="2FC1D463" w15:done="0"/>
  <w15:commentEx w15:paraId="0E7F7E57" w15:done="0"/>
  <w15:commentEx w15:paraId="416010EC" w15:paraIdParent="0E7F7E57" w15:done="0"/>
  <w15:commentEx w15:paraId="522A8BCE" w15:done="0"/>
  <w15:commentEx w15:paraId="6167B82D" w15:done="0"/>
  <w15:commentEx w15:paraId="2DE098F5" w15:paraIdParent="6167B82D" w15:done="0"/>
  <w15:commentEx w15:paraId="31C6921C" w15:done="0"/>
  <w15:commentEx w15:paraId="2DB3E4C3" w15:paraIdParent="31C6921C" w15:done="0"/>
  <w15:commentEx w15:paraId="4E5A16B8" w15:done="0"/>
  <w15:commentEx w15:paraId="00E1FEA0" w15:done="0"/>
  <w15:commentEx w15:paraId="2FB2F191" w15:done="0"/>
  <w15:commentEx w15:paraId="1E682A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992E99" w16cex:dateUtc="2025-08-18T18:17:00Z"/>
  <w16cex:commentExtensible w16cex:durableId="5531DC71" w16cex:dateUtc="2025-09-16T14:53:00Z"/>
  <w16cex:commentExtensible w16cex:durableId="3B7C42C9" w16cex:dateUtc="2025-08-05T23:41:00Z"/>
  <w16cex:commentExtensible w16cex:durableId="3DB144C3" w16cex:dateUtc="2026-03-11T13:21:00Z"/>
  <w16cex:commentExtensible w16cex:durableId="1A44F10E" w16cex:dateUtc="2025-09-08T13:19:00Z"/>
  <w16cex:commentExtensible w16cex:durableId="3DF456CB" w16cex:dateUtc="2025-09-15T14:53:00Z"/>
  <w16cex:commentExtensible w16cex:durableId="3E551AC7" w16cex:dateUtc="2026-02-17T04:51:00Z"/>
  <w16cex:commentExtensible w16cex:durableId="59A6985C" w16cex:dateUtc="2026-02-25T19:00:00Z"/>
  <w16cex:commentExtensible w16cex:durableId="1AEC81ED" w16cex:dateUtc="2026-03-06T01:19:00Z"/>
  <w16cex:commentExtensible w16cex:durableId="39BFAC35" w16cex:dateUtc="2025-08-07T15:23:00Z"/>
  <w16cex:commentExtensible w16cex:durableId="6642D9E5" w16cex:dateUtc="2025-09-08T13:55:00Z"/>
  <w16cex:commentExtensible w16cex:durableId="622ADB69" w16cex:dateUtc="2025-09-15T13:25:00Z"/>
  <w16cex:commentExtensible w16cex:durableId="38C4F5FC" w16cex:dateUtc="2026-03-06T02:16:00Z"/>
  <w16cex:commentExtensible w16cex:durableId="2D42F574" w16cex:dateUtc="2026-02-24T17:37:00Z"/>
  <w16cex:commentExtensible w16cex:durableId="3FC88413" w16cex:dateUtc="2026-02-25T20:10:00Z"/>
  <w16cex:commentExtensible w16cex:durableId="602ED334" w16cex:dateUtc="2026-03-10T20:37:00Z"/>
  <w16cex:commentExtensible w16cex:durableId="59EDBCF6" w16cex:dateUtc="2025-08-18T20:45:00Z"/>
  <w16cex:commentExtensible w16cex:durableId="04064C69" w16cex:dateUtc="2025-09-15T23:42:00Z"/>
  <w16cex:commentExtensible w16cex:durableId="27FB4B23" w16cex:dateUtc="2026-02-13T19:12:00Z"/>
  <w16cex:commentExtensible w16cex:durableId="737CA915" w16cex:dateUtc="2026-02-13T19:13:00Z"/>
  <w16cex:commentExtensible w16cex:durableId="1DE2B67B" w16cex:dateUtc="2026-02-25T20:34:00Z"/>
  <w16cex:commentExtensible w16cex:durableId="55250061" w16cex:dateUtc="2025-07-28T16:19:00Z"/>
  <w16cex:commentExtensible w16cex:durableId="5E71A687" w16cex:dateUtc="2025-09-22T20:26:00Z"/>
  <w16cex:commentExtensible w16cex:durableId="77CFCA80" w16cex:dateUtc="2026-02-25T2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FEEE1" w16cid:durableId="62992E99"/>
  <w16cid:commentId w16cid:paraId="034F10F3" w16cid:durableId="5531DC71"/>
  <w16cid:commentId w16cid:paraId="48F57701" w16cid:durableId="3B7C42C9"/>
  <w16cid:commentId w16cid:paraId="5A8D9754" w16cid:durableId="3DB144C3"/>
  <w16cid:commentId w16cid:paraId="713BD943" w16cid:durableId="1A44F10E"/>
  <w16cid:commentId w16cid:paraId="28E371FC" w16cid:durableId="3DF456CB"/>
  <w16cid:commentId w16cid:paraId="1FD7E98E" w16cid:durableId="3E551AC7"/>
  <w16cid:commentId w16cid:paraId="32315E6E" w16cid:durableId="59A6985C"/>
  <w16cid:commentId w16cid:paraId="78590C70" w16cid:durableId="1AEC81ED"/>
  <w16cid:commentId w16cid:paraId="7B7F6C7F" w16cid:durableId="39BFAC35"/>
  <w16cid:commentId w16cid:paraId="26BDBA6A" w16cid:durableId="6642D9E5"/>
  <w16cid:commentId w16cid:paraId="6A58D392" w16cid:durableId="622ADB69"/>
  <w16cid:commentId w16cid:paraId="2FC1D463" w16cid:durableId="38C4F5FC"/>
  <w16cid:commentId w16cid:paraId="0E7F7E57" w16cid:durableId="2D42F574"/>
  <w16cid:commentId w16cid:paraId="416010EC" w16cid:durableId="3FC88413"/>
  <w16cid:commentId w16cid:paraId="522A8BCE" w16cid:durableId="602ED334"/>
  <w16cid:commentId w16cid:paraId="6167B82D" w16cid:durableId="59EDBCF6"/>
  <w16cid:commentId w16cid:paraId="2DE098F5" w16cid:durableId="04064C69"/>
  <w16cid:commentId w16cid:paraId="31C6921C" w16cid:durableId="27FB4B23"/>
  <w16cid:commentId w16cid:paraId="2DB3E4C3" w16cid:durableId="737CA915"/>
  <w16cid:commentId w16cid:paraId="4E5A16B8" w16cid:durableId="1DE2B67B"/>
  <w16cid:commentId w16cid:paraId="00E1FEA0" w16cid:durableId="55250061"/>
  <w16cid:commentId w16cid:paraId="2FB2F191" w16cid:durableId="5E71A687"/>
  <w16cid:commentId w16cid:paraId="1E682A22" w16cid:durableId="77CFCA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73B94" w14:textId="77777777" w:rsidR="00D97929" w:rsidRDefault="00D97929">
      <w:r>
        <w:separator/>
      </w:r>
    </w:p>
  </w:endnote>
  <w:endnote w:type="continuationSeparator" w:id="0">
    <w:p w14:paraId="15EE6C75" w14:textId="77777777" w:rsidR="00D97929" w:rsidRDefault="00D97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DF3E" w14:textId="77777777" w:rsidR="004C4E05" w:rsidRDefault="0058670E">
    <w:pPr>
      <w:tabs>
        <w:tab w:val="center" w:pos="4320"/>
        <w:tab w:val="right" w:pos="8640"/>
      </w:tabs>
      <w:jc w:val="center"/>
      <w:rPr>
        <w:sz w:val="20"/>
      </w:rPr>
    </w:pPr>
    <w:r>
      <w:rPr>
        <w:sz w:val="20"/>
      </w:rPr>
      <w:fldChar w:fldCharType="begin"/>
    </w:r>
    <w:r>
      <w:rPr>
        <w:sz w:val="20"/>
      </w:rPr>
      <w:instrText xml:space="preserve"> PAGE </w:instrText>
    </w:r>
    <w:r>
      <w:rPr>
        <w:sz w:val="20"/>
      </w:rP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DF40" w14:textId="77777777" w:rsidR="004C4E05" w:rsidRDefault="0058670E">
    <w:pPr>
      <w:tabs>
        <w:tab w:val="center" w:pos="4320"/>
        <w:tab w:val="right" w:pos="8640"/>
      </w:tabs>
      <w:jc w:val="center"/>
      <w:rPr>
        <w:sz w:val="20"/>
      </w:rPr>
    </w:pPr>
    <w:r>
      <w:rPr>
        <w:sz w:val="20"/>
      </w:rPr>
      <w:fldChar w:fldCharType="begin"/>
    </w:r>
    <w:r>
      <w:rPr>
        <w:sz w:val="20"/>
      </w:rPr>
      <w:instrText xml:space="preserve"> PAGE </w:instrText>
    </w:r>
    <w:r>
      <w:rPr>
        <w:sz w:val="20"/>
      </w:rPr>
      <w:fldChar w:fldCharType="separate"/>
    </w:r>
    <w:r>
      <w:rPr>
        <w:sz w:val="20"/>
      </w:rPr>
      <w:t>7</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DF44" w14:textId="77777777" w:rsidR="004C4E05" w:rsidRDefault="0058670E">
    <w:pPr>
      <w:tabs>
        <w:tab w:val="center" w:pos="4320"/>
        <w:tab w:val="right" w:pos="8640"/>
      </w:tabs>
      <w:jc w:val="center"/>
      <w:rPr>
        <w:sz w:val="20"/>
      </w:rPr>
    </w:pPr>
    <w:r>
      <w:rPr>
        <w:sz w:val="20"/>
      </w:rPr>
      <w:fldChar w:fldCharType="begin"/>
    </w:r>
    <w:r>
      <w:rPr>
        <w:sz w:val="20"/>
      </w:rPr>
      <w:instrText xml:space="preserve"> PAGE </w:instrText>
    </w:r>
    <w:r>
      <w:rPr>
        <w:sz w:val="20"/>
      </w:rPr>
      <w:fldChar w:fldCharType="separate"/>
    </w:r>
    <w:r>
      <w:rPr>
        <w:sz w:val="20"/>
      </w:rPr>
      <w:t>11</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DF46" w14:textId="77777777" w:rsidR="004C4E05" w:rsidRDefault="0058670E">
    <w:pPr>
      <w:tabs>
        <w:tab w:val="center" w:pos="4320"/>
        <w:tab w:val="right" w:pos="8640"/>
      </w:tabs>
      <w:jc w:val="center"/>
      <w:rPr>
        <w:sz w:val="20"/>
      </w:rPr>
    </w:pPr>
    <w:r>
      <w:rPr>
        <w:sz w:val="20"/>
      </w:rPr>
      <w:fldChar w:fldCharType="begin"/>
    </w:r>
    <w:r>
      <w:rPr>
        <w:sz w:val="20"/>
      </w:rPr>
      <w:instrText xml:space="preserve"> PAGE </w:instrText>
    </w:r>
    <w:r>
      <w:rPr>
        <w:sz w:val="20"/>
      </w:rPr>
      <w:fldChar w:fldCharType="separate"/>
    </w:r>
    <w:r>
      <w:rPr>
        <w:sz w:val="20"/>
      </w:rPr>
      <w:t>14</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DF48" w14:textId="77777777" w:rsidR="004C4E05" w:rsidRDefault="0058670E">
    <w:pPr>
      <w:tabs>
        <w:tab w:val="center" w:pos="4320"/>
        <w:tab w:val="right" w:pos="8640"/>
      </w:tabs>
      <w:jc w:val="center"/>
      <w:rPr>
        <w:sz w:val="20"/>
      </w:rPr>
    </w:pPr>
    <w:r>
      <w:rPr>
        <w:sz w:val="20"/>
      </w:rPr>
      <w:fldChar w:fldCharType="begin"/>
    </w:r>
    <w:r>
      <w:rPr>
        <w:sz w:val="20"/>
      </w:rPr>
      <w:instrText xml:space="preserve"> PAGE </w:instrText>
    </w:r>
    <w:r>
      <w:rPr>
        <w:sz w:val="20"/>
      </w:rPr>
      <w:fldChar w:fldCharType="separate"/>
    </w:r>
    <w:r>
      <w:rPr>
        <w:sz w:val="20"/>
      </w:rPr>
      <w:t>40</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7CB78" w14:textId="77777777" w:rsidR="00D97929" w:rsidRDefault="00D97929">
      <w:r>
        <w:separator/>
      </w:r>
    </w:p>
  </w:footnote>
  <w:footnote w:type="continuationSeparator" w:id="0">
    <w:p w14:paraId="5D3F2245" w14:textId="77777777" w:rsidR="00D97929" w:rsidRDefault="00D97929">
      <w:r>
        <w:continuationSeparator/>
      </w:r>
    </w:p>
  </w:footnote>
  <w:footnote w:id="1">
    <w:p w14:paraId="35296C14" w14:textId="7A22F036" w:rsidR="006D6C07" w:rsidRPr="00822735" w:rsidRDefault="006D6C07" w:rsidP="006D6C07">
      <w:pPr>
        <w:pStyle w:val="FootnoteText"/>
        <w:jc w:val="both"/>
        <w:rPr>
          <w:sz w:val="18"/>
          <w:szCs w:val="18"/>
        </w:rPr>
      </w:pPr>
      <w:r w:rsidRPr="00822735">
        <w:rPr>
          <w:rStyle w:val="FootnoteReference"/>
          <w:sz w:val="18"/>
          <w:szCs w:val="18"/>
        </w:rPr>
        <w:footnoteRef/>
      </w:r>
      <w:r w:rsidRPr="00822735">
        <w:rPr>
          <w:sz w:val="18"/>
          <w:szCs w:val="18"/>
        </w:rPr>
        <w:t xml:space="preserve"> Other residential and commercial income primarily consists of ancillary and recurring charges associated with lease agreements, excluding base monthly rent. These include items such as pet fees, parking, cable/TV services, apartment cleaning fees, as well as one-time </w:t>
      </w:r>
      <w:r>
        <w:rPr>
          <w:sz w:val="18"/>
          <w:szCs w:val="18"/>
        </w:rPr>
        <w:t xml:space="preserve">leasing fee </w:t>
      </w:r>
      <w:r w:rsidRPr="00822735">
        <w:rPr>
          <w:sz w:val="18"/>
          <w:szCs w:val="18"/>
        </w:rPr>
        <w:t>charges such as application or unit transfer fees.</w:t>
      </w:r>
    </w:p>
  </w:footnote>
  <w:footnote w:id="2">
    <w:p w14:paraId="10FBA654" w14:textId="77777777" w:rsidR="00AB34AE" w:rsidRPr="00822735" w:rsidRDefault="00AB34AE" w:rsidP="006D6C07">
      <w:pPr>
        <w:spacing w:before="120" w:after="120"/>
        <w:jc w:val="both"/>
        <w:rPr>
          <w:bCs/>
          <w:sz w:val="18"/>
          <w:szCs w:val="18"/>
        </w:rPr>
      </w:pPr>
      <w:r w:rsidRPr="00822735">
        <w:rPr>
          <w:rStyle w:val="FootnoteReference"/>
          <w:sz w:val="18"/>
          <w:szCs w:val="18"/>
        </w:rPr>
        <w:footnoteRef/>
      </w:r>
      <w:r w:rsidRPr="00822735">
        <w:rPr>
          <w:sz w:val="18"/>
          <w:szCs w:val="18"/>
        </w:rPr>
        <w:t xml:space="preserve"> Reservation revenue primarily relates to amounts collected as consideration for short-term rentals, which may be received through various payment arrangements, including pay-later options (e.g., at the time of the stay), advance payments (e.g., at the time of booking or 24–48 hours prior to the stay), or under negotiated customer terms (e.g., for corporate events).</w:t>
      </w:r>
    </w:p>
  </w:footnote>
  <w:footnote w:id="3">
    <w:p w14:paraId="112408AB" w14:textId="77777777" w:rsidR="00AB34AE" w:rsidRDefault="00AB34AE" w:rsidP="006D6C07">
      <w:pPr>
        <w:pStyle w:val="FootnoteText"/>
        <w:jc w:val="both"/>
        <w:rPr>
          <w:sz w:val="18"/>
          <w:szCs w:val="18"/>
        </w:rPr>
      </w:pPr>
      <w:r w:rsidRPr="00822735">
        <w:rPr>
          <w:rStyle w:val="FootnoteReference"/>
          <w:sz w:val="18"/>
          <w:szCs w:val="18"/>
        </w:rPr>
        <w:footnoteRef/>
      </w:r>
      <w:r w:rsidRPr="00822735">
        <w:rPr>
          <w:sz w:val="18"/>
          <w:szCs w:val="18"/>
        </w:rPr>
        <w:t xml:space="preserve"> Subscription revenue primarily consists of revenue recognized from subscription services offered by one of the Company’s subsidiaries, as further described below.</w:t>
      </w:r>
    </w:p>
    <w:p w14:paraId="5E1E7101" w14:textId="77777777" w:rsidR="00C14B20" w:rsidRPr="00822735" w:rsidRDefault="00C14B20" w:rsidP="006D6C07">
      <w:pPr>
        <w:pStyle w:val="FootnoteText"/>
        <w:jc w:val="both"/>
        <w:rPr>
          <w:sz w:val="18"/>
          <w:szCs w:val="18"/>
        </w:rPr>
      </w:pPr>
    </w:p>
  </w:footnote>
  <w:footnote w:id="4">
    <w:p w14:paraId="333A6439" w14:textId="77777777" w:rsidR="00AB34AE" w:rsidRPr="00822735" w:rsidRDefault="00AB34AE" w:rsidP="006D6C07">
      <w:pPr>
        <w:pStyle w:val="FootnoteText"/>
        <w:jc w:val="both"/>
        <w:rPr>
          <w:sz w:val="18"/>
          <w:szCs w:val="18"/>
        </w:rPr>
      </w:pPr>
      <w:r w:rsidRPr="00822735">
        <w:rPr>
          <w:rStyle w:val="FootnoteReference"/>
          <w:sz w:val="18"/>
          <w:szCs w:val="18"/>
        </w:rPr>
        <w:footnoteRef/>
      </w:r>
      <w:r w:rsidRPr="00822735">
        <w:rPr>
          <w:sz w:val="18"/>
          <w:szCs w:val="18"/>
        </w:rPr>
        <w:t xml:space="preserve"> Other revenues primarily consist of miscellaneous income generated through various ancillary service offerings, including, but not limited to, the sale of merchandise, magazines, and food and beverages. </w:t>
      </w:r>
    </w:p>
    <w:p w14:paraId="6223BB77" w14:textId="77777777" w:rsidR="00AB34AE" w:rsidRPr="00822735" w:rsidRDefault="00AB34AE" w:rsidP="006D6C07">
      <w:pPr>
        <w:pStyle w:val="FootnoteText"/>
        <w:jc w:val="both"/>
        <w:rPr>
          <w:sz w:val="18"/>
          <w:szCs w:val="18"/>
        </w:rPr>
      </w:pPr>
    </w:p>
  </w:footnote>
  <w:footnote w:id="5">
    <w:p w14:paraId="0FDBBF7E" w14:textId="77777777" w:rsidR="00AB34AE" w:rsidRPr="00E5754A" w:rsidRDefault="00AB34AE" w:rsidP="006D6C07">
      <w:pPr>
        <w:pStyle w:val="FootnoteText"/>
        <w:jc w:val="both"/>
        <w:rPr>
          <w:sz w:val="18"/>
          <w:szCs w:val="18"/>
        </w:rPr>
      </w:pPr>
      <w:r w:rsidRPr="00822735">
        <w:rPr>
          <w:rStyle w:val="FootnoteReference"/>
          <w:sz w:val="18"/>
          <w:szCs w:val="18"/>
        </w:rPr>
        <w:footnoteRef/>
      </w:r>
      <w:r w:rsidRPr="00822735">
        <w:rPr>
          <w:sz w:val="18"/>
          <w:szCs w:val="18"/>
        </w:rPr>
        <w:t xml:space="preserve"> Sales taxes are excluded from revenues, as under ASC 606, the “transaction price” is defined as the amount of consideration to which the Company expects to be entitled to in exchange for transferring goods or services to a customer, excluding amounts collected on behalf of third parties (such as sales tax).</w:t>
      </w:r>
    </w:p>
  </w:footnote>
  <w:footnote w:id="6">
    <w:p w14:paraId="741D8C87" w14:textId="5E60D2AE" w:rsidR="005550B2" w:rsidRPr="001D7C5C" w:rsidRDefault="001D7C5C">
      <w:pPr>
        <w:pStyle w:val="FootnoteText"/>
        <w:rPr>
          <w:sz w:val="18"/>
          <w:szCs w:val="18"/>
        </w:rPr>
      </w:pPr>
      <w:r w:rsidRPr="001D7C5C">
        <w:rPr>
          <w:rStyle w:val="FootnoteReference"/>
          <w:sz w:val="18"/>
          <w:szCs w:val="18"/>
        </w:rPr>
        <w:footnoteRef/>
      </w:r>
      <w:r w:rsidRPr="001D7C5C">
        <w:rPr>
          <w:sz w:val="18"/>
          <w:szCs w:val="18"/>
        </w:rPr>
        <w:t xml:space="preserve"> As of December 31, 2024, the 30-day average SOFR rate was approximately 4.5%</w:t>
      </w:r>
      <w:r w:rsidR="0093320C">
        <w:rPr>
          <w:sz w:val="18"/>
          <w:szCs w:val="18"/>
        </w:rPr>
        <w:t>.</w:t>
      </w:r>
    </w:p>
  </w:footnote>
  <w:footnote w:id="7">
    <w:p w14:paraId="5040CE42" w14:textId="5AB67D4E" w:rsidR="005550B2" w:rsidRDefault="0093320C">
      <w:pPr>
        <w:pStyle w:val="FootnoteText"/>
      </w:pPr>
      <w:r w:rsidRPr="0093320C">
        <w:rPr>
          <w:rStyle w:val="FootnoteReference"/>
          <w:sz w:val="18"/>
          <w:szCs w:val="18"/>
        </w:rPr>
        <w:footnoteRef/>
      </w:r>
      <w:r w:rsidRPr="0093320C">
        <w:rPr>
          <w:sz w:val="18"/>
          <w:szCs w:val="18"/>
        </w:rPr>
        <w:t xml:space="preserve"> Weighted</w:t>
      </w:r>
      <w:r>
        <w:rPr>
          <w:sz w:val="18"/>
          <w:szCs w:val="18"/>
        </w:rPr>
        <w:t xml:space="preserve"> </w:t>
      </w:r>
      <w:r w:rsidRPr="0093320C">
        <w:rPr>
          <w:sz w:val="18"/>
          <w:szCs w:val="18"/>
        </w:rPr>
        <w:t>average interest rate excludes amortization of deferred financing costs.</w:t>
      </w:r>
    </w:p>
  </w:footnote>
  <w:footnote w:id="8">
    <w:p w14:paraId="79358FEC" w14:textId="70776F00" w:rsidR="001D7C5C" w:rsidRPr="001D7C5C" w:rsidRDefault="001D7C5C">
      <w:pPr>
        <w:pStyle w:val="FootnoteText"/>
        <w:rPr>
          <w:sz w:val="18"/>
          <w:szCs w:val="18"/>
        </w:rPr>
      </w:pPr>
      <w:r w:rsidRPr="001D7C5C">
        <w:rPr>
          <w:rStyle w:val="FootnoteReference"/>
          <w:sz w:val="18"/>
          <w:szCs w:val="18"/>
        </w:rPr>
        <w:footnoteRef/>
      </w:r>
      <w:r w:rsidRPr="001D7C5C">
        <w:rPr>
          <w:sz w:val="18"/>
          <w:szCs w:val="18"/>
        </w:rPr>
        <w:t xml:space="preserve"> </w:t>
      </w:r>
      <w:r w:rsidR="0093320C">
        <w:rPr>
          <w:sz w:val="18"/>
          <w:szCs w:val="18"/>
        </w:rPr>
        <w:t>Weighted average maturity date i</w:t>
      </w:r>
      <w:r w:rsidR="0093320C" w:rsidRPr="001D7C5C">
        <w:rPr>
          <w:sz w:val="18"/>
          <w:szCs w:val="18"/>
        </w:rPr>
        <w:t>ncludes</w:t>
      </w:r>
      <w:r w:rsidRPr="001D7C5C">
        <w:rPr>
          <w:sz w:val="18"/>
          <w:szCs w:val="18"/>
        </w:rPr>
        <w:t xml:space="preserve"> the fully extended maturity date for loans with extension options that are at the Company’s discretion and the Company currently expect to be able to exercise.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DF3F" w14:textId="77777777" w:rsidR="004C4E05" w:rsidRDefault="004C4E05">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DF43" w14:textId="77777777" w:rsidR="004C4E05" w:rsidRDefault="004C4E05">
    <w:pPr>
      <w:tabs>
        <w:tab w:val="center" w:pos="4320"/>
        <w:tab w:val="right"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DF45" w14:textId="77777777" w:rsidR="004C4E05" w:rsidRDefault="004C4E05">
    <w:pPr>
      <w:tabs>
        <w:tab w:val="center" w:pos="4320"/>
        <w:tab w:val="right" w:pos="864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DF47" w14:textId="77777777" w:rsidR="004C4E05" w:rsidRDefault="004C4E05">
    <w:pP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styleLink w:val="bulletround"/>
    <w:lvl w:ilvl="0">
      <w:start w:val="1"/>
      <w:numFmt w:val="bullet"/>
      <w:lvlText w:val="•"/>
      <w:lvlJc w:val="left"/>
      <w:pPr>
        <w:tabs>
          <w:tab w:val="num" w:pos="360"/>
        </w:tabs>
        <w:ind w:left="360" w:hanging="360"/>
      </w:pPr>
    </w:lvl>
    <w:lvl w:ilvl="1">
      <w:start w:val="1"/>
      <w:numFmt w:val="bullet"/>
      <w:lvlText w:val="◦"/>
      <w:lvlJc w:val="left"/>
      <w:pPr>
        <w:tabs>
          <w:tab w:val="num" w:pos="1080"/>
        </w:tabs>
        <w:ind w:left="1080" w:hanging="360"/>
      </w:pPr>
    </w:lvl>
    <w:lvl w:ilvl="2">
      <w:start w:val="1"/>
      <w:numFmt w:val="bullet"/>
      <w:lvlText w:val="▪"/>
      <w:lvlJc w:val="left"/>
      <w:pPr>
        <w:tabs>
          <w:tab w:val="num" w:pos="1800"/>
        </w:tabs>
        <w:ind w:left="1800" w:hanging="180"/>
      </w:pPr>
    </w:lvl>
    <w:lvl w:ilvl="3">
      <w:start w:val="1"/>
      <w:numFmt w:val="bullet"/>
      <w:lvlText w:val="•"/>
      <w:lvlJc w:val="left"/>
      <w:pPr>
        <w:tabs>
          <w:tab w:val="num" w:pos="2520"/>
        </w:tabs>
        <w:ind w:left="2520" w:hanging="360"/>
      </w:pPr>
    </w:lvl>
    <w:lvl w:ilvl="4">
      <w:start w:val="1"/>
      <w:numFmt w:val="bullet"/>
      <w:lvlText w:val="◦"/>
      <w:lvlJc w:val="left"/>
      <w:pPr>
        <w:tabs>
          <w:tab w:val="num" w:pos="3240"/>
        </w:tabs>
        <w:ind w:left="3240" w:hanging="360"/>
      </w:pPr>
    </w:lvl>
    <w:lvl w:ilvl="5">
      <w:start w:val="1"/>
      <w:numFmt w:val="bullet"/>
      <w:lvlText w:val="▪"/>
      <w:lvlJc w:val="left"/>
      <w:pPr>
        <w:tabs>
          <w:tab w:val="num" w:pos="3960"/>
        </w:tabs>
        <w:ind w:left="3960" w:hanging="180"/>
      </w:pPr>
    </w:lvl>
    <w:lvl w:ilvl="6">
      <w:start w:val="1"/>
      <w:numFmt w:val="bullet"/>
      <w:lvlText w:val="•"/>
      <w:lvlJc w:val="left"/>
      <w:pPr>
        <w:tabs>
          <w:tab w:val="num" w:pos="4680"/>
        </w:tabs>
        <w:ind w:left="4680" w:hanging="360"/>
      </w:pPr>
    </w:lvl>
    <w:lvl w:ilvl="7">
      <w:start w:val="1"/>
      <w:numFmt w:val="bullet"/>
      <w:lvlText w:val="◦"/>
      <w:lvlJc w:val="left"/>
      <w:pPr>
        <w:tabs>
          <w:tab w:val="num" w:pos="5400"/>
        </w:tabs>
        <w:ind w:left="5400" w:hanging="360"/>
      </w:pPr>
    </w:lvl>
    <w:lvl w:ilvl="8">
      <w:start w:val="1"/>
      <w:numFmt w:val="bullet"/>
      <w:lvlText w:val="▪"/>
      <w:lvlJc w:val="left"/>
      <w:pPr>
        <w:tabs>
          <w:tab w:val="num" w:pos="6120"/>
        </w:tabs>
        <w:ind w:left="6120" w:hanging="180"/>
      </w:pPr>
    </w:lvl>
  </w:abstractNum>
  <w:abstractNum w:abstractNumId="1" w15:restartNumberingAfterBreak="0">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styleLink w:val="outlinearabi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180"/>
      </w:pPr>
    </w:lvl>
  </w:abstractNum>
  <w:abstractNum w:abstractNumId="3" w15:restartNumberingAfterBreak="0">
    <w:nsid w:val="00000004"/>
    <w:multiLevelType w:val="multilevel"/>
    <w:tmpl w:val="00000004"/>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4" w15:restartNumberingAfterBreak="0">
    <w:nsid w:val="00000005"/>
    <w:multiLevelType w:val="multilevel"/>
    <w:tmpl w:val="00000005"/>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5" w15:restartNumberingAfterBreak="0">
    <w:nsid w:val="00000006"/>
    <w:multiLevelType w:val="hybridMultilevel"/>
    <w:tmpl w:val="00000006"/>
    <w:lvl w:ilvl="0" w:tplc="EF4A9E14">
      <w:start w:val="1"/>
      <w:numFmt w:val="bullet"/>
      <w:lvlText w:val="•"/>
      <w:lvlJc w:val="left"/>
      <w:pPr>
        <w:tabs>
          <w:tab w:val="num" w:pos="720"/>
        </w:tabs>
        <w:ind w:left="720" w:hanging="360"/>
      </w:pPr>
      <w:rPr>
        <w:rFonts w:ascii="Times New Roman" w:eastAsia="Times New Roman" w:hAnsi="Times New Roman" w:cs="Times New Roman"/>
        <w:b w:val="0"/>
        <w:i w:val="0"/>
        <w:strike w:val="0"/>
        <w:sz w:val="20"/>
      </w:rPr>
    </w:lvl>
    <w:lvl w:ilvl="1" w:tplc="076E4FB6">
      <w:start w:val="1"/>
      <w:numFmt w:val="bullet"/>
      <w:lvlText w:val="o"/>
      <w:lvlJc w:val="left"/>
      <w:pPr>
        <w:tabs>
          <w:tab w:val="num" w:pos="1440"/>
        </w:tabs>
        <w:ind w:left="1440" w:hanging="360"/>
      </w:pPr>
      <w:rPr>
        <w:rFonts w:ascii="Courier New" w:hAnsi="Courier New"/>
      </w:rPr>
    </w:lvl>
    <w:lvl w:ilvl="2" w:tplc="66ECCACA">
      <w:start w:val="1"/>
      <w:numFmt w:val="bullet"/>
      <w:lvlText w:val=""/>
      <w:lvlJc w:val="left"/>
      <w:pPr>
        <w:tabs>
          <w:tab w:val="num" w:pos="2160"/>
        </w:tabs>
        <w:ind w:left="2160" w:hanging="360"/>
      </w:pPr>
      <w:rPr>
        <w:rFonts w:ascii="Wingdings" w:hAnsi="Wingdings"/>
      </w:rPr>
    </w:lvl>
    <w:lvl w:ilvl="3" w:tplc="57D634C6">
      <w:start w:val="1"/>
      <w:numFmt w:val="bullet"/>
      <w:lvlText w:val=""/>
      <w:lvlJc w:val="left"/>
      <w:pPr>
        <w:tabs>
          <w:tab w:val="num" w:pos="2880"/>
        </w:tabs>
        <w:ind w:left="2880" w:hanging="360"/>
      </w:pPr>
      <w:rPr>
        <w:rFonts w:ascii="Symbol" w:hAnsi="Symbol"/>
      </w:rPr>
    </w:lvl>
    <w:lvl w:ilvl="4" w:tplc="0F765D94">
      <w:start w:val="1"/>
      <w:numFmt w:val="bullet"/>
      <w:lvlText w:val="o"/>
      <w:lvlJc w:val="left"/>
      <w:pPr>
        <w:tabs>
          <w:tab w:val="num" w:pos="3600"/>
        </w:tabs>
        <w:ind w:left="3600" w:hanging="360"/>
      </w:pPr>
      <w:rPr>
        <w:rFonts w:ascii="Courier New" w:hAnsi="Courier New"/>
      </w:rPr>
    </w:lvl>
    <w:lvl w:ilvl="5" w:tplc="5B680EC4">
      <w:start w:val="1"/>
      <w:numFmt w:val="bullet"/>
      <w:lvlText w:val=""/>
      <w:lvlJc w:val="left"/>
      <w:pPr>
        <w:tabs>
          <w:tab w:val="num" w:pos="4320"/>
        </w:tabs>
        <w:ind w:left="4320" w:hanging="360"/>
      </w:pPr>
      <w:rPr>
        <w:rFonts w:ascii="Wingdings" w:hAnsi="Wingdings"/>
      </w:rPr>
    </w:lvl>
    <w:lvl w:ilvl="6" w:tplc="BA001A5E">
      <w:start w:val="1"/>
      <w:numFmt w:val="bullet"/>
      <w:lvlText w:val=""/>
      <w:lvlJc w:val="left"/>
      <w:pPr>
        <w:tabs>
          <w:tab w:val="num" w:pos="5040"/>
        </w:tabs>
        <w:ind w:left="5040" w:hanging="360"/>
      </w:pPr>
      <w:rPr>
        <w:rFonts w:ascii="Symbol" w:hAnsi="Symbol"/>
      </w:rPr>
    </w:lvl>
    <w:lvl w:ilvl="7" w:tplc="DE1677F2">
      <w:start w:val="1"/>
      <w:numFmt w:val="bullet"/>
      <w:lvlText w:val="o"/>
      <w:lvlJc w:val="left"/>
      <w:pPr>
        <w:tabs>
          <w:tab w:val="num" w:pos="5760"/>
        </w:tabs>
        <w:ind w:left="5760" w:hanging="360"/>
      </w:pPr>
      <w:rPr>
        <w:rFonts w:ascii="Courier New" w:hAnsi="Courier New"/>
      </w:rPr>
    </w:lvl>
    <w:lvl w:ilvl="8" w:tplc="1F50989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9A14570C">
      <w:start w:val="1"/>
      <w:numFmt w:val="bullet"/>
      <w:lvlText w:val="•"/>
      <w:lvlJc w:val="left"/>
      <w:pPr>
        <w:tabs>
          <w:tab w:val="num" w:pos="720"/>
        </w:tabs>
        <w:ind w:left="720" w:hanging="360"/>
      </w:pPr>
      <w:rPr>
        <w:rFonts w:ascii="Times New Roman" w:eastAsia="Times New Roman" w:hAnsi="Times New Roman" w:cs="Times New Roman"/>
        <w:b w:val="0"/>
        <w:i w:val="0"/>
        <w:strike w:val="0"/>
        <w:sz w:val="20"/>
      </w:rPr>
    </w:lvl>
    <w:lvl w:ilvl="1" w:tplc="FC808824">
      <w:start w:val="1"/>
      <w:numFmt w:val="bullet"/>
      <w:lvlText w:val="o"/>
      <w:lvlJc w:val="left"/>
      <w:pPr>
        <w:tabs>
          <w:tab w:val="num" w:pos="1440"/>
        </w:tabs>
        <w:ind w:left="1440" w:hanging="360"/>
      </w:pPr>
      <w:rPr>
        <w:rFonts w:ascii="Courier New" w:hAnsi="Courier New"/>
      </w:rPr>
    </w:lvl>
    <w:lvl w:ilvl="2" w:tplc="6A6C4048">
      <w:start w:val="1"/>
      <w:numFmt w:val="bullet"/>
      <w:lvlText w:val=""/>
      <w:lvlJc w:val="left"/>
      <w:pPr>
        <w:tabs>
          <w:tab w:val="num" w:pos="2160"/>
        </w:tabs>
        <w:ind w:left="2160" w:hanging="360"/>
      </w:pPr>
      <w:rPr>
        <w:rFonts w:ascii="Wingdings" w:hAnsi="Wingdings"/>
      </w:rPr>
    </w:lvl>
    <w:lvl w:ilvl="3" w:tplc="93665264">
      <w:start w:val="1"/>
      <w:numFmt w:val="bullet"/>
      <w:lvlText w:val=""/>
      <w:lvlJc w:val="left"/>
      <w:pPr>
        <w:tabs>
          <w:tab w:val="num" w:pos="2880"/>
        </w:tabs>
        <w:ind w:left="2880" w:hanging="360"/>
      </w:pPr>
      <w:rPr>
        <w:rFonts w:ascii="Symbol" w:hAnsi="Symbol"/>
      </w:rPr>
    </w:lvl>
    <w:lvl w:ilvl="4" w:tplc="1A081EBC">
      <w:start w:val="1"/>
      <w:numFmt w:val="bullet"/>
      <w:lvlText w:val="o"/>
      <w:lvlJc w:val="left"/>
      <w:pPr>
        <w:tabs>
          <w:tab w:val="num" w:pos="3600"/>
        </w:tabs>
        <w:ind w:left="3600" w:hanging="360"/>
      </w:pPr>
      <w:rPr>
        <w:rFonts w:ascii="Courier New" w:hAnsi="Courier New"/>
      </w:rPr>
    </w:lvl>
    <w:lvl w:ilvl="5" w:tplc="5EE0403C">
      <w:start w:val="1"/>
      <w:numFmt w:val="bullet"/>
      <w:lvlText w:val=""/>
      <w:lvlJc w:val="left"/>
      <w:pPr>
        <w:tabs>
          <w:tab w:val="num" w:pos="4320"/>
        </w:tabs>
        <w:ind w:left="4320" w:hanging="360"/>
      </w:pPr>
      <w:rPr>
        <w:rFonts w:ascii="Wingdings" w:hAnsi="Wingdings"/>
      </w:rPr>
    </w:lvl>
    <w:lvl w:ilvl="6" w:tplc="B23C339A">
      <w:start w:val="1"/>
      <w:numFmt w:val="bullet"/>
      <w:lvlText w:val=""/>
      <w:lvlJc w:val="left"/>
      <w:pPr>
        <w:tabs>
          <w:tab w:val="num" w:pos="5040"/>
        </w:tabs>
        <w:ind w:left="5040" w:hanging="360"/>
      </w:pPr>
      <w:rPr>
        <w:rFonts w:ascii="Symbol" w:hAnsi="Symbol"/>
      </w:rPr>
    </w:lvl>
    <w:lvl w:ilvl="7" w:tplc="F4F63E96">
      <w:start w:val="1"/>
      <w:numFmt w:val="bullet"/>
      <w:lvlText w:val="o"/>
      <w:lvlJc w:val="left"/>
      <w:pPr>
        <w:tabs>
          <w:tab w:val="num" w:pos="5760"/>
        </w:tabs>
        <w:ind w:left="5760" w:hanging="360"/>
      </w:pPr>
      <w:rPr>
        <w:rFonts w:ascii="Courier New" w:hAnsi="Courier New"/>
      </w:rPr>
    </w:lvl>
    <w:lvl w:ilvl="8" w:tplc="5708375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DED41C88">
      <w:start w:val="1"/>
      <w:numFmt w:val="bullet"/>
      <w:lvlText w:val="•"/>
      <w:lvlJc w:val="left"/>
      <w:pPr>
        <w:tabs>
          <w:tab w:val="num" w:pos="720"/>
        </w:tabs>
        <w:ind w:left="720" w:hanging="360"/>
      </w:pPr>
      <w:rPr>
        <w:rFonts w:ascii="Times New Roman" w:eastAsia="Times New Roman" w:hAnsi="Times New Roman" w:cs="Times New Roman"/>
        <w:b w:val="0"/>
        <w:i w:val="0"/>
        <w:strike w:val="0"/>
        <w:sz w:val="20"/>
      </w:rPr>
    </w:lvl>
    <w:lvl w:ilvl="1" w:tplc="D79E709A">
      <w:start w:val="1"/>
      <w:numFmt w:val="bullet"/>
      <w:lvlText w:val="o"/>
      <w:lvlJc w:val="left"/>
      <w:pPr>
        <w:tabs>
          <w:tab w:val="num" w:pos="1440"/>
        </w:tabs>
        <w:ind w:left="1440" w:hanging="360"/>
      </w:pPr>
      <w:rPr>
        <w:rFonts w:ascii="Courier New" w:hAnsi="Courier New"/>
      </w:rPr>
    </w:lvl>
    <w:lvl w:ilvl="2" w:tplc="60644DD8">
      <w:start w:val="1"/>
      <w:numFmt w:val="bullet"/>
      <w:lvlText w:val=""/>
      <w:lvlJc w:val="left"/>
      <w:pPr>
        <w:tabs>
          <w:tab w:val="num" w:pos="2160"/>
        </w:tabs>
        <w:ind w:left="2160" w:hanging="360"/>
      </w:pPr>
      <w:rPr>
        <w:rFonts w:ascii="Wingdings" w:hAnsi="Wingdings"/>
      </w:rPr>
    </w:lvl>
    <w:lvl w:ilvl="3" w:tplc="EC82D952">
      <w:start w:val="1"/>
      <w:numFmt w:val="bullet"/>
      <w:lvlText w:val=""/>
      <w:lvlJc w:val="left"/>
      <w:pPr>
        <w:tabs>
          <w:tab w:val="num" w:pos="2880"/>
        </w:tabs>
        <w:ind w:left="2880" w:hanging="360"/>
      </w:pPr>
      <w:rPr>
        <w:rFonts w:ascii="Symbol" w:hAnsi="Symbol"/>
      </w:rPr>
    </w:lvl>
    <w:lvl w:ilvl="4" w:tplc="AC386A12">
      <w:start w:val="1"/>
      <w:numFmt w:val="bullet"/>
      <w:lvlText w:val="o"/>
      <w:lvlJc w:val="left"/>
      <w:pPr>
        <w:tabs>
          <w:tab w:val="num" w:pos="3600"/>
        </w:tabs>
        <w:ind w:left="3600" w:hanging="360"/>
      </w:pPr>
      <w:rPr>
        <w:rFonts w:ascii="Courier New" w:hAnsi="Courier New"/>
      </w:rPr>
    </w:lvl>
    <w:lvl w:ilvl="5" w:tplc="9550A878">
      <w:start w:val="1"/>
      <w:numFmt w:val="bullet"/>
      <w:lvlText w:val=""/>
      <w:lvlJc w:val="left"/>
      <w:pPr>
        <w:tabs>
          <w:tab w:val="num" w:pos="4320"/>
        </w:tabs>
        <w:ind w:left="4320" w:hanging="360"/>
      </w:pPr>
      <w:rPr>
        <w:rFonts w:ascii="Wingdings" w:hAnsi="Wingdings"/>
      </w:rPr>
    </w:lvl>
    <w:lvl w:ilvl="6" w:tplc="A94EA2A2">
      <w:start w:val="1"/>
      <w:numFmt w:val="bullet"/>
      <w:lvlText w:val=""/>
      <w:lvlJc w:val="left"/>
      <w:pPr>
        <w:tabs>
          <w:tab w:val="num" w:pos="5040"/>
        </w:tabs>
        <w:ind w:left="5040" w:hanging="360"/>
      </w:pPr>
      <w:rPr>
        <w:rFonts w:ascii="Symbol" w:hAnsi="Symbol"/>
      </w:rPr>
    </w:lvl>
    <w:lvl w:ilvl="7" w:tplc="A0625C2E">
      <w:start w:val="1"/>
      <w:numFmt w:val="bullet"/>
      <w:lvlText w:val="o"/>
      <w:lvlJc w:val="left"/>
      <w:pPr>
        <w:tabs>
          <w:tab w:val="num" w:pos="5760"/>
        </w:tabs>
        <w:ind w:left="5760" w:hanging="360"/>
      </w:pPr>
      <w:rPr>
        <w:rFonts w:ascii="Courier New" w:hAnsi="Courier New"/>
      </w:rPr>
    </w:lvl>
    <w:lvl w:ilvl="8" w:tplc="B9A20C48">
      <w:start w:val="1"/>
      <w:numFmt w:val="bullet"/>
      <w:lvlText w:val=""/>
      <w:lvlJc w:val="left"/>
      <w:pPr>
        <w:tabs>
          <w:tab w:val="num" w:pos="6480"/>
        </w:tabs>
        <w:ind w:left="6480" w:hanging="360"/>
      </w:pPr>
      <w:rPr>
        <w:rFonts w:ascii="Wingdings" w:hAnsi="Wingdings"/>
      </w:rPr>
    </w:lvl>
  </w:abstractNum>
  <w:abstractNum w:abstractNumId="8" w15:restartNumberingAfterBreak="0">
    <w:nsid w:val="07C23E25"/>
    <w:multiLevelType w:val="multilevel"/>
    <w:tmpl w:val="B90E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C2FE0"/>
    <w:multiLevelType w:val="hybridMultilevel"/>
    <w:tmpl w:val="A210C7EA"/>
    <w:lvl w:ilvl="0" w:tplc="F850992C">
      <w:start w:val="1"/>
      <w:numFmt w:val="decimal"/>
      <w:lvlText w:val="%1."/>
      <w:lvlJc w:val="left"/>
      <w:pPr>
        <w:ind w:left="1020" w:hanging="360"/>
      </w:pPr>
    </w:lvl>
    <w:lvl w:ilvl="1" w:tplc="9D900BC2">
      <w:start w:val="1"/>
      <w:numFmt w:val="decimal"/>
      <w:lvlText w:val="%2."/>
      <w:lvlJc w:val="left"/>
      <w:pPr>
        <w:ind w:left="1020" w:hanging="360"/>
      </w:pPr>
    </w:lvl>
    <w:lvl w:ilvl="2" w:tplc="5C523066">
      <w:start w:val="1"/>
      <w:numFmt w:val="decimal"/>
      <w:lvlText w:val="%3."/>
      <w:lvlJc w:val="left"/>
      <w:pPr>
        <w:ind w:left="1020" w:hanging="360"/>
      </w:pPr>
    </w:lvl>
    <w:lvl w:ilvl="3" w:tplc="067E55FA">
      <w:start w:val="1"/>
      <w:numFmt w:val="decimal"/>
      <w:lvlText w:val="%4."/>
      <w:lvlJc w:val="left"/>
      <w:pPr>
        <w:ind w:left="1020" w:hanging="360"/>
      </w:pPr>
    </w:lvl>
    <w:lvl w:ilvl="4" w:tplc="EA2C3A6E">
      <w:start w:val="1"/>
      <w:numFmt w:val="decimal"/>
      <w:lvlText w:val="%5."/>
      <w:lvlJc w:val="left"/>
      <w:pPr>
        <w:ind w:left="1020" w:hanging="360"/>
      </w:pPr>
    </w:lvl>
    <w:lvl w:ilvl="5" w:tplc="1160CF9E">
      <w:start w:val="1"/>
      <w:numFmt w:val="decimal"/>
      <w:lvlText w:val="%6."/>
      <w:lvlJc w:val="left"/>
      <w:pPr>
        <w:ind w:left="1020" w:hanging="360"/>
      </w:pPr>
    </w:lvl>
    <w:lvl w:ilvl="6" w:tplc="5F18898E">
      <w:start w:val="1"/>
      <w:numFmt w:val="decimal"/>
      <w:lvlText w:val="%7."/>
      <w:lvlJc w:val="left"/>
      <w:pPr>
        <w:ind w:left="1020" w:hanging="360"/>
      </w:pPr>
    </w:lvl>
    <w:lvl w:ilvl="7" w:tplc="9BB8504A">
      <w:start w:val="1"/>
      <w:numFmt w:val="decimal"/>
      <w:lvlText w:val="%8."/>
      <w:lvlJc w:val="left"/>
      <w:pPr>
        <w:ind w:left="1020" w:hanging="360"/>
      </w:pPr>
    </w:lvl>
    <w:lvl w:ilvl="8" w:tplc="7BE0CFD2">
      <w:start w:val="1"/>
      <w:numFmt w:val="decimal"/>
      <w:lvlText w:val="%9."/>
      <w:lvlJc w:val="left"/>
      <w:pPr>
        <w:ind w:left="1020" w:hanging="360"/>
      </w:pPr>
    </w:lvl>
  </w:abstractNum>
  <w:abstractNum w:abstractNumId="10" w15:restartNumberingAfterBreak="0">
    <w:nsid w:val="0B1E35AC"/>
    <w:multiLevelType w:val="hybridMultilevel"/>
    <w:tmpl w:val="676E5DFC"/>
    <w:lvl w:ilvl="0" w:tplc="1708F934">
      <w:start w:val="1"/>
      <w:numFmt w:val="decimal"/>
      <w:lvlText w:val="%1."/>
      <w:lvlJc w:val="left"/>
      <w:pPr>
        <w:ind w:left="1020" w:hanging="360"/>
      </w:pPr>
    </w:lvl>
    <w:lvl w:ilvl="1" w:tplc="EE1AF9C8">
      <w:start w:val="1"/>
      <w:numFmt w:val="decimal"/>
      <w:lvlText w:val="%2."/>
      <w:lvlJc w:val="left"/>
      <w:pPr>
        <w:ind w:left="1020" w:hanging="360"/>
      </w:pPr>
    </w:lvl>
    <w:lvl w:ilvl="2" w:tplc="FF1EE442">
      <w:start w:val="1"/>
      <w:numFmt w:val="decimal"/>
      <w:lvlText w:val="%3."/>
      <w:lvlJc w:val="left"/>
      <w:pPr>
        <w:ind w:left="1020" w:hanging="360"/>
      </w:pPr>
    </w:lvl>
    <w:lvl w:ilvl="3" w:tplc="6E18E686">
      <w:start w:val="1"/>
      <w:numFmt w:val="decimal"/>
      <w:lvlText w:val="%4."/>
      <w:lvlJc w:val="left"/>
      <w:pPr>
        <w:ind w:left="1020" w:hanging="360"/>
      </w:pPr>
    </w:lvl>
    <w:lvl w:ilvl="4" w:tplc="5ADC3F5E">
      <w:start w:val="1"/>
      <w:numFmt w:val="decimal"/>
      <w:lvlText w:val="%5."/>
      <w:lvlJc w:val="left"/>
      <w:pPr>
        <w:ind w:left="1020" w:hanging="360"/>
      </w:pPr>
    </w:lvl>
    <w:lvl w:ilvl="5" w:tplc="6A70DF7E">
      <w:start w:val="1"/>
      <w:numFmt w:val="decimal"/>
      <w:lvlText w:val="%6."/>
      <w:lvlJc w:val="left"/>
      <w:pPr>
        <w:ind w:left="1020" w:hanging="360"/>
      </w:pPr>
    </w:lvl>
    <w:lvl w:ilvl="6" w:tplc="650C0DEA">
      <w:start w:val="1"/>
      <w:numFmt w:val="decimal"/>
      <w:lvlText w:val="%7."/>
      <w:lvlJc w:val="left"/>
      <w:pPr>
        <w:ind w:left="1020" w:hanging="360"/>
      </w:pPr>
    </w:lvl>
    <w:lvl w:ilvl="7" w:tplc="1B3AFD70">
      <w:start w:val="1"/>
      <w:numFmt w:val="decimal"/>
      <w:lvlText w:val="%8."/>
      <w:lvlJc w:val="left"/>
      <w:pPr>
        <w:ind w:left="1020" w:hanging="360"/>
      </w:pPr>
    </w:lvl>
    <w:lvl w:ilvl="8" w:tplc="4438AEAA">
      <w:start w:val="1"/>
      <w:numFmt w:val="decimal"/>
      <w:lvlText w:val="%9."/>
      <w:lvlJc w:val="left"/>
      <w:pPr>
        <w:ind w:left="1020" w:hanging="360"/>
      </w:pPr>
    </w:lvl>
  </w:abstractNum>
  <w:abstractNum w:abstractNumId="11" w15:restartNumberingAfterBreak="0">
    <w:nsid w:val="0E1F6AC0"/>
    <w:multiLevelType w:val="hybridMultilevel"/>
    <w:tmpl w:val="08D4F1EC"/>
    <w:lvl w:ilvl="0" w:tplc="7E0C158C">
      <w:start w:val="1"/>
      <w:numFmt w:val="decimal"/>
      <w:lvlText w:val="%1."/>
      <w:lvlJc w:val="left"/>
      <w:pPr>
        <w:ind w:left="1020" w:hanging="360"/>
      </w:pPr>
    </w:lvl>
    <w:lvl w:ilvl="1" w:tplc="17488DB4">
      <w:start w:val="1"/>
      <w:numFmt w:val="decimal"/>
      <w:lvlText w:val="%2."/>
      <w:lvlJc w:val="left"/>
      <w:pPr>
        <w:ind w:left="1020" w:hanging="360"/>
      </w:pPr>
    </w:lvl>
    <w:lvl w:ilvl="2" w:tplc="CFCA113E">
      <w:start w:val="1"/>
      <w:numFmt w:val="decimal"/>
      <w:lvlText w:val="%3."/>
      <w:lvlJc w:val="left"/>
      <w:pPr>
        <w:ind w:left="1020" w:hanging="360"/>
      </w:pPr>
    </w:lvl>
    <w:lvl w:ilvl="3" w:tplc="DFF44A26">
      <w:start w:val="1"/>
      <w:numFmt w:val="decimal"/>
      <w:lvlText w:val="%4."/>
      <w:lvlJc w:val="left"/>
      <w:pPr>
        <w:ind w:left="1020" w:hanging="360"/>
      </w:pPr>
    </w:lvl>
    <w:lvl w:ilvl="4" w:tplc="15A839D6">
      <w:start w:val="1"/>
      <w:numFmt w:val="decimal"/>
      <w:lvlText w:val="%5."/>
      <w:lvlJc w:val="left"/>
      <w:pPr>
        <w:ind w:left="1020" w:hanging="360"/>
      </w:pPr>
    </w:lvl>
    <w:lvl w:ilvl="5" w:tplc="423442C6">
      <w:start w:val="1"/>
      <w:numFmt w:val="decimal"/>
      <w:lvlText w:val="%6."/>
      <w:lvlJc w:val="left"/>
      <w:pPr>
        <w:ind w:left="1020" w:hanging="360"/>
      </w:pPr>
    </w:lvl>
    <w:lvl w:ilvl="6" w:tplc="31501CE4">
      <w:start w:val="1"/>
      <w:numFmt w:val="decimal"/>
      <w:lvlText w:val="%7."/>
      <w:lvlJc w:val="left"/>
      <w:pPr>
        <w:ind w:left="1020" w:hanging="360"/>
      </w:pPr>
    </w:lvl>
    <w:lvl w:ilvl="7" w:tplc="A03CCC3E">
      <w:start w:val="1"/>
      <w:numFmt w:val="decimal"/>
      <w:lvlText w:val="%8."/>
      <w:lvlJc w:val="left"/>
      <w:pPr>
        <w:ind w:left="1020" w:hanging="360"/>
      </w:pPr>
    </w:lvl>
    <w:lvl w:ilvl="8" w:tplc="E72052C2">
      <w:start w:val="1"/>
      <w:numFmt w:val="decimal"/>
      <w:lvlText w:val="%9."/>
      <w:lvlJc w:val="left"/>
      <w:pPr>
        <w:ind w:left="1020" w:hanging="360"/>
      </w:pPr>
    </w:lvl>
  </w:abstractNum>
  <w:abstractNum w:abstractNumId="12" w15:restartNumberingAfterBreak="0">
    <w:nsid w:val="0E337159"/>
    <w:multiLevelType w:val="hybridMultilevel"/>
    <w:tmpl w:val="6FDEF678"/>
    <w:lvl w:ilvl="0" w:tplc="43765F22">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6200F21"/>
    <w:multiLevelType w:val="hybridMultilevel"/>
    <w:tmpl w:val="396E9D30"/>
    <w:lvl w:ilvl="0" w:tplc="BC605514">
      <w:start w:val="1"/>
      <w:numFmt w:val="decimal"/>
      <w:lvlText w:val="%1."/>
      <w:lvlJc w:val="left"/>
      <w:pPr>
        <w:ind w:left="1020" w:hanging="360"/>
      </w:pPr>
    </w:lvl>
    <w:lvl w:ilvl="1" w:tplc="4E5472F2">
      <w:start w:val="1"/>
      <w:numFmt w:val="decimal"/>
      <w:lvlText w:val="%2."/>
      <w:lvlJc w:val="left"/>
      <w:pPr>
        <w:ind w:left="1020" w:hanging="360"/>
      </w:pPr>
    </w:lvl>
    <w:lvl w:ilvl="2" w:tplc="3A6CAFBC">
      <w:start w:val="1"/>
      <w:numFmt w:val="decimal"/>
      <w:lvlText w:val="%3."/>
      <w:lvlJc w:val="left"/>
      <w:pPr>
        <w:ind w:left="1020" w:hanging="360"/>
      </w:pPr>
    </w:lvl>
    <w:lvl w:ilvl="3" w:tplc="524A6888">
      <w:start w:val="1"/>
      <w:numFmt w:val="decimal"/>
      <w:lvlText w:val="%4."/>
      <w:lvlJc w:val="left"/>
      <w:pPr>
        <w:ind w:left="1020" w:hanging="360"/>
      </w:pPr>
    </w:lvl>
    <w:lvl w:ilvl="4" w:tplc="9E56F334">
      <w:start w:val="1"/>
      <w:numFmt w:val="decimal"/>
      <w:lvlText w:val="%5."/>
      <w:lvlJc w:val="left"/>
      <w:pPr>
        <w:ind w:left="1020" w:hanging="360"/>
      </w:pPr>
    </w:lvl>
    <w:lvl w:ilvl="5" w:tplc="B5787078">
      <w:start w:val="1"/>
      <w:numFmt w:val="decimal"/>
      <w:lvlText w:val="%6."/>
      <w:lvlJc w:val="left"/>
      <w:pPr>
        <w:ind w:left="1020" w:hanging="360"/>
      </w:pPr>
    </w:lvl>
    <w:lvl w:ilvl="6" w:tplc="313ADC74">
      <w:start w:val="1"/>
      <w:numFmt w:val="decimal"/>
      <w:lvlText w:val="%7."/>
      <w:lvlJc w:val="left"/>
      <w:pPr>
        <w:ind w:left="1020" w:hanging="360"/>
      </w:pPr>
    </w:lvl>
    <w:lvl w:ilvl="7" w:tplc="E03E5868">
      <w:start w:val="1"/>
      <w:numFmt w:val="decimal"/>
      <w:lvlText w:val="%8."/>
      <w:lvlJc w:val="left"/>
      <w:pPr>
        <w:ind w:left="1020" w:hanging="360"/>
      </w:pPr>
    </w:lvl>
    <w:lvl w:ilvl="8" w:tplc="E81E89FC">
      <w:start w:val="1"/>
      <w:numFmt w:val="decimal"/>
      <w:lvlText w:val="%9."/>
      <w:lvlJc w:val="left"/>
      <w:pPr>
        <w:ind w:left="1020" w:hanging="360"/>
      </w:pPr>
    </w:lvl>
  </w:abstractNum>
  <w:abstractNum w:abstractNumId="14" w15:restartNumberingAfterBreak="0">
    <w:nsid w:val="18A65FC5"/>
    <w:multiLevelType w:val="hybridMultilevel"/>
    <w:tmpl w:val="C3F2A698"/>
    <w:lvl w:ilvl="0" w:tplc="C7F0BBEE">
      <w:start w:val="1"/>
      <w:numFmt w:val="decimal"/>
      <w:lvlText w:val="%1."/>
      <w:lvlJc w:val="left"/>
      <w:pPr>
        <w:ind w:left="1020" w:hanging="360"/>
      </w:pPr>
    </w:lvl>
    <w:lvl w:ilvl="1" w:tplc="41DC0480">
      <w:start w:val="1"/>
      <w:numFmt w:val="decimal"/>
      <w:lvlText w:val="%2."/>
      <w:lvlJc w:val="left"/>
      <w:pPr>
        <w:ind w:left="1020" w:hanging="360"/>
      </w:pPr>
    </w:lvl>
    <w:lvl w:ilvl="2" w:tplc="FF9823BE">
      <w:start w:val="1"/>
      <w:numFmt w:val="decimal"/>
      <w:lvlText w:val="%3."/>
      <w:lvlJc w:val="left"/>
      <w:pPr>
        <w:ind w:left="1020" w:hanging="360"/>
      </w:pPr>
    </w:lvl>
    <w:lvl w:ilvl="3" w:tplc="89B447AE">
      <w:start w:val="1"/>
      <w:numFmt w:val="decimal"/>
      <w:lvlText w:val="%4."/>
      <w:lvlJc w:val="left"/>
      <w:pPr>
        <w:ind w:left="1020" w:hanging="360"/>
      </w:pPr>
    </w:lvl>
    <w:lvl w:ilvl="4" w:tplc="658ABC8C">
      <w:start w:val="1"/>
      <w:numFmt w:val="decimal"/>
      <w:lvlText w:val="%5."/>
      <w:lvlJc w:val="left"/>
      <w:pPr>
        <w:ind w:left="1020" w:hanging="360"/>
      </w:pPr>
    </w:lvl>
    <w:lvl w:ilvl="5" w:tplc="BABAEBF0">
      <w:start w:val="1"/>
      <w:numFmt w:val="decimal"/>
      <w:lvlText w:val="%6."/>
      <w:lvlJc w:val="left"/>
      <w:pPr>
        <w:ind w:left="1020" w:hanging="360"/>
      </w:pPr>
    </w:lvl>
    <w:lvl w:ilvl="6" w:tplc="F47A7A6A">
      <w:start w:val="1"/>
      <w:numFmt w:val="decimal"/>
      <w:lvlText w:val="%7."/>
      <w:lvlJc w:val="left"/>
      <w:pPr>
        <w:ind w:left="1020" w:hanging="360"/>
      </w:pPr>
    </w:lvl>
    <w:lvl w:ilvl="7" w:tplc="91BEB052">
      <w:start w:val="1"/>
      <w:numFmt w:val="decimal"/>
      <w:lvlText w:val="%8."/>
      <w:lvlJc w:val="left"/>
      <w:pPr>
        <w:ind w:left="1020" w:hanging="360"/>
      </w:pPr>
    </w:lvl>
    <w:lvl w:ilvl="8" w:tplc="B966168E">
      <w:start w:val="1"/>
      <w:numFmt w:val="decimal"/>
      <w:lvlText w:val="%9."/>
      <w:lvlJc w:val="left"/>
      <w:pPr>
        <w:ind w:left="1020" w:hanging="360"/>
      </w:pPr>
    </w:lvl>
  </w:abstractNum>
  <w:abstractNum w:abstractNumId="15" w15:restartNumberingAfterBreak="0">
    <w:nsid w:val="1E4F7F5C"/>
    <w:multiLevelType w:val="hybridMultilevel"/>
    <w:tmpl w:val="054A56E4"/>
    <w:lvl w:ilvl="0" w:tplc="43765F2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C91B3C"/>
    <w:multiLevelType w:val="hybridMultilevel"/>
    <w:tmpl w:val="1DCA4554"/>
    <w:lvl w:ilvl="0" w:tplc="F8D8020C">
      <w:start w:val="1"/>
      <w:numFmt w:val="decimal"/>
      <w:lvlText w:val="%1."/>
      <w:lvlJc w:val="left"/>
      <w:pPr>
        <w:ind w:left="1020" w:hanging="360"/>
      </w:pPr>
    </w:lvl>
    <w:lvl w:ilvl="1" w:tplc="EA3456F8">
      <w:start w:val="1"/>
      <w:numFmt w:val="decimal"/>
      <w:lvlText w:val="%2."/>
      <w:lvlJc w:val="left"/>
      <w:pPr>
        <w:ind w:left="1020" w:hanging="360"/>
      </w:pPr>
    </w:lvl>
    <w:lvl w:ilvl="2" w:tplc="C62C1512">
      <w:start w:val="1"/>
      <w:numFmt w:val="decimal"/>
      <w:lvlText w:val="%3."/>
      <w:lvlJc w:val="left"/>
      <w:pPr>
        <w:ind w:left="1020" w:hanging="360"/>
      </w:pPr>
    </w:lvl>
    <w:lvl w:ilvl="3" w:tplc="BECE6436">
      <w:start w:val="1"/>
      <w:numFmt w:val="decimal"/>
      <w:lvlText w:val="%4."/>
      <w:lvlJc w:val="left"/>
      <w:pPr>
        <w:ind w:left="1020" w:hanging="360"/>
      </w:pPr>
    </w:lvl>
    <w:lvl w:ilvl="4" w:tplc="06B48BFC">
      <w:start w:val="1"/>
      <w:numFmt w:val="decimal"/>
      <w:lvlText w:val="%5."/>
      <w:lvlJc w:val="left"/>
      <w:pPr>
        <w:ind w:left="1020" w:hanging="360"/>
      </w:pPr>
    </w:lvl>
    <w:lvl w:ilvl="5" w:tplc="B9F8D7F4">
      <w:start w:val="1"/>
      <w:numFmt w:val="decimal"/>
      <w:lvlText w:val="%6."/>
      <w:lvlJc w:val="left"/>
      <w:pPr>
        <w:ind w:left="1020" w:hanging="360"/>
      </w:pPr>
    </w:lvl>
    <w:lvl w:ilvl="6" w:tplc="469065AA">
      <w:start w:val="1"/>
      <w:numFmt w:val="decimal"/>
      <w:lvlText w:val="%7."/>
      <w:lvlJc w:val="left"/>
      <w:pPr>
        <w:ind w:left="1020" w:hanging="360"/>
      </w:pPr>
    </w:lvl>
    <w:lvl w:ilvl="7" w:tplc="90DA8340">
      <w:start w:val="1"/>
      <w:numFmt w:val="decimal"/>
      <w:lvlText w:val="%8."/>
      <w:lvlJc w:val="left"/>
      <w:pPr>
        <w:ind w:left="1020" w:hanging="360"/>
      </w:pPr>
    </w:lvl>
    <w:lvl w:ilvl="8" w:tplc="B91E4B0C">
      <w:start w:val="1"/>
      <w:numFmt w:val="decimal"/>
      <w:lvlText w:val="%9."/>
      <w:lvlJc w:val="left"/>
      <w:pPr>
        <w:ind w:left="1020" w:hanging="360"/>
      </w:pPr>
    </w:lvl>
  </w:abstractNum>
  <w:abstractNum w:abstractNumId="17" w15:restartNumberingAfterBreak="0">
    <w:nsid w:val="22125764"/>
    <w:multiLevelType w:val="hybridMultilevel"/>
    <w:tmpl w:val="E49A72FC"/>
    <w:lvl w:ilvl="0" w:tplc="B17EAEFE">
      <w:start w:val="1"/>
      <w:numFmt w:val="decimal"/>
      <w:lvlText w:val="%1."/>
      <w:lvlJc w:val="left"/>
      <w:pPr>
        <w:ind w:left="1020" w:hanging="360"/>
      </w:pPr>
    </w:lvl>
    <w:lvl w:ilvl="1" w:tplc="D2EA192A">
      <w:start w:val="1"/>
      <w:numFmt w:val="decimal"/>
      <w:lvlText w:val="%2."/>
      <w:lvlJc w:val="left"/>
      <w:pPr>
        <w:ind w:left="1020" w:hanging="360"/>
      </w:pPr>
    </w:lvl>
    <w:lvl w:ilvl="2" w:tplc="B90A3764">
      <w:start w:val="1"/>
      <w:numFmt w:val="decimal"/>
      <w:lvlText w:val="%3."/>
      <w:lvlJc w:val="left"/>
      <w:pPr>
        <w:ind w:left="1020" w:hanging="360"/>
      </w:pPr>
    </w:lvl>
    <w:lvl w:ilvl="3" w:tplc="62C234D4">
      <w:start w:val="1"/>
      <w:numFmt w:val="decimal"/>
      <w:lvlText w:val="%4."/>
      <w:lvlJc w:val="left"/>
      <w:pPr>
        <w:ind w:left="1020" w:hanging="360"/>
      </w:pPr>
    </w:lvl>
    <w:lvl w:ilvl="4" w:tplc="FB628D64">
      <w:start w:val="1"/>
      <w:numFmt w:val="decimal"/>
      <w:lvlText w:val="%5."/>
      <w:lvlJc w:val="left"/>
      <w:pPr>
        <w:ind w:left="1020" w:hanging="360"/>
      </w:pPr>
    </w:lvl>
    <w:lvl w:ilvl="5" w:tplc="CB143A42">
      <w:start w:val="1"/>
      <w:numFmt w:val="decimal"/>
      <w:lvlText w:val="%6."/>
      <w:lvlJc w:val="left"/>
      <w:pPr>
        <w:ind w:left="1020" w:hanging="360"/>
      </w:pPr>
    </w:lvl>
    <w:lvl w:ilvl="6" w:tplc="8698F400">
      <w:start w:val="1"/>
      <w:numFmt w:val="decimal"/>
      <w:lvlText w:val="%7."/>
      <w:lvlJc w:val="left"/>
      <w:pPr>
        <w:ind w:left="1020" w:hanging="360"/>
      </w:pPr>
    </w:lvl>
    <w:lvl w:ilvl="7" w:tplc="67B89CDC">
      <w:start w:val="1"/>
      <w:numFmt w:val="decimal"/>
      <w:lvlText w:val="%8."/>
      <w:lvlJc w:val="left"/>
      <w:pPr>
        <w:ind w:left="1020" w:hanging="360"/>
      </w:pPr>
    </w:lvl>
    <w:lvl w:ilvl="8" w:tplc="312A88C6">
      <w:start w:val="1"/>
      <w:numFmt w:val="decimal"/>
      <w:lvlText w:val="%9."/>
      <w:lvlJc w:val="left"/>
      <w:pPr>
        <w:ind w:left="1020" w:hanging="360"/>
      </w:pPr>
    </w:lvl>
  </w:abstractNum>
  <w:abstractNum w:abstractNumId="18" w15:restartNumberingAfterBreak="0">
    <w:nsid w:val="22902C95"/>
    <w:multiLevelType w:val="multilevel"/>
    <w:tmpl w:val="38C2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C6C75"/>
    <w:multiLevelType w:val="hybridMultilevel"/>
    <w:tmpl w:val="034CF114"/>
    <w:lvl w:ilvl="0" w:tplc="43765F2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1B64F5E"/>
    <w:multiLevelType w:val="multilevel"/>
    <w:tmpl w:val="0542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2661D"/>
    <w:multiLevelType w:val="hybridMultilevel"/>
    <w:tmpl w:val="35820C68"/>
    <w:lvl w:ilvl="0" w:tplc="419EAB90">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0B7AA6"/>
    <w:multiLevelType w:val="hybridMultilevel"/>
    <w:tmpl w:val="1340BF58"/>
    <w:lvl w:ilvl="0" w:tplc="43765F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377EA0"/>
    <w:multiLevelType w:val="hybridMultilevel"/>
    <w:tmpl w:val="0944F81C"/>
    <w:lvl w:ilvl="0" w:tplc="CF904CA8">
      <w:start w:val="1"/>
      <w:numFmt w:val="decimal"/>
      <w:lvlText w:val="%1."/>
      <w:lvlJc w:val="left"/>
      <w:pPr>
        <w:ind w:left="1020" w:hanging="360"/>
      </w:pPr>
    </w:lvl>
    <w:lvl w:ilvl="1" w:tplc="18667288">
      <w:start w:val="1"/>
      <w:numFmt w:val="decimal"/>
      <w:lvlText w:val="%2."/>
      <w:lvlJc w:val="left"/>
      <w:pPr>
        <w:ind w:left="1020" w:hanging="360"/>
      </w:pPr>
    </w:lvl>
    <w:lvl w:ilvl="2" w:tplc="2A6CC456">
      <w:start w:val="1"/>
      <w:numFmt w:val="decimal"/>
      <w:lvlText w:val="%3."/>
      <w:lvlJc w:val="left"/>
      <w:pPr>
        <w:ind w:left="1020" w:hanging="360"/>
      </w:pPr>
    </w:lvl>
    <w:lvl w:ilvl="3" w:tplc="8A8E0694">
      <w:start w:val="1"/>
      <w:numFmt w:val="decimal"/>
      <w:lvlText w:val="%4."/>
      <w:lvlJc w:val="left"/>
      <w:pPr>
        <w:ind w:left="1020" w:hanging="360"/>
      </w:pPr>
    </w:lvl>
    <w:lvl w:ilvl="4" w:tplc="CB6474A6">
      <w:start w:val="1"/>
      <w:numFmt w:val="decimal"/>
      <w:lvlText w:val="%5."/>
      <w:lvlJc w:val="left"/>
      <w:pPr>
        <w:ind w:left="1020" w:hanging="360"/>
      </w:pPr>
    </w:lvl>
    <w:lvl w:ilvl="5" w:tplc="634234DC">
      <w:start w:val="1"/>
      <w:numFmt w:val="decimal"/>
      <w:lvlText w:val="%6."/>
      <w:lvlJc w:val="left"/>
      <w:pPr>
        <w:ind w:left="1020" w:hanging="360"/>
      </w:pPr>
    </w:lvl>
    <w:lvl w:ilvl="6" w:tplc="2B385540">
      <w:start w:val="1"/>
      <w:numFmt w:val="decimal"/>
      <w:lvlText w:val="%7."/>
      <w:lvlJc w:val="left"/>
      <w:pPr>
        <w:ind w:left="1020" w:hanging="360"/>
      </w:pPr>
    </w:lvl>
    <w:lvl w:ilvl="7" w:tplc="06C2BE0E">
      <w:start w:val="1"/>
      <w:numFmt w:val="decimal"/>
      <w:lvlText w:val="%8."/>
      <w:lvlJc w:val="left"/>
      <w:pPr>
        <w:ind w:left="1020" w:hanging="360"/>
      </w:pPr>
    </w:lvl>
    <w:lvl w:ilvl="8" w:tplc="999C6A7C">
      <w:start w:val="1"/>
      <w:numFmt w:val="decimal"/>
      <w:lvlText w:val="%9."/>
      <w:lvlJc w:val="left"/>
      <w:pPr>
        <w:ind w:left="1020" w:hanging="360"/>
      </w:pPr>
    </w:lvl>
  </w:abstractNum>
  <w:abstractNum w:abstractNumId="24" w15:restartNumberingAfterBreak="0">
    <w:nsid w:val="3A4C3373"/>
    <w:multiLevelType w:val="hybridMultilevel"/>
    <w:tmpl w:val="F43C549E"/>
    <w:lvl w:ilvl="0" w:tplc="A2E24D2E">
      <w:start w:val="1"/>
      <w:numFmt w:val="decimal"/>
      <w:lvlText w:val="%1."/>
      <w:lvlJc w:val="left"/>
      <w:pPr>
        <w:ind w:left="1020" w:hanging="360"/>
      </w:pPr>
    </w:lvl>
    <w:lvl w:ilvl="1" w:tplc="35404C88">
      <w:start w:val="1"/>
      <w:numFmt w:val="decimal"/>
      <w:lvlText w:val="%2."/>
      <w:lvlJc w:val="left"/>
      <w:pPr>
        <w:ind w:left="1020" w:hanging="360"/>
      </w:pPr>
    </w:lvl>
    <w:lvl w:ilvl="2" w:tplc="7CB259C2">
      <w:start w:val="1"/>
      <w:numFmt w:val="decimal"/>
      <w:lvlText w:val="%3."/>
      <w:lvlJc w:val="left"/>
      <w:pPr>
        <w:ind w:left="1020" w:hanging="360"/>
      </w:pPr>
    </w:lvl>
    <w:lvl w:ilvl="3" w:tplc="DD64CBB4">
      <w:start w:val="1"/>
      <w:numFmt w:val="decimal"/>
      <w:lvlText w:val="%4."/>
      <w:lvlJc w:val="left"/>
      <w:pPr>
        <w:ind w:left="1020" w:hanging="360"/>
      </w:pPr>
    </w:lvl>
    <w:lvl w:ilvl="4" w:tplc="58261A30">
      <w:start w:val="1"/>
      <w:numFmt w:val="decimal"/>
      <w:lvlText w:val="%5."/>
      <w:lvlJc w:val="left"/>
      <w:pPr>
        <w:ind w:left="1020" w:hanging="360"/>
      </w:pPr>
    </w:lvl>
    <w:lvl w:ilvl="5" w:tplc="21BC943A">
      <w:start w:val="1"/>
      <w:numFmt w:val="decimal"/>
      <w:lvlText w:val="%6."/>
      <w:lvlJc w:val="left"/>
      <w:pPr>
        <w:ind w:left="1020" w:hanging="360"/>
      </w:pPr>
    </w:lvl>
    <w:lvl w:ilvl="6" w:tplc="0B32E4EC">
      <w:start w:val="1"/>
      <w:numFmt w:val="decimal"/>
      <w:lvlText w:val="%7."/>
      <w:lvlJc w:val="left"/>
      <w:pPr>
        <w:ind w:left="1020" w:hanging="360"/>
      </w:pPr>
    </w:lvl>
    <w:lvl w:ilvl="7" w:tplc="F0F2082A">
      <w:start w:val="1"/>
      <w:numFmt w:val="decimal"/>
      <w:lvlText w:val="%8."/>
      <w:lvlJc w:val="left"/>
      <w:pPr>
        <w:ind w:left="1020" w:hanging="360"/>
      </w:pPr>
    </w:lvl>
    <w:lvl w:ilvl="8" w:tplc="91D08078">
      <w:start w:val="1"/>
      <w:numFmt w:val="decimal"/>
      <w:lvlText w:val="%9."/>
      <w:lvlJc w:val="left"/>
      <w:pPr>
        <w:ind w:left="1020" w:hanging="360"/>
      </w:pPr>
    </w:lvl>
  </w:abstractNum>
  <w:abstractNum w:abstractNumId="25" w15:restartNumberingAfterBreak="0">
    <w:nsid w:val="3BAE307F"/>
    <w:multiLevelType w:val="hybridMultilevel"/>
    <w:tmpl w:val="85DE11DA"/>
    <w:lvl w:ilvl="0" w:tplc="13AE3ABA">
      <w:start w:val="1"/>
      <w:numFmt w:val="decimal"/>
      <w:lvlText w:val="%1."/>
      <w:lvlJc w:val="left"/>
      <w:pPr>
        <w:ind w:left="1020" w:hanging="360"/>
      </w:pPr>
    </w:lvl>
    <w:lvl w:ilvl="1" w:tplc="647C7E82">
      <w:start w:val="1"/>
      <w:numFmt w:val="decimal"/>
      <w:lvlText w:val="%2."/>
      <w:lvlJc w:val="left"/>
      <w:pPr>
        <w:ind w:left="1020" w:hanging="360"/>
      </w:pPr>
    </w:lvl>
    <w:lvl w:ilvl="2" w:tplc="ACA6FEEA">
      <w:start w:val="1"/>
      <w:numFmt w:val="decimal"/>
      <w:lvlText w:val="%3."/>
      <w:lvlJc w:val="left"/>
      <w:pPr>
        <w:ind w:left="1020" w:hanging="360"/>
      </w:pPr>
    </w:lvl>
    <w:lvl w:ilvl="3" w:tplc="F6E2C93A">
      <w:start w:val="1"/>
      <w:numFmt w:val="decimal"/>
      <w:lvlText w:val="%4."/>
      <w:lvlJc w:val="left"/>
      <w:pPr>
        <w:ind w:left="1020" w:hanging="360"/>
      </w:pPr>
    </w:lvl>
    <w:lvl w:ilvl="4" w:tplc="4E569900">
      <w:start w:val="1"/>
      <w:numFmt w:val="decimal"/>
      <w:lvlText w:val="%5."/>
      <w:lvlJc w:val="left"/>
      <w:pPr>
        <w:ind w:left="1020" w:hanging="360"/>
      </w:pPr>
    </w:lvl>
    <w:lvl w:ilvl="5" w:tplc="1B3C4A1A">
      <w:start w:val="1"/>
      <w:numFmt w:val="decimal"/>
      <w:lvlText w:val="%6."/>
      <w:lvlJc w:val="left"/>
      <w:pPr>
        <w:ind w:left="1020" w:hanging="360"/>
      </w:pPr>
    </w:lvl>
    <w:lvl w:ilvl="6" w:tplc="355434DE">
      <w:start w:val="1"/>
      <w:numFmt w:val="decimal"/>
      <w:lvlText w:val="%7."/>
      <w:lvlJc w:val="left"/>
      <w:pPr>
        <w:ind w:left="1020" w:hanging="360"/>
      </w:pPr>
    </w:lvl>
    <w:lvl w:ilvl="7" w:tplc="B4EC3CCA">
      <w:start w:val="1"/>
      <w:numFmt w:val="decimal"/>
      <w:lvlText w:val="%8."/>
      <w:lvlJc w:val="left"/>
      <w:pPr>
        <w:ind w:left="1020" w:hanging="360"/>
      </w:pPr>
    </w:lvl>
    <w:lvl w:ilvl="8" w:tplc="9A96146C">
      <w:start w:val="1"/>
      <w:numFmt w:val="decimal"/>
      <w:lvlText w:val="%9."/>
      <w:lvlJc w:val="left"/>
      <w:pPr>
        <w:ind w:left="1020" w:hanging="360"/>
      </w:pPr>
    </w:lvl>
  </w:abstractNum>
  <w:abstractNum w:abstractNumId="26" w15:restartNumberingAfterBreak="0">
    <w:nsid w:val="3DD02434"/>
    <w:multiLevelType w:val="hybridMultilevel"/>
    <w:tmpl w:val="20AA6560"/>
    <w:lvl w:ilvl="0" w:tplc="9E42BF6C">
      <w:start w:val="1"/>
      <w:numFmt w:val="decimal"/>
      <w:lvlText w:val="%1."/>
      <w:lvlJc w:val="left"/>
      <w:pPr>
        <w:ind w:left="1020" w:hanging="360"/>
      </w:pPr>
    </w:lvl>
    <w:lvl w:ilvl="1" w:tplc="2A2E7332">
      <w:start w:val="1"/>
      <w:numFmt w:val="decimal"/>
      <w:lvlText w:val="%2."/>
      <w:lvlJc w:val="left"/>
      <w:pPr>
        <w:ind w:left="1020" w:hanging="360"/>
      </w:pPr>
    </w:lvl>
    <w:lvl w:ilvl="2" w:tplc="AABEE96C">
      <w:start w:val="1"/>
      <w:numFmt w:val="decimal"/>
      <w:lvlText w:val="%3."/>
      <w:lvlJc w:val="left"/>
      <w:pPr>
        <w:ind w:left="1020" w:hanging="360"/>
      </w:pPr>
    </w:lvl>
    <w:lvl w:ilvl="3" w:tplc="898AD936">
      <w:start w:val="1"/>
      <w:numFmt w:val="decimal"/>
      <w:lvlText w:val="%4."/>
      <w:lvlJc w:val="left"/>
      <w:pPr>
        <w:ind w:left="1020" w:hanging="360"/>
      </w:pPr>
    </w:lvl>
    <w:lvl w:ilvl="4" w:tplc="82D46430">
      <w:start w:val="1"/>
      <w:numFmt w:val="decimal"/>
      <w:lvlText w:val="%5."/>
      <w:lvlJc w:val="left"/>
      <w:pPr>
        <w:ind w:left="1020" w:hanging="360"/>
      </w:pPr>
    </w:lvl>
    <w:lvl w:ilvl="5" w:tplc="E0C0DABA">
      <w:start w:val="1"/>
      <w:numFmt w:val="decimal"/>
      <w:lvlText w:val="%6."/>
      <w:lvlJc w:val="left"/>
      <w:pPr>
        <w:ind w:left="1020" w:hanging="360"/>
      </w:pPr>
    </w:lvl>
    <w:lvl w:ilvl="6" w:tplc="B8485810">
      <w:start w:val="1"/>
      <w:numFmt w:val="decimal"/>
      <w:lvlText w:val="%7."/>
      <w:lvlJc w:val="left"/>
      <w:pPr>
        <w:ind w:left="1020" w:hanging="360"/>
      </w:pPr>
    </w:lvl>
    <w:lvl w:ilvl="7" w:tplc="B9A0AEA6">
      <w:start w:val="1"/>
      <w:numFmt w:val="decimal"/>
      <w:lvlText w:val="%8."/>
      <w:lvlJc w:val="left"/>
      <w:pPr>
        <w:ind w:left="1020" w:hanging="360"/>
      </w:pPr>
    </w:lvl>
    <w:lvl w:ilvl="8" w:tplc="95CC60B8">
      <w:start w:val="1"/>
      <w:numFmt w:val="decimal"/>
      <w:lvlText w:val="%9."/>
      <w:lvlJc w:val="left"/>
      <w:pPr>
        <w:ind w:left="1020" w:hanging="360"/>
      </w:pPr>
    </w:lvl>
  </w:abstractNum>
  <w:abstractNum w:abstractNumId="27" w15:restartNumberingAfterBreak="0">
    <w:nsid w:val="428B0B5C"/>
    <w:multiLevelType w:val="hybridMultilevel"/>
    <w:tmpl w:val="F0A44CDE"/>
    <w:lvl w:ilvl="0" w:tplc="584CE742">
      <w:start w:val="1"/>
      <w:numFmt w:val="decimal"/>
      <w:lvlText w:val="%1."/>
      <w:lvlJc w:val="left"/>
      <w:pPr>
        <w:ind w:left="1020" w:hanging="360"/>
      </w:pPr>
    </w:lvl>
    <w:lvl w:ilvl="1" w:tplc="5884530A">
      <w:start w:val="1"/>
      <w:numFmt w:val="decimal"/>
      <w:lvlText w:val="%2."/>
      <w:lvlJc w:val="left"/>
      <w:pPr>
        <w:ind w:left="1020" w:hanging="360"/>
      </w:pPr>
    </w:lvl>
    <w:lvl w:ilvl="2" w:tplc="344CAB7E">
      <w:start w:val="1"/>
      <w:numFmt w:val="decimal"/>
      <w:lvlText w:val="%3."/>
      <w:lvlJc w:val="left"/>
      <w:pPr>
        <w:ind w:left="1020" w:hanging="360"/>
      </w:pPr>
    </w:lvl>
    <w:lvl w:ilvl="3" w:tplc="83C6C99C">
      <w:start w:val="1"/>
      <w:numFmt w:val="decimal"/>
      <w:lvlText w:val="%4."/>
      <w:lvlJc w:val="left"/>
      <w:pPr>
        <w:ind w:left="1020" w:hanging="360"/>
      </w:pPr>
    </w:lvl>
    <w:lvl w:ilvl="4" w:tplc="E4E6E58C">
      <w:start w:val="1"/>
      <w:numFmt w:val="decimal"/>
      <w:lvlText w:val="%5."/>
      <w:lvlJc w:val="left"/>
      <w:pPr>
        <w:ind w:left="1020" w:hanging="360"/>
      </w:pPr>
    </w:lvl>
    <w:lvl w:ilvl="5" w:tplc="A8E28ACA">
      <w:start w:val="1"/>
      <w:numFmt w:val="decimal"/>
      <w:lvlText w:val="%6."/>
      <w:lvlJc w:val="left"/>
      <w:pPr>
        <w:ind w:left="1020" w:hanging="360"/>
      </w:pPr>
    </w:lvl>
    <w:lvl w:ilvl="6" w:tplc="ED429AFE">
      <w:start w:val="1"/>
      <w:numFmt w:val="decimal"/>
      <w:lvlText w:val="%7."/>
      <w:lvlJc w:val="left"/>
      <w:pPr>
        <w:ind w:left="1020" w:hanging="360"/>
      </w:pPr>
    </w:lvl>
    <w:lvl w:ilvl="7" w:tplc="72D6DEAA">
      <w:start w:val="1"/>
      <w:numFmt w:val="decimal"/>
      <w:lvlText w:val="%8."/>
      <w:lvlJc w:val="left"/>
      <w:pPr>
        <w:ind w:left="1020" w:hanging="360"/>
      </w:pPr>
    </w:lvl>
    <w:lvl w:ilvl="8" w:tplc="B456E32A">
      <w:start w:val="1"/>
      <w:numFmt w:val="decimal"/>
      <w:lvlText w:val="%9."/>
      <w:lvlJc w:val="left"/>
      <w:pPr>
        <w:ind w:left="1020" w:hanging="360"/>
      </w:pPr>
    </w:lvl>
  </w:abstractNum>
  <w:abstractNum w:abstractNumId="28" w15:restartNumberingAfterBreak="0">
    <w:nsid w:val="43914991"/>
    <w:multiLevelType w:val="hybridMultilevel"/>
    <w:tmpl w:val="2C369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A55EC5"/>
    <w:multiLevelType w:val="hybridMultilevel"/>
    <w:tmpl w:val="D96A3822"/>
    <w:lvl w:ilvl="0" w:tplc="43765F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6063A8"/>
    <w:multiLevelType w:val="hybridMultilevel"/>
    <w:tmpl w:val="C5921C34"/>
    <w:lvl w:ilvl="0" w:tplc="68CE46DE">
      <w:start w:val="1"/>
      <w:numFmt w:val="bullet"/>
      <w:lvlText w:val=""/>
      <w:lvlJc w:val="left"/>
      <w:pPr>
        <w:ind w:left="720" w:hanging="360"/>
      </w:pPr>
      <w:rPr>
        <w:rFonts w:ascii="Symbol" w:hAnsi="Symbol"/>
      </w:rPr>
    </w:lvl>
    <w:lvl w:ilvl="1" w:tplc="3FCC0238">
      <w:start w:val="1"/>
      <w:numFmt w:val="bullet"/>
      <w:lvlText w:val=""/>
      <w:lvlJc w:val="left"/>
      <w:pPr>
        <w:ind w:left="720" w:hanging="360"/>
      </w:pPr>
      <w:rPr>
        <w:rFonts w:ascii="Symbol" w:hAnsi="Symbol"/>
      </w:rPr>
    </w:lvl>
    <w:lvl w:ilvl="2" w:tplc="7A163C22">
      <w:start w:val="1"/>
      <w:numFmt w:val="bullet"/>
      <w:lvlText w:val=""/>
      <w:lvlJc w:val="left"/>
      <w:pPr>
        <w:ind w:left="720" w:hanging="360"/>
      </w:pPr>
      <w:rPr>
        <w:rFonts w:ascii="Symbol" w:hAnsi="Symbol"/>
      </w:rPr>
    </w:lvl>
    <w:lvl w:ilvl="3" w:tplc="6B283AF4">
      <w:start w:val="1"/>
      <w:numFmt w:val="bullet"/>
      <w:lvlText w:val=""/>
      <w:lvlJc w:val="left"/>
      <w:pPr>
        <w:ind w:left="720" w:hanging="360"/>
      </w:pPr>
      <w:rPr>
        <w:rFonts w:ascii="Symbol" w:hAnsi="Symbol"/>
      </w:rPr>
    </w:lvl>
    <w:lvl w:ilvl="4" w:tplc="FB00EDDC">
      <w:start w:val="1"/>
      <w:numFmt w:val="bullet"/>
      <w:lvlText w:val=""/>
      <w:lvlJc w:val="left"/>
      <w:pPr>
        <w:ind w:left="720" w:hanging="360"/>
      </w:pPr>
      <w:rPr>
        <w:rFonts w:ascii="Symbol" w:hAnsi="Symbol"/>
      </w:rPr>
    </w:lvl>
    <w:lvl w:ilvl="5" w:tplc="97563824">
      <w:start w:val="1"/>
      <w:numFmt w:val="bullet"/>
      <w:lvlText w:val=""/>
      <w:lvlJc w:val="left"/>
      <w:pPr>
        <w:ind w:left="720" w:hanging="360"/>
      </w:pPr>
      <w:rPr>
        <w:rFonts w:ascii="Symbol" w:hAnsi="Symbol"/>
      </w:rPr>
    </w:lvl>
    <w:lvl w:ilvl="6" w:tplc="0E80B8CE">
      <w:start w:val="1"/>
      <w:numFmt w:val="bullet"/>
      <w:lvlText w:val=""/>
      <w:lvlJc w:val="left"/>
      <w:pPr>
        <w:ind w:left="720" w:hanging="360"/>
      </w:pPr>
      <w:rPr>
        <w:rFonts w:ascii="Symbol" w:hAnsi="Symbol"/>
      </w:rPr>
    </w:lvl>
    <w:lvl w:ilvl="7" w:tplc="3C2CF692">
      <w:start w:val="1"/>
      <w:numFmt w:val="bullet"/>
      <w:lvlText w:val=""/>
      <w:lvlJc w:val="left"/>
      <w:pPr>
        <w:ind w:left="720" w:hanging="360"/>
      </w:pPr>
      <w:rPr>
        <w:rFonts w:ascii="Symbol" w:hAnsi="Symbol"/>
      </w:rPr>
    </w:lvl>
    <w:lvl w:ilvl="8" w:tplc="040CA1D8">
      <w:start w:val="1"/>
      <w:numFmt w:val="bullet"/>
      <w:lvlText w:val=""/>
      <w:lvlJc w:val="left"/>
      <w:pPr>
        <w:ind w:left="720" w:hanging="360"/>
      </w:pPr>
      <w:rPr>
        <w:rFonts w:ascii="Symbol" w:hAnsi="Symbol"/>
      </w:rPr>
    </w:lvl>
  </w:abstractNum>
  <w:abstractNum w:abstractNumId="31" w15:restartNumberingAfterBreak="0">
    <w:nsid w:val="50C83C83"/>
    <w:multiLevelType w:val="hybridMultilevel"/>
    <w:tmpl w:val="7D0827D4"/>
    <w:lvl w:ilvl="0" w:tplc="4342A2D8">
      <w:start w:val="1"/>
      <w:numFmt w:val="decimal"/>
      <w:lvlText w:val="%1."/>
      <w:lvlJc w:val="left"/>
      <w:pPr>
        <w:ind w:left="1020" w:hanging="360"/>
      </w:pPr>
    </w:lvl>
    <w:lvl w:ilvl="1" w:tplc="B40EFCCC">
      <w:start w:val="1"/>
      <w:numFmt w:val="decimal"/>
      <w:lvlText w:val="%2."/>
      <w:lvlJc w:val="left"/>
      <w:pPr>
        <w:ind w:left="1020" w:hanging="360"/>
      </w:pPr>
    </w:lvl>
    <w:lvl w:ilvl="2" w:tplc="A708478C">
      <w:start w:val="1"/>
      <w:numFmt w:val="decimal"/>
      <w:lvlText w:val="%3."/>
      <w:lvlJc w:val="left"/>
      <w:pPr>
        <w:ind w:left="1020" w:hanging="360"/>
      </w:pPr>
    </w:lvl>
    <w:lvl w:ilvl="3" w:tplc="4CACB7BC">
      <w:start w:val="1"/>
      <w:numFmt w:val="decimal"/>
      <w:lvlText w:val="%4."/>
      <w:lvlJc w:val="left"/>
      <w:pPr>
        <w:ind w:left="1020" w:hanging="360"/>
      </w:pPr>
    </w:lvl>
    <w:lvl w:ilvl="4" w:tplc="3F8E8F96">
      <w:start w:val="1"/>
      <w:numFmt w:val="decimal"/>
      <w:lvlText w:val="%5."/>
      <w:lvlJc w:val="left"/>
      <w:pPr>
        <w:ind w:left="1020" w:hanging="360"/>
      </w:pPr>
    </w:lvl>
    <w:lvl w:ilvl="5" w:tplc="18CA4C8A">
      <w:start w:val="1"/>
      <w:numFmt w:val="decimal"/>
      <w:lvlText w:val="%6."/>
      <w:lvlJc w:val="left"/>
      <w:pPr>
        <w:ind w:left="1020" w:hanging="360"/>
      </w:pPr>
    </w:lvl>
    <w:lvl w:ilvl="6" w:tplc="A802C09C">
      <w:start w:val="1"/>
      <w:numFmt w:val="decimal"/>
      <w:lvlText w:val="%7."/>
      <w:lvlJc w:val="left"/>
      <w:pPr>
        <w:ind w:left="1020" w:hanging="360"/>
      </w:pPr>
    </w:lvl>
    <w:lvl w:ilvl="7" w:tplc="B5945CBE">
      <w:start w:val="1"/>
      <w:numFmt w:val="decimal"/>
      <w:lvlText w:val="%8."/>
      <w:lvlJc w:val="left"/>
      <w:pPr>
        <w:ind w:left="1020" w:hanging="360"/>
      </w:pPr>
    </w:lvl>
    <w:lvl w:ilvl="8" w:tplc="69F699F6">
      <w:start w:val="1"/>
      <w:numFmt w:val="decimal"/>
      <w:lvlText w:val="%9."/>
      <w:lvlJc w:val="left"/>
      <w:pPr>
        <w:ind w:left="1020" w:hanging="360"/>
      </w:pPr>
    </w:lvl>
  </w:abstractNum>
  <w:abstractNum w:abstractNumId="32" w15:restartNumberingAfterBreak="0">
    <w:nsid w:val="534B1D18"/>
    <w:multiLevelType w:val="hybridMultilevel"/>
    <w:tmpl w:val="BEDC8D18"/>
    <w:lvl w:ilvl="0" w:tplc="792E4898">
      <w:start w:val="1"/>
      <w:numFmt w:val="decimal"/>
      <w:lvlText w:val="%1."/>
      <w:lvlJc w:val="left"/>
      <w:pPr>
        <w:ind w:left="1020" w:hanging="360"/>
      </w:pPr>
    </w:lvl>
    <w:lvl w:ilvl="1" w:tplc="4D18FC4C">
      <w:start w:val="1"/>
      <w:numFmt w:val="decimal"/>
      <w:lvlText w:val="%2."/>
      <w:lvlJc w:val="left"/>
      <w:pPr>
        <w:ind w:left="1020" w:hanging="360"/>
      </w:pPr>
    </w:lvl>
    <w:lvl w:ilvl="2" w:tplc="99F24798">
      <w:start w:val="1"/>
      <w:numFmt w:val="decimal"/>
      <w:lvlText w:val="%3."/>
      <w:lvlJc w:val="left"/>
      <w:pPr>
        <w:ind w:left="1020" w:hanging="360"/>
      </w:pPr>
    </w:lvl>
    <w:lvl w:ilvl="3" w:tplc="0A0CC8FC">
      <w:start w:val="1"/>
      <w:numFmt w:val="decimal"/>
      <w:lvlText w:val="%4."/>
      <w:lvlJc w:val="left"/>
      <w:pPr>
        <w:ind w:left="1020" w:hanging="360"/>
      </w:pPr>
    </w:lvl>
    <w:lvl w:ilvl="4" w:tplc="1DBE61CA">
      <w:start w:val="1"/>
      <w:numFmt w:val="decimal"/>
      <w:lvlText w:val="%5."/>
      <w:lvlJc w:val="left"/>
      <w:pPr>
        <w:ind w:left="1020" w:hanging="360"/>
      </w:pPr>
    </w:lvl>
    <w:lvl w:ilvl="5" w:tplc="1F5A478E">
      <w:start w:val="1"/>
      <w:numFmt w:val="decimal"/>
      <w:lvlText w:val="%6."/>
      <w:lvlJc w:val="left"/>
      <w:pPr>
        <w:ind w:left="1020" w:hanging="360"/>
      </w:pPr>
    </w:lvl>
    <w:lvl w:ilvl="6" w:tplc="7FCAF182">
      <w:start w:val="1"/>
      <w:numFmt w:val="decimal"/>
      <w:lvlText w:val="%7."/>
      <w:lvlJc w:val="left"/>
      <w:pPr>
        <w:ind w:left="1020" w:hanging="360"/>
      </w:pPr>
    </w:lvl>
    <w:lvl w:ilvl="7" w:tplc="987A2454">
      <w:start w:val="1"/>
      <w:numFmt w:val="decimal"/>
      <w:lvlText w:val="%8."/>
      <w:lvlJc w:val="left"/>
      <w:pPr>
        <w:ind w:left="1020" w:hanging="360"/>
      </w:pPr>
    </w:lvl>
    <w:lvl w:ilvl="8" w:tplc="0770D1B2">
      <w:start w:val="1"/>
      <w:numFmt w:val="decimal"/>
      <w:lvlText w:val="%9."/>
      <w:lvlJc w:val="left"/>
      <w:pPr>
        <w:ind w:left="1020" w:hanging="360"/>
      </w:pPr>
    </w:lvl>
  </w:abstractNum>
  <w:abstractNum w:abstractNumId="33" w15:restartNumberingAfterBreak="0">
    <w:nsid w:val="56802FE8"/>
    <w:multiLevelType w:val="hybridMultilevel"/>
    <w:tmpl w:val="EEAE4A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3322AA"/>
    <w:multiLevelType w:val="hybridMultilevel"/>
    <w:tmpl w:val="16B2E82E"/>
    <w:lvl w:ilvl="0" w:tplc="B538B4C6">
      <w:start w:val="1"/>
      <w:numFmt w:val="decimal"/>
      <w:lvlText w:val="%1."/>
      <w:lvlJc w:val="left"/>
      <w:pPr>
        <w:ind w:left="1020" w:hanging="360"/>
      </w:pPr>
    </w:lvl>
    <w:lvl w:ilvl="1" w:tplc="AA24C33C">
      <w:start w:val="1"/>
      <w:numFmt w:val="decimal"/>
      <w:lvlText w:val="%2."/>
      <w:lvlJc w:val="left"/>
      <w:pPr>
        <w:ind w:left="1020" w:hanging="360"/>
      </w:pPr>
    </w:lvl>
    <w:lvl w:ilvl="2" w:tplc="5A888E22">
      <w:start w:val="1"/>
      <w:numFmt w:val="decimal"/>
      <w:lvlText w:val="%3."/>
      <w:lvlJc w:val="left"/>
      <w:pPr>
        <w:ind w:left="1020" w:hanging="360"/>
      </w:pPr>
    </w:lvl>
    <w:lvl w:ilvl="3" w:tplc="4DD8BB88">
      <w:start w:val="1"/>
      <w:numFmt w:val="decimal"/>
      <w:lvlText w:val="%4."/>
      <w:lvlJc w:val="left"/>
      <w:pPr>
        <w:ind w:left="1020" w:hanging="360"/>
      </w:pPr>
    </w:lvl>
    <w:lvl w:ilvl="4" w:tplc="D54C4C06">
      <w:start w:val="1"/>
      <w:numFmt w:val="decimal"/>
      <w:lvlText w:val="%5."/>
      <w:lvlJc w:val="left"/>
      <w:pPr>
        <w:ind w:left="1020" w:hanging="360"/>
      </w:pPr>
    </w:lvl>
    <w:lvl w:ilvl="5" w:tplc="04AEF5B0">
      <w:start w:val="1"/>
      <w:numFmt w:val="decimal"/>
      <w:lvlText w:val="%6."/>
      <w:lvlJc w:val="left"/>
      <w:pPr>
        <w:ind w:left="1020" w:hanging="360"/>
      </w:pPr>
    </w:lvl>
    <w:lvl w:ilvl="6" w:tplc="0728C41E">
      <w:start w:val="1"/>
      <w:numFmt w:val="decimal"/>
      <w:lvlText w:val="%7."/>
      <w:lvlJc w:val="left"/>
      <w:pPr>
        <w:ind w:left="1020" w:hanging="360"/>
      </w:pPr>
    </w:lvl>
    <w:lvl w:ilvl="7" w:tplc="46768F80">
      <w:start w:val="1"/>
      <w:numFmt w:val="decimal"/>
      <w:lvlText w:val="%8."/>
      <w:lvlJc w:val="left"/>
      <w:pPr>
        <w:ind w:left="1020" w:hanging="360"/>
      </w:pPr>
    </w:lvl>
    <w:lvl w:ilvl="8" w:tplc="94865A02">
      <w:start w:val="1"/>
      <w:numFmt w:val="decimal"/>
      <w:lvlText w:val="%9."/>
      <w:lvlJc w:val="left"/>
      <w:pPr>
        <w:ind w:left="1020" w:hanging="360"/>
      </w:pPr>
    </w:lvl>
  </w:abstractNum>
  <w:abstractNum w:abstractNumId="35" w15:restartNumberingAfterBreak="0">
    <w:nsid w:val="5B441677"/>
    <w:multiLevelType w:val="hybridMultilevel"/>
    <w:tmpl w:val="EF2AB4A0"/>
    <w:lvl w:ilvl="0" w:tplc="0F28CE9C">
      <w:start w:val="1"/>
      <w:numFmt w:val="decimal"/>
      <w:lvlText w:val="%1."/>
      <w:lvlJc w:val="left"/>
      <w:pPr>
        <w:ind w:left="1020" w:hanging="360"/>
      </w:pPr>
    </w:lvl>
    <w:lvl w:ilvl="1" w:tplc="EF2892CE">
      <w:start w:val="1"/>
      <w:numFmt w:val="decimal"/>
      <w:lvlText w:val="%2."/>
      <w:lvlJc w:val="left"/>
      <w:pPr>
        <w:ind w:left="1020" w:hanging="360"/>
      </w:pPr>
    </w:lvl>
    <w:lvl w:ilvl="2" w:tplc="4CAE11AC">
      <w:start w:val="1"/>
      <w:numFmt w:val="decimal"/>
      <w:lvlText w:val="%3."/>
      <w:lvlJc w:val="left"/>
      <w:pPr>
        <w:ind w:left="1020" w:hanging="360"/>
      </w:pPr>
    </w:lvl>
    <w:lvl w:ilvl="3" w:tplc="6F94DA4C">
      <w:start w:val="1"/>
      <w:numFmt w:val="decimal"/>
      <w:lvlText w:val="%4."/>
      <w:lvlJc w:val="left"/>
      <w:pPr>
        <w:ind w:left="1020" w:hanging="360"/>
      </w:pPr>
    </w:lvl>
    <w:lvl w:ilvl="4" w:tplc="351A6E0E">
      <w:start w:val="1"/>
      <w:numFmt w:val="decimal"/>
      <w:lvlText w:val="%5."/>
      <w:lvlJc w:val="left"/>
      <w:pPr>
        <w:ind w:left="1020" w:hanging="360"/>
      </w:pPr>
    </w:lvl>
    <w:lvl w:ilvl="5" w:tplc="9528977A">
      <w:start w:val="1"/>
      <w:numFmt w:val="decimal"/>
      <w:lvlText w:val="%6."/>
      <w:lvlJc w:val="left"/>
      <w:pPr>
        <w:ind w:left="1020" w:hanging="360"/>
      </w:pPr>
    </w:lvl>
    <w:lvl w:ilvl="6" w:tplc="CA14EED2">
      <w:start w:val="1"/>
      <w:numFmt w:val="decimal"/>
      <w:lvlText w:val="%7."/>
      <w:lvlJc w:val="left"/>
      <w:pPr>
        <w:ind w:left="1020" w:hanging="360"/>
      </w:pPr>
    </w:lvl>
    <w:lvl w:ilvl="7" w:tplc="7DFE1388">
      <w:start w:val="1"/>
      <w:numFmt w:val="decimal"/>
      <w:lvlText w:val="%8."/>
      <w:lvlJc w:val="left"/>
      <w:pPr>
        <w:ind w:left="1020" w:hanging="360"/>
      </w:pPr>
    </w:lvl>
    <w:lvl w:ilvl="8" w:tplc="CEAC4974">
      <w:start w:val="1"/>
      <w:numFmt w:val="decimal"/>
      <w:lvlText w:val="%9."/>
      <w:lvlJc w:val="left"/>
      <w:pPr>
        <w:ind w:left="1020" w:hanging="360"/>
      </w:pPr>
    </w:lvl>
  </w:abstractNum>
  <w:abstractNum w:abstractNumId="36" w15:restartNumberingAfterBreak="0">
    <w:nsid w:val="5F3F3E24"/>
    <w:multiLevelType w:val="hybridMultilevel"/>
    <w:tmpl w:val="59709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2D556F4"/>
    <w:multiLevelType w:val="hybridMultilevel"/>
    <w:tmpl w:val="F072CFCE"/>
    <w:lvl w:ilvl="0" w:tplc="2946E32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4513F70"/>
    <w:multiLevelType w:val="hybridMultilevel"/>
    <w:tmpl w:val="DE26E1AC"/>
    <w:lvl w:ilvl="0" w:tplc="17A0BB3C">
      <w:start w:val="1"/>
      <w:numFmt w:val="decimal"/>
      <w:lvlText w:val="%1."/>
      <w:lvlJc w:val="left"/>
      <w:pPr>
        <w:ind w:left="1020" w:hanging="360"/>
      </w:pPr>
    </w:lvl>
    <w:lvl w:ilvl="1" w:tplc="943E96DA">
      <w:start w:val="1"/>
      <w:numFmt w:val="decimal"/>
      <w:lvlText w:val="%2."/>
      <w:lvlJc w:val="left"/>
      <w:pPr>
        <w:ind w:left="1020" w:hanging="360"/>
      </w:pPr>
    </w:lvl>
    <w:lvl w:ilvl="2" w:tplc="A430455E">
      <w:start w:val="1"/>
      <w:numFmt w:val="decimal"/>
      <w:lvlText w:val="%3."/>
      <w:lvlJc w:val="left"/>
      <w:pPr>
        <w:ind w:left="1020" w:hanging="360"/>
      </w:pPr>
    </w:lvl>
    <w:lvl w:ilvl="3" w:tplc="96CEFF48">
      <w:start w:val="1"/>
      <w:numFmt w:val="decimal"/>
      <w:lvlText w:val="%4."/>
      <w:lvlJc w:val="left"/>
      <w:pPr>
        <w:ind w:left="1020" w:hanging="360"/>
      </w:pPr>
    </w:lvl>
    <w:lvl w:ilvl="4" w:tplc="FAF29B94">
      <w:start w:val="1"/>
      <w:numFmt w:val="decimal"/>
      <w:lvlText w:val="%5."/>
      <w:lvlJc w:val="left"/>
      <w:pPr>
        <w:ind w:left="1020" w:hanging="360"/>
      </w:pPr>
    </w:lvl>
    <w:lvl w:ilvl="5" w:tplc="1C845FC4">
      <w:start w:val="1"/>
      <w:numFmt w:val="decimal"/>
      <w:lvlText w:val="%6."/>
      <w:lvlJc w:val="left"/>
      <w:pPr>
        <w:ind w:left="1020" w:hanging="360"/>
      </w:pPr>
    </w:lvl>
    <w:lvl w:ilvl="6" w:tplc="79B823DE">
      <w:start w:val="1"/>
      <w:numFmt w:val="decimal"/>
      <w:lvlText w:val="%7."/>
      <w:lvlJc w:val="left"/>
      <w:pPr>
        <w:ind w:left="1020" w:hanging="360"/>
      </w:pPr>
    </w:lvl>
    <w:lvl w:ilvl="7" w:tplc="88C6A5BA">
      <w:start w:val="1"/>
      <w:numFmt w:val="decimal"/>
      <w:lvlText w:val="%8."/>
      <w:lvlJc w:val="left"/>
      <w:pPr>
        <w:ind w:left="1020" w:hanging="360"/>
      </w:pPr>
    </w:lvl>
    <w:lvl w:ilvl="8" w:tplc="3B78F0B6">
      <w:start w:val="1"/>
      <w:numFmt w:val="decimal"/>
      <w:lvlText w:val="%9."/>
      <w:lvlJc w:val="left"/>
      <w:pPr>
        <w:ind w:left="1020" w:hanging="360"/>
      </w:pPr>
    </w:lvl>
  </w:abstractNum>
  <w:abstractNum w:abstractNumId="39" w15:restartNumberingAfterBreak="0">
    <w:nsid w:val="64695675"/>
    <w:multiLevelType w:val="multilevel"/>
    <w:tmpl w:val="8FFA1748"/>
    <w:lvl w:ilvl="0">
      <w:start w:val="1"/>
      <w:numFmt w:val="decimal"/>
      <w:pStyle w:val="ListBullet"/>
      <w:lvlText w:val="%1."/>
      <w:lvlJc w:val="left"/>
      <w:pPr>
        <w:ind w:left="360" w:hanging="360"/>
      </w:pPr>
      <w:rPr>
        <w:sz w:val="20"/>
        <w:szCs w:val="20"/>
      </w:r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65844F0C"/>
    <w:multiLevelType w:val="hybridMultilevel"/>
    <w:tmpl w:val="6960E534"/>
    <w:lvl w:ilvl="0" w:tplc="8538265E">
      <w:start w:val="1"/>
      <w:numFmt w:val="decimal"/>
      <w:lvlText w:val="%1)"/>
      <w:lvlJc w:val="left"/>
      <w:pPr>
        <w:ind w:left="1020" w:hanging="360"/>
      </w:pPr>
    </w:lvl>
    <w:lvl w:ilvl="1" w:tplc="7142830C">
      <w:start w:val="1"/>
      <w:numFmt w:val="decimal"/>
      <w:lvlText w:val="%2)"/>
      <w:lvlJc w:val="left"/>
      <w:pPr>
        <w:ind w:left="1020" w:hanging="360"/>
      </w:pPr>
    </w:lvl>
    <w:lvl w:ilvl="2" w:tplc="D3B0BA8C">
      <w:start w:val="1"/>
      <w:numFmt w:val="decimal"/>
      <w:lvlText w:val="%3)"/>
      <w:lvlJc w:val="left"/>
      <w:pPr>
        <w:ind w:left="1020" w:hanging="360"/>
      </w:pPr>
    </w:lvl>
    <w:lvl w:ilvl="3" w:tplc="28548BAE">
      <w:start w:val="1"/>
      <w:numFmt w:val="decimal"/>
      <w:lvlText w:val="%4)"/>
      <w:lvlJc w:val="left"/>
      <w:pPr>
        <w:ind w:left="1020" w:hanging="360"/>
      </w:pPr>
    </w:lvl>
    <w:lvl w:ilvl="4" w:tplc="FEC46724">
      <w:start w:val="1"/>
      <w:numFmt w:val="decimal"/>
      <w:lvlText w:val="%5)"/>
      <w:lvlJc w:val="left"/>
      <w:pPr>
        <w:ind w:left="1020" w:hanging="360"/>
      </w:pPr>
    </w:lvl>
    <w:lvl w:ilvl="5" w:tplc="5EC40A56">
      <w:start w:val="1"/>
      <w:numFmt w:val="decimal"/>
      <w:lvlText w:val="%6)"/>
      <w:lvlJc w:val="left"/>
      <w:pPr>
        <w:ind w:left="1020" w:hanging="360"/>
      </w:pPr>
    </w:lvl>
    <w:lvl w:ilvl="6" w:tplc="D05E305A">
      <w:start w:val="1"/>
      <w:numFmt w:val="decimal"/>
      <w:lvlText w:val="%7)"/>
      <w:lvlJc w:val="left"/>
      <w:pPr>
        <w:ind w:left="1020" w:hanging="360"/>
      </w:pPr>
    </w:lvl>
    <w:lvl w:ilvl="7" w:tplc="3B28D1AE">
      <w:start w:val="1"/>
      <w:numFmt w:val="decimal"/>
      <w:lvlText w:val="%8)"/>
      <w:lvlJc w:val="left"/>
      <w:pPr>
        <w:ind w:left="1020" w:hanging="360"/>
      </w:pPr>
    </w:lvl>
    <w:lvl w:ilvl="8" w:tplc="7D2A1A82">
      <w:start w:val="1"/>
      <w:numFmt w:val="decimal"/>
      <w:lvlText w:val="%9)"/>
      <w:lvlJc w:val="left"/>
      <w:pPr>
        <w:ind w:left="1020" w:hanging="360"/>
      </w:pPr>
    </w:lvl>
  </w:abstractNum>
  <w:abstractNum w:abstractNumId="41" w15:restartNumberingAfterBreak="0">
    <w:nsid w:val="689A3504"/>
    <w:multiLevelType w:val="multilevel"/>
    <w:tmpl w:val="0D40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C09EC"/>
    <w:multiLevelType w:val="hybridMultilevel"/>
    <w:tmpl w:val="965A8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B6452"/>
    <w:multiLevelType w:val="hybridMultilevel"/>
    <w:tmpl w:val="40707046"/>
    <w:lvl w:ilvl="0" w:tplc="47D08EE4">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A34157"/>
    <w:multiLevelType w:val="hybridMultilevel"/>
    <w:tmpl w:val="881C27CA"/>
    <w:lvl w:ilvl="0" w:tplc="E9504DFE">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2F2393"/>
    <w:multiLevelType w:val="hybridMultilevel"/>
    <w:tmpl w:val="0B58AFDC"/>
    <w:lvl w:ilvl="0" w:tplc="1A466122">
      <w:start w:val="1"/>
      <w:numFmt w:val="decimal"/>
      <w:lvlText w:val="%1."/>
      <w:lvlJc w:val="left"/>
      <w:pPr>
        <w:ind w:left="1020" w:hanging="360"/>
      </w:pPr>
    </w:lvl>
    <w:lvl w:ilvl="1" w:tplc="C51A2532">
      <w:start w:val="1"/>
      <w:numFmt w:val="decimal"/>
      <w:lvlText w:val="%2."/>
      <w:lvlJc w:val="left"/>
      <w:pPr>
        <w:ind w:left="1020" w:hanging="360"/>
      </w:pPr>
    </w:lvl>
    <w:lvl w:ilvl="2" w:tplc="610CA6D2">
      <w:start w:val="1"/>
      <w:numFmt w:val="decimal"/>
      <w:lvlText w:val="%3."/>
      <w:lvlJc w:val="left"/>
      <w:pPr>
        <w:ind w:left="1020" w:hanging="360"/>
      </w:pPr>
    </w:lvl>
    <w:lvl w:ilvl="3" w:tplc="33BE7562">
      <w:start w:val="1"/>
      <w:numFmt w:val="decimal"/>
      <w:lvlText w:val="%4."/>
      <w:lvlJc w:val="left"/>
      <w:pPr>
        <w:ind w:left="1020" w:hanging="360"/>
      </w:pPr>
    </w:lvl>
    <w:lvl w:ilvl="4" w:tplc="B468AB10">
      <w:start w:val="1"/>
      <w:numFmt w:val="decimal"/>
      <w:lvlText w:val="%5."/>
      <w:lvlJc w:val="left"/>
      <w:pPr>
        <w:ind w:left="1020" w:hanging="360"/>
      </w:pPr>
    </w:lvl>
    <w:lvl w:ilvl="5" w:tplc="21E6C992">
      <w:start w:val="1"/>
      <w:numFmt w:val="decimal"/>
      <w:lvlText w:val="%6."/>
      <w:lvlJc w:val="left"/>
      <w:pPr>
        <w:ind w:left="1020" w:hanging="360"/>
      </w:pPr>
    </w:lvl>
    <w:lvl w:ilvl="6" w:tplc="5D201866">
      <w:start w:val="1"/>
      <w:numFmt w:val="decimal"/>
      <w:lvlText w:val="%7."/>
      <w:lvlJc w:val="left"/>
      <w:pPr>
        <w:ind w:left="1020" w:hanging="360"/>
      </w:pPr>
    </w:lvl>
    <w:lvl w:ilvl="7" w:tplc="737E1B1A">
      <w:start w:val="1"/>
      <w:numFmt w:val="decimal"/>
      <w:lvlText w:val="%8."/>
      <w:lvlJc w:val="left"/>
      <w:pPr>
        <w:ind w:left="1020" w:hanging="360"/>
      </w:pPr>
    </w:lvl>
    <w:lvl w:ilvl="8" w:tplc="2F4CD28E">
      <w:start w:val="1"/>
      <w:numFmt w:val="decimal"/>
      <w:lvlText w:val="%9."/>
      <w:lvlJc w:val="left"/>
      <w:pPr>
        <w:ind w:left="1020" w:hanging="360"/>
      </w:pPr>
    </w:lvl>
  </w:abstractNum>
  <w:abstractNum w:abstractNumId="46" w15:restartNumberingAfterBreak="0">
    <w:nsid w:val="758C5F52"/>
    <w:multiLevelType w:val="hybridMultilevel"/>
    <w:tmpl w:val="4BC64AF2"/>
    <w:lvl w:ilvl="0" w:tplc="43765F2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577A1F"/>
    <w:multiLevelType w:val="hybridMultilevel"/>
    <w:tmpl w:val="E59E8C16"/>
    <w:lvl w:ilvl="0" w:tplc="B98E036E">
      <w:start w:val="8"/>
      <w:numFmt w:val="bullet"/>
      <w:lvlText w:val="-"/>
      <w:lvlJc w:val="left"/>
      <w:pPr>
        <w:ind w:left="2265" w:hanging="360"/>
      </w:pPr>
      <w:rPr>
        <w:rFonts w:ascii="Times New Roman" w:eastAsia="Times New Roman" w:hAnsi="Times New Roman" w:cs="Times New Roman" w:hint="default"/>
      </w:rPr>
    </w:lvl>
    <w:lvl w:ilvl="1" w:tplc="04090003" w:tentative="1">
      <w:start w:val="1"/>
      <w:numFmt w:val="bullet"/>
      <w:lvlText w:val="o"/>
      <w:lvlJc w:val="left"/>
      <w:pPr>
        <w:ind w:left="2985" w:hanging="360"/>
      </w:pPr>
      <w:rPr>
        <w:rFonts w:ascii="Courier New" w:hAnsi="Courier New" w:cs="Courier New" w:hint="default"/>
      </w:rPr>
    </w:lvl>
    <w:lvl w:ilvl="2" w:tplc="04090005" w:tentative="1">
      <w:start w:val="1"/>
      <w:numFmt w:val="bullet"/>
      <w:lvlText w:val=""/>
      <w:lvlJc w:val="left"/>
      <w:pPr>
        <w:ind w:left="3705" w:hanging="360"/>
      </w:pPr>
      <w:rPr>
        <w:rFonts w:ascii="Wingdings" w:hAnsi="Wingdings" w:hint="default"/>
      </w:rPr>
    </w:lvl>
    <w:lvl w:ilvl="3" w:tplc="04090001" w:tentative="1">
      <w:start w:val="1"/>
      <w:numFmt w:val="bullet"/>
      <w:lvlText w:val=""/>
      <w:lvlJc w:val="left"/>
      <w:pPr>
        <w:ind w:left="4425" w:hanging="360"/>
      </w:pPr>
      <w:rPr>
        <w:rFonts w:ascii="Symbol" w:hAnsi="Symbol" w:hint="default"/>
      </w:rPr>
    </w:lvl>
    <w:lvl w:ilvl="4" w:tplc="04090003" w:tentative="1">
      <w:start w:val="1"/>
      <w:numFmt w:val="bullet"/>
      <w:lvlText w:val="o"/>
      <w:lvlJc w:val="left"/>
      <w:pPr>
        <w:ind w:left="5145" w:hanging="360"/>
      </w:pPr>
      <w:rPr>
        <w:rFonts w:ascii="Courier New" w:hAnsi="Courier New" w:cs="Courier New" w:hint="default"/>
      </w:rPr>
    </w:lvl>
    <w:lvl w:ilvl="5" w:tplc="04090005" w:tentative="1">
      <w:start w:val="1"/>
      <w:numFmt w:val="bullet"/>
      <w:lvlText w:val=""/>
      <w:lvlJc w:val="left"/>
      <w:pPr>
        <w:ind w:left="5865" w:hanging="360"/>
      </w:pPr>
      <w:rPr>
        <w:rFonts w:ascii="Wingdings" w:hAnsi="Wingdings" w:hint="default"/>
      </w:rPr>
    </w:lvl>
    <w:lvl w:ilvl="6" w:tplc="04090001" w:tentative="1">
      <w:start w:val="1"/>
      <w:numFmt w:val="bullet"/>
      <w:lvlText w:val=""/>
      <w:lvlJc w:val="left"/>
      <w:pPr>
        <w:ind w:left="6585" w:hanging="360"/>
      </w:pPr>
      <w:rPr>
        <w:rFonts w:ascii="Symbol" w:hAnsi="Symbol" w:hint="default"/>
      </w:rPr>
    </w:lvl>
    <w:lvl w:ilvl="7" w:tplc="04090003" w:tentative="1">
      <w:start w:val="1"/>
      <w:numFmt w:val="bullet"/>
      <w:lvlText w:val="o"/>
      <w:lvlJc w:val="left"/>
      <w:pPr>
        <w:ind w:left="7305" w:hanging="360"/>
      </w:pPr>
      <w:rPr>
        <w:rFonts w:ascii="Courier New" w:hAnsi="Courier New" w:cs="Courier New" w:hint="default"/>
      </w:rPr>
    </w:lvl>
    <w:lvl w:ilvl="8" w:tplc="04090005" w:tentative="1">
      <w:start w:val="1"/>
      <w:numFmt w:val="bullet"/>
      <w:lvlText w:val=""/>
      <w:lvlJc w:val="left"/>
      <w:pPr>
        <w:ind w:left="8025" w:hanging="360"/>
      </w:pPr>
      <w:rPr>
        <w:rFonts w:ascii="Wingdings" w:hAnsi="Wingdings" w:hint="default"/>
      </w:rPr>
    </w:lvl>
  </w:abstractNum>
  <w:abstractNum w:abstractNumId="48" w15:restartNumberingAfterBreak="0">
    <w:nsid w:val="7E0F61C7"/>
    <w:multiLevelType w:val="hybridMultilevel"/>
    <w:tmpl w:val="A822C02E"/>
    <w:lvl w:ilvl="0" w:tplc="3162E43C">
      <w:start w:val="1"/>
      <w:numFmt w:val="decimal"/>
      <w:lvlText w:val="%1."/>
      <w:lvlJc w:val="left"/>
      <w:pPr>
        <w:ind w:left="1020" w:hanging="360"/>
      </w:pPr>
    </w:lvl>
    <w:lvl w:ilvl="1" w:tplc="8DB86EA8">
      <w:start w:val="1"/>
      <w:numFmt w:val="decimal"/>
      <w:lvlText w:val="%2."/>
      <w:lvlJc w:val="left"/>
      <w:pPr>
        <w:ind w:left="1020" w:hanging="360"/>
      </w:pPr>
    </w:lvl>
    <w:lvl w:ilvl="2" w:tplc="C038BFA0">
      <w:start w:val="1"/>
      <w:numFmt w:val="decimal"/>
      <w:lvlText w:val="%3."/>
      <w:lvlJc w:val="left"/>
      <w:pPr>
        <w:ind w:left="1020" w:hanging="360"/>
      </w:pPr>
    </w:lvl>
    <w:lvl w:ilvl="3" w:tplc="15EAFFB4">
      <w:start w:val="1"/>
      <w:numFmt w:val="decimal"/>
      <w:lvlText w:val="%4."/>
      <w:lvlJc w:val="left"/>
      <w:pPr>
        <w:ind w:left="1020" w:hanging="360"/>
      </w:pPr>
    </w:lvl>
    <w:lvl w:ilvl="4" w:tplc="32F42572">
      <w:start w:val="1"/>
      <w:numFmt w:val="decimal"/>
      <w:lvlText w:val="%5."/>
      <w:lvlJc w:val="left"/>
      <w:pPr>
        <w:ind w:left="1020" w:hanging="360"/>
      </w:pPr>
    </w:lvl>
    <w:lvl w:ilvl="5" w:tplc="047A39BC">
      <w:start w:val="1"/>
      <w:numFmt w:val="decimal"/>
      <w:lvlText w:val="%6."/>
      <w:lvlJc w:val="left"/>
      <w:pPr>
        <w:ind w:left="1020" w:hanging="360"/>
      </w:pPr>
    </w:lvl>
    <w:lvl w:ilvl="6" w:tplc="6366D76C">
      <w:start w:val="1"/>
      <w:numFmt w:val="decimal"/>
      <w:lvlText w:val="%7."/>
      <w:lvlJc w:val="left"/>
      <w:pPr>
        <w:ind w:left="1020" w:hanging="360"/>
      </w:pPr>
    </w:lvl>
    <w:lvl w:ilvl="7" w:tplc="C5EEC09E">
      <w:start w:val="1"/>
      <w:numFmt w:val="decimal"/>
      <w:lvlText w:val="%8."/>
      <w:lvlJc w:val="left"/>
      <w:pPr>
        <w:ind w:left="1020" w:hanging="360"/>
      </w:pPr>
    </w:lvl>
    <w:lvl w:ilvl="8" w:tplc="10525520">
      <w:start w:val="1"/>
      <w:numFmt w:val="decimal"/>
      <w:lvlText w:val="%9."/>
      <w:lvlJc w:val="left"/>
      <w:pPr>
        <w:ind w:left="1020" w:hanging="360"/>
      </w:pPr>
    </w:lvl>
  </w:abstractNum>
  <w:num w:numId="1" w16cid:durableId="829714214">
    <w:abstractNumId w:val="0"/>
  </w:num>
  <w:num w:numId="2" w16cid:durableId="1711030135">
    <w:abstractNumId w:val="1"/>
  </w:num>
  <w:num w:numId="3" w16cid:durableId="450824482">
    <w:abstractNumId w:val="2"/>
  </w:num>
  <w:num w:numId="4" w16cid:durableId="607392120">
    <w:abstractNumId w:val="3"/>
  </w:num>
  <w:num w:numId="5" w16cid:durableId="38868454">
    <w:abstractNumId w:val="4"/>
  </w:num>
  <w:num w:numId="6" w16cid:durableId="667364440">
    <w:abstractNumId w:val="5"/>
  </w:num>
  <w:num w:numId="7" w16cid:durableId="783960702">
    <w:abstractNumId w:val="6"/>
  </w:num>
  <w:num w:numId="8" w16cid:durableId="1837647302">
    <w:abstractNumId w:val="7"/>
  </w:num>
  <w:num w:numId="9" w16cid:durableId="378208870">
    <w:abstractNumId w:val="28"/>
  </w:num>
  <w:num w:numId="10" w16cid:durableId="1652907977">
    <w:abstractNumId w:val="36"/>
  </w:num>
  <w:num w:numId="11" w16cid:durableId="1480342602">
    <w:abstractNumId w:val="15"/>
  </w:num>
  <w:num w:numId="12" w16cid:durableId="1269199545">
    <w:abstractNumId w:val="46"/>
  </w:num>
  <w:num w:numId="13" w16cid:durableId="676925627">
    <w:abstractNumId w:val="19"/>
  </w:num>
  <w:num w:numId="14" w16cid:durableId="813720827">
    <w:abstractNumId w:val="12"/>
  </w:num>
  <w:num w:numId="15" w16cid:durableId="1907035941">
    <w:abstractNumId w:val="22"/>
  </w:num>
  <w:num w:numId="16" w16cid:durableId="1864636859">
    <w:abstractNumId w:val="29"/>
  </w:num>
  <w:num w:numId="17" w16cid:durableId="1188838333">
    <w:abstractNumId w:val="37"/>
  </w:num>
  <w:num w:numId="18" w16cid:durableId="1638027714">
    <w:abstractNumId w:val="41"/>
  </w:num>
  <w:num w:numId="19" w16cid:durableId="411896792">
    <w:abstractNumId w:val="20"/>
  </w:num>
  <w:num w:numId="20" w16cid:durableId="739133370">
    <w:abstractNumId w:val="8"/>
  </w:num>
  <w:num w:numId="21" w16cid:durableId="558636471">
    <w:abstractNumId w:val="18"/>
  </w:num>
  <w:num w:numId="22" w16cid:durableId="1502353297">
    <w:abstractNumId w:val="47"/>
  </w:num>
  <w:num w:numId="23" w16cid:durableId="1955865532">
    <w:abstractNumId w:val="43"/>
  </w:num>
  <w:num w:numId="24" w16cid:durableId="1637102510">
    <w:abstractNumId w:val="39"/>
  </w:num>
  <w:num w:numId="25" w16cid:durableId="1703438198">
    <w:abstractNumId w:val="33"/>
  </w:num>
  <w:num w:numId="26" w16cid:durableId="1237470195">
    <w:abstractNumId w:val="44"/>
  </w:num>
  <w:num w:numId="27" w16cid:durableId="844631449">
    <w:abstractNumId w:val="42"/>
  </w:num>
  <w:num w:numId="28" w16cid:durableId="784079923">
    <w:abstractNumId w:val="11"/>
  </w:num>
  <w:num w:numId="29" w16cid:durableId="1248924864">
    <w:abstractNumId w:val="23"/>
  </w:num>
  <w:num w:numId="30" w16cid:durableId="969827489">
    <w:abstractNumId w:val="35"/>
  </w:num>
  <w:num w:numId="31" w16cid:durableId="2098012304">
    <w:abstractNumId w:val="13"/>
  </w:num>
  <w:num w:numId="32" w16cid:durableId="1053433222">
    <w:abstractNumId w:val="17"/>
  </w:num>
  <w:num w:numId="33" w16cid:durableId="385953712">
    <w:abstractNumId w:val="48"/>
  </w:num>
  <w:num w:numId="34" w16cid:durableId="333802095">
    <w:abstractNumId w:val="45"/>
  </w:num>
  <w:num w:numId="35" w16cid:durableId="1133672856">
    <w:abstractNumId w:val="27"/>
  </w:num>
  <w:num w:numId="36" w16cid:durableId="1912539148">
    <w:abstractNumId w:val="31"/>
  </w:num>
  <w:num w:numId="37" w16cid:durableId="125121356">
    <w:abstractNumId w:val="38"/>
  </w:num>
  <w:num w:numId="38" w16cid:durableId="656884445">
    <w:abstractNumId w:val="32"/>
  </w:num>
  <w:num w:numId="39" w16cid:durableId="1076436697">
    <w:abstractNumId w:val="34"/>
  </w:num>
  <w:num w:numId="40" w16cid:durableId="558904446">
    <w:abstractNumId w:val="9"/>
  </w:num>
  <w:num w:numId="41" w16cid:durableId="1687094942">
    <w:abstractNumId w:val="14"/>
  </w:num>
  <w:num w:numId="42" w16cid:durableId="1357077235">
    <w:abstractNumId w:val="16"/>
  </w:num>
  <w:num w:numId="43" w16cid:durableId="2092505563">
    <w:abstractNumId w:val="26"/>
  </w:num>
  <w:num w:numId="44" w16cid:durableId="1510631740">
    <w:abstractNumId w:val="25"/>
  </w:num>
  <w:num w:numId="45" w16cid:durableId="443228377">
    <w:abstractNumId w:val="40"/>
  </w:num>
  <w:num w:numId="46" w16cid:durableId="471094728">
    <w:abstractNumId w:val="10"/>
  </w:num>
  <w:num w:numId="47" w16cid:durableId="50354452">
    <w:abstractNumId w:val="24"/>
  </w:num>
  <w:num w:numId="48" w16cid:durableId="698356835">
    <w:abstractNumId w:val="30"/>
  </w:num>
  <w:num w:numId="49" w16cid:durableId="204663197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stin Frenzel">
    <w15:presenceInfo w15:providerId="AD" w15:userId="S::jfrenzel@bdo.com::2b18ca5c-2ce9-4dd5-aa68-c36f3a9b063d"/>
  </w15:person>
  <w15:person w15:author="Matt Rogers">
    <w15:presenceInfo w15:providerId="AD" w15:userId="S::mrogers@bdo.com::86e57eea-5bbc-46be-87ef-379e052cf17c"/>
  </w15:person>
  <w15:person w15:author="Kyle Condon">
    <w15:presenceInfo w15:providerId="AD" w15:userId="S::Kyle.Condon@connorgp.com::0ad003af-be6f-4842-a5f4-88edc1e39405"/>
  </w15:person>
  <w15:person w15:author="Garrett Vinett">
    <w15:presenceInfo w15:providerId="AD" w15:userId="S::Garrett.Vinett@connorgp.com::e89ddecc-e2c2-4a08-af77-6b91a56e7b03"/>
  </w15:person>
  <w15:person w15:author="Meghna Budhiraja">
    <w15:presenceInfo w15:providerId="AD" w15:userId="S::mbudhiraja@bdo.com::e9a79954-b073-4b74-beff-b5ea108d2c48"/>
  </w15:person>
  <w15:person w15:author="Sagar Parakh">
    <w15:presenceInfo w15:providerId="AD" w15:userId="S::Sagar.Parakh@bdo.com::d0f67dbc-9d19-46fd-b409-c7a91695c9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01B3"/>
    <w:rsid w:val="000003F3"/>
    <w:rsid w:val="000007BE"/>
    <w:rsid w:val="000017FF"/>
    <w:rsid w:val="00001905"/>
    <w:rsid w:val="00001DF3"/>
    <w:rsid w:val="00001E61"/>
    <w:rsid w:val="00002152"/>
    <w:rsid w:val="00002764"/>
    <w:rsid w:val="00002DA0"/>
    <w:rsid w:val="00002E2A"/>
    <w:rsid w:val="00003395"/>
    <w:rsid w:val="00003413"/>
    <w:rsid w:val="00003517"/>
    <w:rsid w:val="0000365A"/>
    <w:rsid w:val="00003BF9"/>
    <w:rsid w:val="00004900"/>
    <w:rsid w:val="00004DA1"/>
    <w:rsid w:val="0000542C"/>
    <w:rsid w:val="00005479"/>
    <w:rsid w:val="0000560C"/>
    <w:rsid w:val="000060EB"/>
    <w:rsid w:val="00006B2E"/>
    <w:rsid w:val="0000707B"/>
    <w:rsid w:val="00007482"/>
    <w:rsid w:val="000076D6"/>
    <w:rsid w:val="000076F6"/>
    <w:rsid w:val="000076F9"/>
    <w:rsid w:val="000078DD"/>
    <w:rsid w:val="0000793A"/>
    <w:rsid w:val="00007D92"/>
    <w:rsid w:val="0001003C"/>
    <w:rsid w:val="0001029E"/>
    <w:rsid w:val="00010B53"/>
    <w:rsid w:val="0001132D"/>
    <w:rsid w:val="000113B4"/>
    <w:rsid w:val="000120E5"/>
    <w:rsid w:val="0001219F"/>
    <w:rsid w:val="000124E8"/>
    <w:rsid w:val="0001281A"/>
    <w:rsid w:val="00012D6F"/>
    <w:rsid w:val="0001300C"/>
    <w:rsid w:val="00013A74"/>
    <w:rsid w:val="00013B8C"/>
    <w:rsid w:val="0001409E"/>
    <w:rsid w:val="00014B3E"/>
    <w:rsid w:val="00014D80"/>
    <w:rsid w:val="00014DEC"/>
    <w:rsid w:val="000151F5"/>
    <w:rsid w:val="000156AD"/>
    <w:rsid w:val="0001582A"/>
    <w:rsid w:val="00015BA7"/>
    <w:rsid w:val="000160C1"/>
    <w:rsid w:val="000168D6"/>
    <w:rsid w:val="00016C1C"/>
    <w:rsid w:val="000178CF"/>
    <w:rsid w:val="0002037E"/>
    <w:rsid w:val="00020723"/>
    <w:rsid w:val="00021239"/>
    <w:rsid w:val="0002271E"/>
    <w:rsid w:val="000230A8"/>
    <w:rsid w:val="000232E6"/>
    <w:rsid w:val="00023347"/>
    <w:rsid w:val="00023CBB"/>
    <w:rsid w:val="0002422B"/>
    <w:rsid w:val="0002455A"/>
    <w:rsid w:val="000249E6"/>
    <w:rsid w:val="00024B56"/>
    <w:rsid w:val="00024F2C"/>
    <w:rsid w:val="000250B4"/>
    <w:rsid w:val="00025C09"/>
    <w:rsid w:val="00025F8B"/>
    <w:rsid w:val="00026484"/>
    <w:rsid w:val="00026A2E"/>
    <w:rsid w:val="00026F56"/>
    <w:rsid w:val="000277F1"/>
    <w:rsid w:val="000301E3"/>
    <w:rsid w:val="00031127"/>
    <w:rsid w:val="0003175D"/>
    <w:rsid w:val="00032212"/>
    <w:rsid w:val="00032C83"/>
    <w:rsid w:val="000335E1"/>
    <w:rsid w:val="000337AD"/>
    <w:rsid w:val="00033A6E"/>
    <w:rsid w:val="00033CDC"/>
    <w:rsid w:val="00034F18"/>
    <w:rsid w:val="00034F77"/>
    <w:rsid w:val="00035095"/>
    <w:rsid w:val="00035B9A"/>
    <w:rsid w:val="00035BC7"/>
    <w:rsid w:val="00035C43"/>
    <w:rsid w:val="00035DC6"/>
    <w:rsid w:val="000360E6"/>
    <w:rsid w:val="00036282"/>
    <w:rsid w:val="00036523"/>
    <w:rsid w:val="00036550"/>
    <w:rsid w:val="000365CC"/>
    <w:rsid w:val="000366C5"/>
    <w:rsid w:val="0003721A"/>
    <w:rsid w:val="000372BF"/>
    <w:rsid w:val="000373FF"/>
    <w:rsid w:val="00037948"/>
    <w:rsid w:val="00037A82"/>
    <w:rsid w:val="00037C53"/>
    <w:rsid w:val="000401FA"/>
    <w:rsid w:val="00040A5F"/>
    <w:rsid w:val="00040CD7"/>
    <w:rsid w:val="000412A9"/>
    <w:rsid w:val="00041F21"/>
    <w:rsid w:val="0004206E"/>
    <w:rsid w:val="00042874"/>
    <w:rsid w:val="00043A1A"/>
    <w:rsid w:val="00043B9C"/>
    <w:rsid w:val="000440B2"/>
    <w:rsid w:val="000447C3"/>
    <w:rsid w:val="0004488E"/>
    <w:rsid w:val="000450E9"/>
    <w:rsid w:val="000457F5"/>
    <w:rsid w:val="000458E0"/>
    <w:rsid w:val="00045DF3"/>
    <w:rsid w:val="000462B9"/>
    <w:rsid w:val="00046562"/>
    <w:rsid w:val="000477E5"/>
    <w:rsid w:val="00050405"/>
    <w:rsid w:val="00050CC4"/>
    <w:rsid w:val="00050E3A"/>
    <w:rsid w:val="00050F8F"/>
    <w:rsid w:val="000510BA"/>
    <w:rsid w:val="000515E2"/>
    <w:rsid w:val="00051AC7"/>
    <w:rsid w:val="0005271E"/>
    <w:rsid w:val="000535BA"/>
    <w:rsid w:val="000537CE"/>
    <w:rsid w:val="00053F75"/>
    <w:rsid w:val="0005456B"/>
    <w:rsid w:val="000549C3"/>
    <w:rsid w:val="00055385"/>
    <w:rsid w:val="0005541B"/>
    <w:rsid w:val="0005562A"/>
    <w:rsid w:val="00055B48"/>
    <w:rsid w:val="00055F0F"/>
    <w:rsid w:val="0005659C"/>
    <w:rsid w:val="00056960"/>
    <w:rsid w:val="00056966"/>
    <w:rsid w:val="00056F83"/>
    <w:rsid w:val="00056FFE"/>
    <w:rsid w:val="00057778"/>
    <w:rsid w:val="000578B9"/>
    <w:rsid w:val="00057CDC"/>
    <w:rsid w:val="00057E42"/>
    <w:rsid w:val="00060339"/>
    <w:rsid w:val="00060624"/>
    <w:rsid w:val="00061316"/>
    <w:rsid w:val="0006187D"/>
    <w:rsid w:val="0006242A"/>
    <w:rsid w:val="0006340A"/>
    <w:rsid w:val="0006364E"/>
    <w:rsid w:val="00065097"/>
    <w:rsid w:val="0006523E"/>
    <w:rsid w:val="000655E9"/>
    <w:rsid w:val="00065F83"/>
    <w:rsid w:val="000661F4"/>
    <w:rsid w:val="000674E7"/>
    <w:rsid w:val="00067B32"/>
    <w:rsid w:val="00070754"/>
    <w:rsid w:val="00071C80"/>
    <w:rsid w:val="000728D0"/>
    <w:rsid w:val="00072B54"/>
    <w:rsid w:val="00073242"/>
    <w:rsid w:val="00073EE1"/>
    <w:rsid w:val="00073F4A"/>
    <w:rsid w:val="00074183"/>
    <w:rsid w:val="00074AC0"/>
    <w:rsid w:val="0007504A"/>
    <w:rsid w:val="00075AED"/>
    <w:rsid w:val="0007617A"/>
    <w:rsid w:val="00076203"/>
    <w:rsid w:val="000770BD"/>
    <w:rsid w:val="0007746A"/>
    <w:rsid w:val="00077C6E"/>
    <w:rsid w:val="000801A6"/>
    <w:rsid w:val="000805DB"/>
    <w:rsid w:val="00080BF5"/>
    <w:rsid w:val="000810DB"/>
    <w:rsid w:val="00081CCF"/>
    <w:rsid w:val="00083E73"/>
    <w:rsid w:val="000842D0"/>
    <w:rsid w:val="000847BA"/>
    <w:rsid w:val="000848A3"/>
    <w:rsid w:val="00084AFF"/>
    <w:rsid w:val="00084E02"/>
    <w:rsid w:val="00084E22"/>
    <w:rsid w:val="00084EC1"/>
    <w:rsid w:val="00085180"/>
    <w:rsid w:val="00085257"/>
    <w:rsid w:val="00085EB5"/>
    <w:rsid w:val="00085FC6"/>
    <w:rsid w:val="0008750F"/>
    <w:rsid w:val="00087BBE"/>
    <w:rsid w:val="00090336"/>
    <w:rsid w:val="0009100D"/>
    <w:rsid w:val="000926CE"/>
    <w:rsid w:val="00092D2A"/>
    <w:rsid w:val="00093164"/>
    <w:rsid w:val="00093475"/>
    <w:rsid w:val="00093968"/>
    <w:rsid w:val="00093DF9"/>
    <w:rsid w:val="00094B0C"/>
    <w:rsid w:val="00094B9F"/>
    <w:rsid w:val="00095757"/>
    <w:rsid w:val="00095B27"/>
    <w:rsid w:val="00096467"/>
    <w:rsid w:val="0009678D"/>
    <w:rsid w:val="000967FE"/>
    <w:rsid w:val="00096A4F"/>
    <w:rsid w:val="00096F58"/>
    <w:rsid w:val="00097410"/>
    <w:rsid w:val="00097B54"/>
    <w:rsid w:val="000A0055"/>
    <w:rsid w:val="000A1362"/>
    <w:rsid w:val="000A15D9"/>
    <w:rsid w:val="000A1934"/>
    <w:rsid w:val="000A1F39"/>
    <w:rsid w:val="000A1F45"/>
    <w:rsid w:val="000A200E"/>
    <w:rsid w:val="000A206D"/>
    <w:rsid w:val="000A21B8"/>
    <w:rsid w:val="000A273F"/>
    <w:rsid w:val="000A2DCD"/>
    <w:rsid w:val="000A32AC"/>
    <w:rsid w:val="000A3760"/>
    <w:rsid w:val="000A3C33"/>
    <w:rsid w:val="000A3C37"/>
    <w:rsid w:val="000A3C93"/>
    <w:rsid w:val="000A4237"/>
    <w:rsid w:val="000A52D1"/>
    <w:rsid w:val="000A5956"/>
    <w:rsid w:val="000A628E"/>
    <w:rsid w:val="000A68A7"/>
    <w:rsid w:val="000A7149"/>
    <w:rsid w:val="000A7267"/>
    <w:rsid w:val="000A7E9E"/>
    <w:rsid w:val="000B026A"/>
    <w:rsid w:val="000B0278"/>
    <w:rsid w:val="000B08F0"/>
    <w:rsid w:val="000B1105"/>
    <w:rsid w:val="000B126A"/>
    <w:rsid w:val="000B1EB1"/>
    <w:rsid w:val="000B2F9E"/>
    <w:rsid w:val="000B4575"/>
    <w:rsid w:val="000B4630"/>
    <w:rsid w:val="000B517A"/>
    <w:rsid w:val="000B5368"/>
    <w:rsid w:val="000B53B3"/>
    <w:rsid w:val="000B5BA7"/>
    <w:rsid w:val="000B6870"/>
    <w:rsid w:val="000B6A3B"/>
    <w:rsid w:val="000B6A6D"/>
    <w:rsid w:val="000B703B"/>
    <w:rsid w:val="000B79ED"/>
    <w:rsid w:val="000B7B6D"/>
    <w:rsid w:val="000C01F4"/>
    <w:rsid w:val="000C0525"/>
    <w:rsid w:val="000C11CB"/>
    <w:rsid w:val="000C12F8"/>
    <w:rsid w:val="000C1B6C"/>
    <w:rsid w:val="000C2328"/>
    <w:rsid w:val="000C2345"/>
    <w:rsid w:val="000C2865"/>
    <w:rsid w:val="000C2C68"/>
    <w:rsid w:val="000C2D01"/>
    <w:rsid w:val="000C2F30"/>
    <w:rsid w:val="000C3173"/>
    <w:rsid w:val="000C336A"/>
    <w:rsid w:val="000C34DF"/>
    <w:rsid w:val="000C49BD"/>
    <w:rsid w:val="000C661E"/>
    <w:rsid w:val="000C67EC"/>
    <w:rsid w:val="000C6EE5"/>
    <w:rsid w:val="000C715F"/>
    <w:rsid w:val="000C7536"/>
    <w:rsid w:val="000C7AE4"/>
    <w:rsid w:val="000D0290"/>
    <w:rsid w:val="000D1ACC"/>
    <w:rsid w:val="000D2A10"/>
    <w:rsid w:val="000D2A26"/>
    <w:rsid w:val="000D34CC"/>
    <w:rsid w:val="000D3943"/>
    <w:rsid w:val="000D3A44"/>
    <w:rsid w:val="000D3B14"/>
    <w:rsid w:val="000D4007"/>
    <w:rsid w:val="000D458E"/>
    <w:rsid w:val="000D4D8B"/>
    <w:rsid w:val="000D4DC4"/>
    <w:rsid w:val="000D5404"/>
    <w:rsid w:val="000D631E"/>
    <w:rsid w:val="000D6690"/>
    <w:rsid w:val="000D69FE"/>
    <w:rsid w:val="000D71FF"/>
    <w:rsid w:val="000E1121"/>
    <w:rsid w:val="000E1B49"/>
    <w:rsid w:val="000E1BF2"/>
    <w:rsid w:val="000E1F77"/>
    <w:rsid w:val="000E2379"/>
    <w:rsid w:val="000E2528"/>
    <w:rsid w:val="000E2729"/>
    <w:rsid w:val="000E308A"/>
    <w:rsid w:val="000E31DA"/>
    <w:rsid w:val="000E3790"/>
    <w:rsid w:val="000E44AF"/>
    <w:rsid w:val="000E4A89"/>
    <w:rsid w:val="000E4D57"/>
    <w:rsid w:val="000E4F1B"/>
    <w:rsid w:val="000E6CDD"/>
    <w:rsid w:val="000E6DD0"/>
    <w:rsid w:val="000E723F"/>
    <w:rsid w:val="000E7434"/>
    <w:rsid w:val="000E78AB"/>
    <w:rsid w:val="000E798E"/>
    <w:rsid w:val="000E7DA0"/>
    <w:rsid w:val="000F0BCF"/>
    <w:rsid w:val="000F10C9"/>
    <w:rsid w:val="000F1588"/>
    <w:rsid w:val="000F1B0B"/>
    <w:rsid w:val="000F1F9F"/>
    <w:rsid w:val="000F20E1"/>
    <w:rsid w:val="000F3372"/>
    <w:rsid w:val="000F3417"/>
    <w:rsid w:val="000F4812"/>
    <w:rsid w:val="000F4B3D"/>
    <w:rsid w:val="000F4E85"/>
    <w:rsid w:val="000F52D3"/>
    <w:rsid w:val="000F5511"/>
    <w:rsid w:val="000F5944"/>
    <w:rsid w:val="000F595A"/>
    <w:rsid w:val="000F5C75"/>
    <w:rsid w:val="000F5ED5"/>
    <w:rsid w:val="000F6A2B"/>
    <w:rsid w:val="000F7022"/>
    <w:rsid w:val="000F70C1"/>
    <w:rsid w:val="000F7625"/>
    <w:rsid w:val="000F7803"/>
    <w:rsid w:val="000F79FA"/>
    <w:rsid w:val="00100022"/>
    <w:rsid w:val="00100361"/>
    <w:rsid w:val="0010227B"/>
    <w:rsid w:val="0010246E"/>
    <w:rsid w:val="00103129"/>
    <w:rsid w:val="0010340A"/>
    <w:rsid w:val="001037CF"/>
    <w:rsid w:val="00103CE8"/>
    <w:rsid w:val="00104198"/>
    <w:rsid w:val="00104BB5"/>
    <w:rsid w:val="00105E69"/>
    <w:rsid w:val="00106226"/>
    <w:rsid w:val="00106881"/>
    <w:rsid w:val="00106E5E"/>
    <w:rsid w:val="00106E9D"/>
    <w:rsid w:val="001072E5"/>
    <w:rsid w:val="00107390"/>
    <w:rsid w:val="00111531"/>
    <w:rsid w:val="001115FF"/>
    <w:rsid w:val="00111930"/>
    <w:rsid w:val="00112185"/>
    <w:rsid w:val="0011303E"/>
    <w:rsid w:val="00113339"/>
    <w:rsid w:val="00113451"/>
    <w:rsid w:val="0011396C"/>
    <w:rsid w:val="00113FBE"/>
    <w:rsid w:val="0011415A"/>
    <w:rsid w:val="0011429F"/>
    <w:rsid w:val="00114AF0"/>
    <w:rsid w:val="00114CEA"/>
    <w:rsid w:val="00114D8C"/>
    <w:rsid w:val="0011509A"/>
    <w:rsid w:val="0011537D"/>
    <w:rsid w:val="00115C6A"/>
    <w:rsid w:val="001161DE"/>
    <w:rsid w:val="001165EA"/>
    <w:rsid w:val="001167D5"/>
    <w:rsid w:val="0011733E"/>
    <w:rsid w:val="0011785D"/>
    <w:rsid w:val="00117C64"/>
    <w:rsid w:val="001206D3"/>
    <w:rsid w:val="0012076B"/>
    <w:rsid w:val="00120B7C"/>
    <w:rsid w:val="001210CA"/>
    <w:rsid w:val="0012133C"/>
    <w:rsid w:val="001214C3"/>
    <w:rsid w:val="0012156B"/>
    <w:rsid w:val="00121B83"/>
    <w:rsid w:val="00121B96"/>
    <w:rsid w:val="0012243F"/>
    <w:rsid w:val="00123021"/>
    <w:rsid w:val="00123081"/>
    <w:rsid w:val="00123A29"/>
    <w:rsid w:val="00123E76"/>
    <w:rsid w:val="00124305"/>
    <w:rsid w:val="00124B0D"/>
    <w:rsid w:val="001256CA"/>
    <w:rsid w:val="001256EE"/>
    <w:rsid w:val="001259E0"/>
    <w:rsid w:val="00125D0E"/>
    <w:rsid w:val="00125DFE"/>
    <w:rsid w:val="001279F4"/>
    <w:rsid w:val="00127C17"/>
    <w:rsid w:val="00130A7E"/>
    <w:rsid w:val="00130FD3"/>
    <w:rsid w:val="001312FE"/>
    <w:rsid w:val="001313EE"/>
    <w:rsid w:val="00131EDB"/>
    <w:rsid w:val="00131FDB"/>
    <w:rsid w:val="00132F96"/>
    <w:rsid w:val="00133149"/>
    <w:rsid w:val="00133236"/>
    <w:rsid w:val="00133FB4"/>
    <w:rsid w:val="00134140"/>
    <w:rsid w:val="00134242"/>
    <w:rsid w:val="001343DE"/>
    <w:rsid w:val="001347C1"/>
    <w:rsid w:val="00134E89"/>
    <w:rsid w:val="00135368"/>
    <w:rsid w:val="00135C1A"/>
    <w:rsid w:val="001361F2"/>
    <w:rsid w:val="001366D4"/>
    <w:rsid w:val="00136856"/>
    <w:rsid w:val="00136C75"/>
    <w:rsid w:val="001370A1"/>
    <w:rsid w:val="00137153"/>
    <w:rsid w:val="001374C9"/>
    <w:rsid w:val="0013753A"/>
    <w:rsid w:val="00137795"/>
    <w:rsid w:val="00137AA5"/>
    <w:rsid w:val="00137B99"/>
    <w:rsid w:val="0014053F"/>
    <w:rsid w:val="001407C6"/>
    <w:rsid w:val="00141069"/>
    <w:rsid w:val="0014141B"/>
    <w:rsid w:val="00141DCD"/>
    <w:rsid w:val="00143838"/>
    <w:rsid w:val="001439EC"/>
    <w:rsid w:val="00143C12"/>
    <w:rsid w:val="001444BB"/>
    <w:rsid w:val="001448DD"/>
    <w:rsid w:val="00144CA4"/>
    <w:rsid w:val="001450EB"/>
    <w:rsid w:val="00145F6C"/>
    <w:rsid w:val="00146721"/>
    <w:rsid w:val="001473DA"/>
    <w:rsid w:val="001474CB"/>
    <w:rsid w:val="0014786A"/>
    <w:rsid w:val="00147BDD"/>
    <w:rsid w:val="00147C0E"/>
    <w:rsid w:val="00147E73"/>
    <w:rsid w:val="001501E7"/>
    <w:rsid w:val="001503D0"/>
    <w:rsid w:val="00151498"/>
    <w:rsid w:val="001520A6"/>
    <w:rsid w:val="00152259"/>
    <w:rsid w:val="00152686"/>
    <w:rsid w:val="001527EE"/>
    <w:rsid w:val="0015323B"/>
    <w:rsid w:val="00153ACF"/>
    <w:rsid w:val="00153F7A"/>
    <w:rsid w:val="00154169"/>
    <w:rsid w:val="001542AC"/>
    <w:rsid w:val="0015439F"/>
    <w:rsid w:val="0015503D"/>
    <w:rsid w:val="001555CE"/>
    <w:rsid w:val="0015574E"/>
    <w:rsid w:val="00155D77"/>
    <w:rsid w:val="001563F2"/>
    <w:rsid w:val="00156AAB"/>
    <w:rsid w:val="00156D13"/>
    <w:rsid w:val="00156FFB"/>
    <w:rsid w:val="001574F8"/>
    <w:rsid w:val="001576AA"/>
    <w:rsid w:val="00157CAF"/>
    <w:rsid w:val="001606AB"/>
    <w:rsid w:val="00160BE7"/>
    <w:rsid w:val="00160EE1"/>
    <w:rsid w:val="00161112"/>
    <w:rsid w:val="00161ED3"/>
    <w:rsid w:val="001624B6"/>
    <w:rsid w:val="00162C84"/>
    <w:rsid w:val="00163282"/>
    <w:rsid w:val="001637B1"/>
    <w:rsid w:val="00163F77"/>
    <w:rsid w:val="00164B8B"/>
    <w:rsid w:val="00165271"/>
    <w:rsid w:val="00165651"/>
    <w:rsid w:val="00165D54"/>
    <w:rsid w:val="0016643C"/>
    <w:rsid w:val="0016680D"/>
    <w:rsid w:val="001668AE"/>
    <w:rsid w:val="00167041"/>
    <w:rsid w:val="00167D27"/>
    <w:rsid w:val="00170038"/>
    <w:rsid w:val="00170EB3"/>
    <w:rsid w:val="00171EA8"/>
    <w:rsid w:val="00171FEC"/>
    <w:rsid w:val="001729D9"/>
    <w:rsid w:val="00172B5F"/>
    <w:rsid w:val="00172F5C"/>
    <w:rsid w:val="00174053"/>
    <w:rsid w:val="001742EB"/>
    <w:rsid w:val="001747EB"/>
    <w:rsid w:val="001749CB"/>
    <w:rsid w:val="00176E6C"/>
    <w:rsid w:val="00177605"/>
    <w:rsid w:val="00180305"/>
    <w:rsid w:val="00180D72"/>
    <w:rsid w:val="00180ED6"/>
    <w:rsid w:val="001813D8"/>
    <w:rsid w:val="00181D82"/>
    <w:rsid w:val="00181DAC"/>
    <w:rsid w:val="00182D24"/>
    <w:rsid w:val="0018353C"/>
    <w:rsid w:val="00183550"/>
    <w:rsid w:val="00184392"/>
    <w:rsid w:val="00184761"/>
    <w:rsid w:val="001850AA"/>
    <w:rsid w:val="0018526A"/>
    <w:rsid w:val="00185C1A"/>
    <w:rsid w:val="00186063"/>
    <w:rsid w:val="00186651"/>
    <w:rsid w:val="001868C5"/>
    <w:rsid w:val="00186F39"/>
    <w:rsid w:val="001877D2"/>
    <w:rsid w:val="00187CE3"/>
    <w:rsid w:val="001902B2"/>
    <w:rsid w:val="0019030B"/>
    <w:rsid w:val="00190DD8"/>
    <w:rsid w:val="00190E17"/>
    <w:rsid w:val="00191A9F"/>
    <w:rsid w:val="00191CEE"/>
    <w:rsid w:val="00191E66"/>
    <w:rsid w:val="00192A69"/>
    <w:rsid w:val="00192AE6"/>
    <w:rsid w:val="00192CC0"/>
    <w:rsid w:val="00193AD9"/>
    <w:rsid w:val="00193DD5"/>
    <w:rsid w:val="00193FD2"/>
    <w:rsid w:val="00194FA1"/>
    <w:rsid w:val="00195BBA"/>
    <w:rsid w:val="00195ED1"/>
    <w:rsid w:val="0019607A"/>
    <w:rsid w:val="0019618A"/>
    <w:rsid w:val="00196200"/>
    <w:rsid w:val="0019651D"/>
    <w:rsid w:val="00196B10"/>
    <w:rsid w:val="00196BE4"/>
    <w:rsid w:val="00196EFA"/>
    <w:rsid w:val="001972BC"/>
    <w:rsid w:val="001973AA"/>
    <w:rsid w:val="00197E18"/>
    <w:rsid w:val="001A080D"/>
    <w:rsid w:val="001A0D38"/>
    <w:rsid w:val="001A0E66"/>
    <w:rsid w:val="001A0E76"/>
    <w:rsid w:val="001A10C4"/>
    <w:rsid w:val="001A180B"/>
    <w:rsid w:val="001A2734"/>
    <w:rsid w:val="001A2991"/>
    <w:rsid w:val="001A2CE1"/>
    <w:rsid w:val="001A4730"/>
    <w:rsid w:val="001A4B19"/>
    <w:rsid w:val="001A4D97"/>
    <w:rsid w:val="001A596E"/>
    <w:rsid w:val="001A6494"/>
    <w:rsid w:val="001A734F"/>
    <w:rsid w:val="001A74A3"/>
    <w:rsid w:val="001A7589"/>
    <w:rsid w:val="001B0620"/>
    <w:rsid w:val="001B06D2"/>
    <w:rsid w:val="001B0DDA"/>
    <w:rsid w:val="001B0DDD"/>
    <w:rsid w:val="001B0FC0"/>
    <w:rsid w:val="001B0FD9"/>
    <w:rsid w:val="001B11C7"/>
    <w:rsid w:val="001B134F"/>
    <w:rsid w:val="001B1C98"/>
    <w:rsid w:val="001B3A3B"/>
    <w:rsid w:val="001B3CFB"/>
    <w:rsid w:val="001B4197"/>
    <w:rsid w:val="001B486A"/>
    <w:rsid w:val="001B5013"/>
    <w:rsid w:val="001B5AF6"/>
    <w:rsid w:val="001B613E"/>
    <w:rsid w:val="001B6188"/>
    <w:rsid w:val="001B6219"/>
    <w:rsid w:val="001B67E2"/>
    <w:rsid w:val="001B6849"/>
    <w:rsid w:val="001B6E65"/>
    <w:rsid w:val="001B6ED7"/>
    <w:rsid w:val="001B6F7D"/>
    <w:rsid w:val="001B75EB"/>
    <w:rsid w:val="001C01AC"/>
    <w:rsid w:val="001C03FF"/>
    <w:rsid w:val="001C0B35"/>
    <w:rsid w:val="001C0C8A"/>
    <w:rsid w:val="001C0F10"/>
    <w:rsid w:val="001C130D"/>
    <w:rsid w:val="001C1588"/>
    <w:rsid w:val="001C1607"/>
    <w:rsid w:val="001C1946"/>
    <w:rsid w:val="001C1FDE"/>
    <w:rsid w:val="001C20E4"/>
    <w:rsid w:val="001C21F6"/>
    <w:rsid w:val="001C27B9"/>
    <w:rsid w:val="001C2EF6"/>
    <w:rsid w:val="001C40B2"/>
    <w:rsid w:val="001C45DE"/>
    <w:rsid w:val="001C493F"/>
    <w:rsid w:val="001C5647"/>
    <w:rsid w:val="001C5E20"/>
    <w:rsid w:val="001C6170"/>
    <w:rsid w:val="001C61AC"/>
    <w:rsid w:val="001C7376"/>
    <w:rsid w:val="001C7588"/>
    <w:rsid w:val="001C79BC"/>
    <w:rsid w:val="001C7AD9"/>
    <w:rsid w:val="001C7D7B"/>
    <w:rsid w:val="001C7ECA"/>
    <w:rsid w:val="001D0355"/>
    <w:rsid w:val="001D04FA"/>
    <w:rsid w:val="001D0C10"/>
    <w:rsid w:val="001D17E0"/>
    <w:rsid w:val="001D18A3"/>
    <w:rsid w:val="001D1B34"/>
    <w:rsid w:val="001D25E0"/>
    <w:rsid w:val="001D2BE6"/>
    <w:rsid w:val="001D3716"/>
    <w:rsid w:val="001D380C"/>
    <w:rsid w:val="001D3DBE"/>
    <w:rsid w:val="001D41F3"/>
    <w:rsid w:val="001D4408"/>
    <w:rsid w:val="001D46A5"/>
    <w:rsid w:val="001D470F"/>
    <w:rsid w:val="001D4CEA"/>
    <w:rsid w:val="001D4EC1"/>
    <w:rsid w:val="001D51E4"/>
    <w:rsid w:val="001D5AEE"/>
    <w:rsid w:val="001D5B3B"/>
    <w:rsid w:val="001D5C3A"/>
    <w:rsid w:val="001D5EC0"/>
    <w:rsid w:val="001D6B2D"/>
    <w:rsid w:val="001D6C72"/>
    <w:rsid w:val="001D7C5C"/>
    <w:rsid w:val="001E00E3"/>
    <w:rsid w:val="001E05BA"/>
    <w:rsid w:val="001E0A38"/>
    <w:rsid w:val="001E0EB7"/>
    <w:rsid w:val="001E1E8C"/>
    <w:rsid w:val="001E28B7"/>
    <w:rsid w:val="001E2A2C"/>
    <w:rsid w:val="001E2EA6"/>
    <w:rsid w:val="001E3B45"/>
    <w:rsid w:val="001E3FD8"/>
    <w:rsid w:val="001E440D"/>
    <w:rsid w:val="001E45F4"/>
    <w:rsid w:val="001E467D"/>
    <w:rsid w:val="001E4B24"/>
    <w:rsid w:val="001E5010"/>
    <w:rsid w:val="001E5F3B"/>
    <w:rsid w:val="001E6CC2"/>
    <w:rsid w:val="001E72BC"/>
    <w:rsid w:val="001F0082"/>
    <w:rsid w:val="001F017B"/>
    <w:rsid w:val="001F02B0"/>
    <w:rsid w:val="001F04F7"/>
    <w:rsid w:val="001F09A9"/>
    <w:rsid w:val="001F0A10"/>
    <w:rsid w:val="001F12EB"/>
    <w:rsid w:val="001F161E"/>
    <w:rsid w:val="001F18D1"/>
    <w:rsid w:val="001F1E29"/>
    <w:rsid w:val="001F1E3B"/>
    <w:rsid w:val="001F25CA"/>
    <w:rsid w:val="001F2754"/>
    <w:rsid w:val="001F2DAD"/>
    <w:rsid w:val="001F3CDC"/>
    <w:rsid w:val="001F574C"/>
    <w:rsid w:val="001F5824"/>
    <w:rsid w:val="001F65B6"/>
    <w:rsid w:val="001F6F4D"/>
    <w:rsid w:val="001F702E"/>
    <w:rsid w:val="001F70A0"/>
    <w:rsid w:val="001F722A"/>
    <w:rsid w:val="001F7680"/>
    <w:rsid w:val="001F79C9"/>
    <w:rsid w:val="001F7D0B"/>
    <w:rsid w:val="002000CD"/>
    <w:rsid w:val="0020053E"/>
    <w:rsid w:val="00200841"/>
    <w:rsid w:val="002011CD"/>
    <w:rsid w:val="002022D9"/>
    <w:rsid w:val="00202FCD"/>
    <w:rsid w:val="002032A3"/>
    <w:rsid w:val="0020400C"/>
    <w:rsid w:val="00204753"/>
    <w:rsid w:val="00204844"/>
    <w:rsid w:val="002048AE"/>
    <w:rsid w:val="00205552"/>
    <w:rsid w:val="002069EA"/>
    <w:rsid w:val="00206D25"/>
    <w:rsid w:val="002071E6"/>
    <w:rsid w:val="00207261"/>
    <w:rsid w:val="0020797E"/>
    <w:rsid w:val="00207C2D"/>
    <w:rsid w:val="00207FAA"/>
    <w:rsid w:val="0021002E"/>
    <w:rsid w:val="0021023F"/>
    <w:rsid w:val="00210B98"/>
    <w:rsid w:val="00210CE4"/>
    <w:rsid w:val="002113E4"/>
    <w:rsid w:val="00211E4A"/>
    <w:rsid w:val="00211F10"/>
    <w:rsid w:val="00212F2A"/>
    <w:rsid w:val="002131B5"/>
    <w:rsid w:val="00213732"/>
    <w:rsid w:val="002137AA"/>
    <w:rsid w:val="00213E37"/>
    <w:rsid w:val="00215432"/>
    <w:rsid w:val="002156D8"/>
    <w:rsid w:val="00215D90"/>
    <w:rsid w:val="00217851"/>
    <w:rsid w:val="00217D87"/>
    <w:rsid w:val="0022046E"/>
    <w:rsid w:val="002209EC"/>
    <w:rsid w:val="00220BF9"/>
    <w:rsid w:val="00222754"/>
    <w:rsid w:val="0022277B"/>
    <w:rsid w:val="00222D30"/>
    <w:rsid w:val="00222ED3"/>
    <w:rsid w:val="00223533"/>
    <w:rsid w:val="00223A88"/>
    <w:rsid w:val="00223D19"/>
    <w:rsid w:val="00224655"/>
    <w:rsid w:val="00224EF6"/>
    <w:rsid w:val="00226ECC"/>
    <w:rsid w:val="00227285"/>
    <w:rsid w:val="002273BA"/>
    <w:rsid w:val="002304AE"/>
    <w:rsid w:val="00230BAA"/>
    <w:rsid w:val="00230DA0"/>
    <w:rsid w:val="002310CC"/>
    <w:rsid w:val="00231619"/>
    <w:rsid w:val="00231697"/>
    <w:rsid w:val="0023184C"/>
    <w:rsid w:val="00232A3C"/>
    <w:rsid w:val="00233216"/>
    <w:rsid w:val="00233308"/>
    <w:rsid w:val="00233A9A"/>
    <w:rsid w:val="00233B64"/>
    <w:rsid w:val="0023416A"/>
    <w:rsid w:val="0023483E"/>
    <w:rsid w:val="00234E7A"/>
    <w:rsid w:val="00235F21"/>
    <w:rsid w:val="00236310"/>
    <w:rsid w:val="00236710"/>
    <w:rsid w:val="0023718A"/>
    <w:rsid w:val="002372DC"/>
    <w:rsid w:val="002375B3"/>
    <w:rsid w:val="00237F4C"/>
    <w:rsid w:val="00240120"/>
    <w:rsid w:val="002402D7"/>
    <w:rsid w:val="002402E5"/>
    <w:rsid w:val="00240478"/>
    <w:rsid w:val="002404EC"/>
    <w:rsid w:val="00240A24"/>
    <w:rsid w:val="00241225"/>
    <w:rsid w:val="00241504"/>
    <w:rsid w:val="0024165E"/>
    <w:rsid w:val="00241DBE"/>
    <w:rsid w:val="00241FB8"/>
    <w:rsid w:val="00242315"/>
    <w:rsid w:val="00242635"/>
    <w:rsid w:val="00242759"/>
    <w:rsid w:val="00242F20"/>
    <w:rsid w:val="00243536"/>
    <w:rsid w:val="00243DB3"/>
    <w:rsid w:val="00243DEE"/>
    <w:rsid w:val="0024469B"/>
    <w:rsid w:val="0024491D"/>
    <w:rsid w:val="002456BB"/>
    <w:rsid w:val="002459F1"/>
    <w:rsid w:val="00246381"/>
    <w:rsid w:val="00247580"/>
    <w:rsid w:val="00247836"/>
    <w:rsid w:val="00247BA7"/>
    <w:rsid w:val="00247CFA"/>
    <w:rsid w:val="00250DFE"/>
    <w:rsid w:val="00250FF1"/>
    <w:rsid w:val="002512E5"/>
    <w:rsid w:val="0025131B"/>
    <w:rsid w:val="00251343"/>
    <w:rsid w:val="0025168C"/>
    <w:rsid w:val="00251C34"/>
    <w:rsid w:val="00252994"/>
    <w:rsid w:val="002529F3"/>
    <w:rsid w:val="00252BB9"/>
    <w:rsid w:val="00252D13"/>
    <w:rsid w:val="00252F5C"/>
    <w:rsid w:val="002533A2"/>
    <w:rsid w:val="002533D1"/>
    <w:rsid w:val="002536AC"/>
    <w:rsid w:val="0025393A"/>
    <w:rsid w:val="00254243"/>
    <w:rsid w:val="0025493C"/>
    <w:rsid w:val="00254B7E"/>
    <w:rsid w:val="00254CC5"/>
    <w:rsid w:val="00254F0E"/>
    <w:rsid w:val="00255856"/>
    <w:rsid w:val="00255B22"/>
    <w:rsid w:val="00255F7A"/>
    <w:rsid w:val="00256792"/>
    <w:rsid w:val="00256E43"/>
    <w:rsid w:val="00256FF9"/>
    <w:rsid w:val="00257850"/>
    <w:rsid w:val="002579A2"/>
    <w:rsid w:val="00257C75"/>
    <w:rsid w:val="002610E4"/>
    <w:rsid w:val="00261292"/>
    <w:rsid w:val="00261397"/>
    <w:rsid w:val="00261AB7"/>
    <w:rsid w:val="00262441"/>
    <w:rsid w:val="00262B4F"/>
    <w:rsid w:val="00262B71"/>
    <w:rsid w:val="00262D24"/>
    <w:rsid w:val="00262DE8"/>
    <w:rsid w:val="002638F3"/>
    <w:rsid w:val="00263AE6"/>
    <w:rsid w:val="00263E61"/>
    <w:rsid w:val="00263EC3"/>
    <w:rsid w:val="0026409D"/>
    <w:rsid w:val="002642D5"/>
    <w:rsid w:val="00264635"/>
    <w:rsid w:val="00265525"/>
    <w:rsid w:val="00265772"/>
    <w:rsid w:val="00265B98"/>
    <w:rsid w:val="00266381"/>
    <w:rsid w:val="00266781"/>
    <w:rsid w:val="00267064"/>
    <w:rsid w:val="00267DE5"/>
    <w:rsid w:val="00267FD3"/>
    <w:rsid w:val="00270C6B"/>
    <w:rsid w:val="00270CC3"/>
    <w:rsid w:val="00270E93"/>
    <w:rsid w:val="00270F0D"/>
    <w:rsid w:val="00271990"/>
    <w:rsid w:val="00271B4D"/>
    <w:rsid w:val="00271C15"/>
    <w:rsid w:val="002728C6"/>
    <w:rsid w:val="00272EF7"/>
    <w:rsid w:val="00273507"/>
    <w:rsid w:val="00273978"/>
    <w:rsid w:val="002740D7"/>
    <w:rsid w:val="002740EE"/>
    <w:rsid w:val="00274525"/>
    <w:rsid w:val="0027545A"/>
    <w:rsid w:val="00275944"/>
    <w:rsid w:val="00275CD7"/>
    <w:rsid w:val="0027641B"/>
    <w:rsid w:val="00276A10"/>
    <w:rsid w:val="002775CC"/>
    <w:rsid w:val="002776C3"/>
    <w:rsid w:val="0028080B"/>
    <w:rsid w:val="0028098F"/>
    <w:rsid w:val="00281332"/>
    <w:rsid w:val="002815B9"/>
    <w:rsid w:val="002816E3"/>
    <w:rsid w:val="002817B4"/>
    <w:rsid w:val="00281A80"/>
    <w:rsid w:val="00281ACE"/>
    <w:rsid w:val="00281F8D"/>
    <w:rsid w:val="00282865"/>
    <w:rsid w:val="002838A7"/>
    <w:rsid w:val="00283967"/>
    <w:rsid w:val="00283AB1"/>
    <w:rsid w:val="00284044"/>
    <w:rsid w:val="00284590"/>
    <w:rsid w:val="0028532D"/>
    <w:rsid w:val="00285884"/>
    <w:rsid w:val="0028598C"/>
    <w:rsid w:val="002861F0"/>
    <w:rsid w:val="002865EF"/>
    <w:rsid w:val="002867C1"/>
    <w:rsid w:val="00287606"/>
    <w:rsid w:val="00287F17"/>
    <w:rsid w:val="00290469"/>
    <w:rsid w:val="00290913"/>
    <w:rsid w:val="00290B46"/>
    <w:rsid w:val="00290BAA"/>
    <w:rsid w:val="00290FEC"/>
    <w:rsid w:val="0029186B"/>
    <w:rsid w:val="00291DCD"/>
    <w:rsid w:val="00291E13"/>
    <w:rsid w:val="00292447"/>
    <w:rsid w:val="00292AD9"/>
    <w:rsid w:val="002930FF"/>
    <w:rsid w:val="00293433"/>
    <w:rsid w:val="0029391A"/>
    <w:rsid w:val="00293D81"/>
    <w:rsid w:val="00295370"/>
    <w:rsid w:val="00295C03"/>
    <w:rsid w:val="00296289"/>
    <w:rsid w:val="00296FBE"/>
    <w:rsid w:val="002973C4"/>
    <w:rsid w:val="00297754"/>
    <w:rsid w:val="002A0038"/>
    <w:rsid w:val="002A01BA"/>
    <w:rsid w:val="002A0C24"/>
    <w:rsid w:val="002A1439"/>
    <w:rsid w:val="002A1837"/>
    <w:rsid w:val="002A1A24"/>
    <w:rsid w:val="002A1A99"/>
    <w:rsid w:val="002A22D1"/>
    <w:rsid w:val="002A26C7"/>
    <w:rsid w:val="002A27E0"/>
    <w:rsid w:val="002A2B5A"/>
    <w:rsid w:val="002A2C8D"/>
    <w:rsid w:val="002A4106"/>
    <w:rsid w:val="002A4229"/>
    <w:rsid w:val="002A4737"/>
    <w:rsid w:val="002A4F05"/>
    <w:rsid w:val="002A716A"/>
    <w:rsid w:val="002A78BB"/>
    <w:rsid w:val="002A7993"/>
    <w:rsid w:val="002A7BE4"/>
    <w:rsid w:val="002B0906"/>
    <w:rsid w:val="002B1F65"/>
    <w:rsid w:val="002B236B"/>
    <w:rsid w:val="002B3048"/>
    <w:rsid w:val="002B30C7"/>
    <w:rsid w:val="002B32DB"/>
    <w:rsid w:val="002B36E0"/>
    <w:rsid w:val="002B3DEE"/>
    <w:rsid w:val="002B3F77"/>
    <w:rsid w:val="002B467E"/>
    <w:rsid w:val="002B46BD"/>
    <w:rsid w:val="002B5976"/>
    <w:rsid w:val="002B59C2"/>
    <w:rsid w:val="002B6083"/>
    <w:rsid w:val="002B638A"/>
    <w:rsid w:val="002B70E1"/>
    <w:rsid w:val="002B746F"/>
    <w:rsid w:val="002B7BD5"/>
    <w:rsid w:val="002C1402"/>
    <w:rsid w:val="002C180A"/>
    <w:rsid w:val="002C182E"/>
    <w:rsid w:val="002C1C3F"/>
    <w:rsid w:val="002C2424"/>
    <w:rsid w:val="002C28D8"/>
    <w:rsid w:val="002C29A2"/>
    <w:rsid w:val="002C33F8"/>
    <w:rsid w:val="002C373B"/>
    <w:rsid w:val="002C3A46"/>
    <w:rsid w:val="002C3B5A"/>
    <w:rsid w:val="002C474B"/>
    <w:rsid w:val="002C483C"/>
    <w:rsid w:val="002C512A"/>
    <w:rsid w:val="002C56B8"/>
    <w:rsid w:val="002C7228"/>
    <w:rsid w:val="002C72A3"/>
    <w:rsid w:val="002C74F5"/>
    <w:rsid w:val="002C777D"/>
    <w:rsid w:val="002C7894"/>
    <w:rsid w:val="002D0F19"/>
    <w:rsid w:val="002D1504"/>
    <w:rsid w:val="002D371E"/>
    <w:rsid w:val="002D3D00"/>
    <w:rsid w:val="002D4846"/>
    <w:rsid w:val="002D4A5C"/>
    <w:rsid w:val="002D5188"/>
    <w:rsid w:val="002D5696"/>
    <w:rsid w:val="002D6114"/>
    <w:rsid w:val="002D671D"/>
    <w:rsid w:val="002D6870"/>
    <w:rsid w:val="002D6BCB"/>
    <w:rsid w:val="002D6FB3"/>
    <w:rsid w:val="002D72C5"/>
    <w:rsid w:val="002D7C16"/>
    <w:rsid w:val="002D7D3C"/>
    <w:rsid w:val="002D7FB2"/>
    <w:rsid w:val="002E08B7"/>
    <w:rsid w:val="002E1137"/>
    <w:rsid w:val="002E1C97"/>
    <w:rsid w:val="002E216F"/>
    <w:rsid w:val="002E287D"/>
    <w:rsid w:val="002E2A97"/>
    <w:rsid w:val="002E44C7"/>
    <w:rsid w:val="002E4853"/>
    <w:rsid w:val="002E4959"/>
    <w:rsid w:val="002E5DD7"/>
    <w:rsid w:val="002E61DA"/>
    <w:rsid w:val="002E6309"/>
    <w:rsid w:val="002E692A"/>
    <w:rsid w:val="002E6F89"/>
    <w:rsid w:val="002E726B"/>
    <w:rsid w:val="002E727B"/>
    <w:rsid w:val="002E7444"/>
    <w:rsid w:val="002E7BF1"/>
    <w:rsid w:val="002F070A"/>
    <w:rsid w:val="002F0F36"/>
    <w:rsid w:val="002F19C6"/>
    <w:rsid w:val="002F1A02"/>
    <w:rsid w:val="002F1BEB"/>
    <w:rsid w:val="002F1F9C"/>
    <w:rsid w:val="002F2750"/>
    <w:rsid w:val="002F3952"/>
    <w:rsid w:val="002F3E41"/>
    <w:rsid w:val="002F432A"/>
    <w:rsid w:val="002F4786"/>
    <w:rsid w:val="002F4B0D"/>
    <w:rsid w:val="002F507F"/>
    <w:rsid w:val="002F5600"/>
    <w:rsid w:val="002F5C74"/>
    <w:rsid w:val="002F617C"/>
    <w:rsid w:val="002F6D49"/>
    <w:rsid w:val="002F7A38"/>
    <w:rsid w:val="002F7E0E"/>
    <w:rsid w:val="003000DA"/>
    <w:rsid w:val="00300B80"/>
    <w:rsid w:val="00301338"/>
    <w:rsid w:val="0030140D"/>
    <w:rsid w:val="0030144C"/>
    <w:rsid w:val="003016CE"/>
    <w:rsid w:val="00301D05"/>
    <w:rsid w:val="00302F05"/>
    <w:rsid w:val="003030C9"/>
    <w:rsid w:val="00303346"/>
    <w:rsid w:val="00303428"/>
    <w:rsid w:val="00303F99"/>
    <w:rsid w:val="003043EC"/>
    <w:rsid w:val="00304808"/>
    <w:rsid w:val="00304E6F"/>
    <w:rsid w:val="00306707"/>
    <w:rsid w:val="00306E7B"/>
    <w:rsid w:val="00307691"/>
    <w:rsid w:val="003079CB"/>
    <w:rsid w:val="0031172A"/>
    <w:rsid w:val="00311C9B"/>
    <w:rsid w:val="00311FD7"/>
    <w:rsid w:val="00312011"/>
    <w:rsid w:val="003121D9"/>
    <w:rsid w:val="003121DA"/>
    <w:rsid w:val="00312256"/>
    <w:rsid w:val="003127A0"/>
    <w:rsid w:val="003131EE"/>
    <w:rsid w:val="00313816"/>
    <w:rsid w:val="003138B1"/>
    <w:rsid w:val="003148FF"/>
    <w:rsid w:val="00314952"/>
    <w:rsid w:val="00314B0A"/>
    <w:rsid w:val="003156B7"/>
    <w:rsid w:val="0031590B"/>
    <w:rsid w:val="00315AD3"/>
    <w:rsid w:val="00316278"/>
    <w:rsid w:val="0031653B"/>
    <w:rsid w:val="003165C7"/>
    <w:rsid w:val="00316623"/>
    <w:rsid w:val="003166A6"/>
    <w:rsid w:val="00317A23"/>
    <w:rsid w:val="00317D1F"/>
    <w:rsid w:val="0032103E"/>
    <w:rsid w:val="00321273"/>
    <w:rsid w:val="00321CB7"/>
    <w:rsid w:val="00321EB8"/>
    <w:rsid w:val="00321EC7"/>
    <w:rsid w:val="003220FB"/>
    <w:rsid w:val="003234AC"/>
    <w:rsid w:val="0032393F"/>
    <w:rsid w:val="00323A1C"/>
    <w:rsid w:val="00323F8E"/>
    <w:rsid w:val="0032434A"/>
    <w:rsid w:val="00324473"/>
    <w:rsid w:val="00324B99"/>
    <w:rsid w:val="00324D81"/>
    <w:rsid w:val="003250D4"/>
    <w:rsid w:val="003251B9"/>
    <w:rsid w:val="0032559F"/>
    <w:rsid w:val="003264AB"/>
    <w:rsid w:val="00326B0F"/>
    <w:rsid w:val="003273E6"/>
    <w:rsid w:val="00327567"/>
    <w:rsid w:val="003303DF"/>
    <w:rsid w:val="00330761"/>
    <w:rsid w:val="00331510"/>
    <w:rsid w:val="00331E92"/>
    <w:rsid w:val="00331EC5"/>
    <w:rsid w:val="0033224D"/>
    <w:rsid w:val="003322DB"/>
    <w:rsid w:val="0033275F"/>
    <w:rsid w:val="00333182"/>
    <w:rsid w:val="00333251"/>
    <w:rsid w:val="00333AA4"/>
    <w:rsid w:val="00334520"/>
    <w:rsid w:val="003347AB"/>
    <w:rsid w:val="00334B2A"/>
    <w:rsid w:val="00335133"/>
    <w:rsid w:val="0033515B"/>
    <w:rsid w:val="003353F9"/>
    <w:rsid w:val="00335BAA"/>
    <w:rsid w:val="00335D43"/>
    <w:rsid w:val="00335DF4"/>
    <w:rsid w:val="00335F06"/>
    <w:rsid w:val="00336191"/>
    <w:rsid w:val="00336501"/>
    <w:rsid w:val="0033652C"/>
    <w:rsid w:val="003367F6"/>
    <w:rsid w:val="003368A4"/>
    <w:rsid w:val="00336EE0"/>
    <w:rsid w:val="00337008"/>
    <w:rsid w:val="0033726A"/>
    <w:rsid w:val="003372AC"/>
    <w:rsid w:val="003374EC"/>
    <w:rsid w:val="003379E0"/>
    <w:rsid w:val="00337C26"/>
    <w:rsid w:val="00337EF2"/>
    <w:rsid w:val="00340C56"/>
    <w:rsid w:val="00340CB4"/>
    <w:rsid w:val="00340FDB"/>
    <w:rsid w:val="0034169F"/>
    <w:rsid w:val="00341F32"/>
    <w:rsid w:val="00342883"/>
    <w:rsid w:val="00342893"/>
    <w:rsid w:val="00342B8E"/>
    <w:rsid w:val="003433B0"/>
    <w:rsid w:val="003438B6"/>
    <w:rsid w:val="00343996"/>
    <w:rsid w:val="00343AE3"/>
    <w:rsid w:val="00343F4B"/>
    <w:rsid w:val="00344097"/>
    <w:rsid w:val="00344120"/>
    <w:rsid w:val="0034440C"/>
    <w:rsid w:val="00344571"/>
    <w:rsid w:val="0034467A"/>
    <w:rsid w:val="00344D7B"/>
    <w:rsid w:val="00345162"/>
    <w:rsid w:val="0034545C"/>
    <w:rsid w:val="00346474"/>
    <w:rsid w:val="00346637"/>
    <w:rsid w:val="00346CAF"/>
    <w:rsid w:val="00346E83"/>
    <w:rsid w:val="0034731A"/>
    <w:rsid w:val="003474A2"/>
    <w:rsid w:val="00347A68"/>
    <w:rsid w:val="00347DC0"/>
    <w:rsid w:val="0035224F"/>
    <w:rsid w:val="00353029"/>
    <w:rsid w:val="00353311"/>
    <w:rsid w:val="00354363"/>
    <w:rsid w:val="00354966"/>
    <w:rsid w:val="00354CE4"/>
    <w:rsid w:val="0035669C"/>
    <w:rsid w:val="0035675A"/>
    <w:rsid w:val="003569A8"/>
    <w:rsid w:val="00356C13"/>
    <w:rsid w:val="00357353"/>
    <w:rsid w:val="00357483"/>
    <w:rsid w:val="00357CEC"/>
    <w:rsid w:val="003602ED"/>
    <w:rsid w:val="00360323"/>
    <w:rsid w:val="00360581"/>
    <w:rsid w:val="00360FFC"/>
    <w:rsid w:val="00361B3C"/>
    <w:rsid w:val="00362086"/>
    <w:rsid w:val="003620F7"/>
    <w:rsid w:val="00362991"/>
    <w:rsid w:val="00364AD2"/>
    <w:rsid w:val="00364B92"/>
    <w:rsid w:val="00364CE6"/>
    <w:rsid w:val="00365125"/>
    <w:rsid w:val="00366B00"/>
    <w:rsid w:val="00367529"/>
    <w:rsid w:val="003678D7"/>
    <w:rsid w:val="00370935"/>
    <w:rsid w:val="00371366"/>
    <w:rsid w:val="00371C05"/>
    <w:rsid w:val="00372ACA"/>
    <w:rsid w:val="00372FA9"/>
    <w:rsid w:val="00373235"/>
    <w:rsid w:val="0037345B"/>
    <w:rsid w:val="00373712"/>
    <w:rsid w:val="00374824"/>
    <w:rsid w:val="0037502B"/>
    <w:rsid w:val="003752C1"/>
    <w:rsid w:val="00375424"/>
    <w:rsid w:val="00375952"/>
    <w:rsid w:val="00375B3E"/>
    <w:rsid w:val="00375BBE"/>
    <w:rsid w:val="00375BF0"/>
    <w:rsid w:val="00376148"/>
    <w:rsid w:val="00376CAE"/>
    <w:rsid w:val="00376F66"/>
    <w:rsid w:val="00377740"/>
    <w:rsid w:val="00377893"/>
    <w:rsid w:val="00377F20"/>
    <w:rsid w:val="00377F35"/>
    <w:rsid w:val="00380261"/>
    <w:rsid w:val="00380467"/>
    <w:rsid w:val="00380708"/>
    <w:rsid w:val="00380B04"/>
    <w:rsid w:val="003812B5"/>
    <w:rsid w:val="003812BB"/>
    <w:rsid w:val="003812F9"/>
    <w:rsid w:val="00381A83"/>
    <w:rsid w:val="003830DF"/>
    <w:rsid w:val="00383470"/>
    <w:rsid w:val="0038488E"/>
    <w:rsid w:val="003856A3"/>
    <w:rsid w:val="003858D6"/>
    <w:rsid w:val="0038598A"/>
    <w:rsid w:val="0038619D"/>
    <w:rsid w:val="00386493"/>
    <w:rsid w:val="00386902"/>
    <w:rsid w:val="00387D47"/>
    <w:rsid w:val="003905B8"/>
    <w:rsid w:val="00390778"/>
    <w:rsid w:val="003913CF"/>
    <w:rsid w:val="00391426"/>
    <w:rsid w:val="00391BE8"/>
    <w:rsid w:val="003926C5"/>
    <w:rsid w:val="0039302D"/>
    <w:rsid w:val="0039324F"/>
    <w:rsid w:val="00393599"/>
    <w:rsid w:val="00394B7E"/>
    <w:rsid w:val="00395859"/>
    <w:rsid w:val="0039603E"/>
    <w:rsid w:val="0039615E"/>
    <w:rsid w:val="003961CD"/>
    <w:rsid w:val="00396F0A"/>
    <w:rsid w:val="00396F31"/>
    <w:rsid w:val="003978A3"/>
    <w:rsid w:val="003A0407"/>
    <w:rsid w:val="003A13D8"/>
    <w:rsid w:val="003A15EC"/>
    <w:rsid w:val="003A2022"/>
    <w:rsid w:val="003A247F"/>
    <w:rsid w:val="003A26F6"/>
    <w:rsid w:val="003A2CF2"/>
    <w:rsid w:val="003A2D98"/>
    <w:rsid w:val="003A3EDA"/>
    <w:rsid w:val="003A40A6"/>
    <w:rsid w:val="003A40AD"/>
    <w:rsid w:val="003A472F"/>
    <w:rsid w:val="003A49EB"/>
    <w:rsid w:val="003A4A6A"/>
    <w:rsid w:val="003A53C4"/>
    <w:rsid w:val="003A64A2"/>
    <w:rsid w:val="003A662F"/>
    <w:rsid w:val="003A678C"/>
    <w:rsid w:val="003A68EB"/>
    <w:rsid w:val="003A6B79"/>
    <w:rsid w:val="003A7261"/>
    <w:rsid w:val="003A748A"/>
    <w:rsid w:val="003A7607"/>
    <w:rsid w:val="003A7619"/>
    <w:rsid w:val="003A7BA6"/>
    <w:rsid w:val="003A7C35"/>
    <w:rsid w:val="003A7DFD"/>
    <w:rsid w:val="003A7F47"/>
    <w:rsid w:val="003B096D"/>
    <w:rsid w:val="003B09DA"/>
    <w:rsid w:val="003B0A14"/>
    <w:rsid w:val="003B0BB5"/>
    <w:rsid w:val="003B1958"/>
    <w:rsid w:val="003B19D0"/>
    <w:rsid w:val="003B1DCF"/>
    <w:rsid w:val="003B1EE6"/>
    <w:rsid w:val="003B2B3E"/>
    <w:rsid w:val="003B2E0A"/>
    <w:rsid w:val="003B2E28"/>
    <w:rsid w:val="003B30AE"/>
    <w:rsid w:val="003B42DC"/>
    <w:rsid w:val="003B457D"/>
    <w:rsid w:val="003B47BE"/>
    <w:rsid w:val="003B4D65"/>
    <w:rsid w:val="003B5351"/>
    <w:rsid w:val="003B54EF"/>
    <w:rsid w:val="003B5748"/>
    <w:rsid w:val="003B5B6E"/>
    <w:rsid w:val="003C01D2"/>
    <w:rsid w:val="003C0640"/>
    <w:rsid w:val="003C0E78"/>
    <w:rsid w:val="003C10DD"/>
    <w:rsid w:val="003C153D"/>
    <w:rsid w:val="003C18A7"/>
    <w:rsid w:val="003C1D12"/>
    <w:rsid w:val="003C2394"/>
    <w:rsid w:val="003C2A06"/>
    <w:rsid w:val="003C30DB"/>
    <w:rsid w:val="003C336C"/>
    <w:rsid w:val="003C34BA"/>
    <w:rsid w:val="003C466E"/>
    <w:rsid w:val="003C4908"/>
    <w:rsid w:val="003C57E6"/>
    <w:rsid w:val="003C5D6F"/>
    <w:rsid w:val="003C5E27"/>
    <w:rsid w:val="003C65D1"/>
    <w:rsid w:val="003C7011"/>
    <w:rsid w:val="003C7091"/>
    <w:rsid w:val="003C723C"/>
    <w:rsid w:val="003C7300"/>
    <w:rsid w:val="003C74BD"/>
    <w:rsid w:val="003C7600"/>
    <w:rsid w:val="003C7EFA"/>
    <w:rsid w:val="003D06CF"/>
    <w:rsid w:val="003D070A"/>
    <w:rsid w:val="003D0D38"/>
    <w:rsid w:val="003D0EB3"/>
    <w:rsid w:val="003D0F13"/>
    <w:rsid w:val="003D1158"/>
    <w:rsid w:val="003D12EF"/>
    <w:rsid w:val="003D17B6"/>
    <w:rsid w:val="003D2104"/>
    <w:rsid w:val="003D216B"/>
    <w:rsid w:val="003D219D"/>
    <w:rsid w:val="003D2324"/>
    <w:rsid w:val="003D2A4A"/>
    <w:rsid w:val="003D2EA4"/>
    <w:rsid w:val="003D3261"/>
    <w:rsid w:val="003D38E7"/>
    <w:rsid w:val="003D3FEC"/>
    <w:rsid w:val="003D3FF8"/>
    <w:rsid w:val="003D40E6"/>
    <w:rsid w:val="003D4435"/>
    <w:rsid w:val="003D4457"/>
    <w:rsid w:val="003D4C8F"/>
    <w:rsid w:val="003D508C"/>
    <w:rsid w:val="003D5826"/>
    <w:rsid w:val="003D5A8B"/>
    <w:rsid w:val="003D5ACD"/>
    <w:rsid w:val="003D617B"/>
    <w:rsid w:val="003D61A0"/>
    <w:rsid w:val="003D64B3"/>
    <w:rsid w:val="003D682A"/>
    <w:rsid w:val="003D6DF7"/>
    <w:rsid w:val="003D6FA5"/>
    <w:rsid w:val="003D796B"/>
    <w:rsid w:val="003E0895"/>
    <w:rsid w:val="003E0919"/>
    <w:rsid w:val="003E0A1D"/>
    <w:rsid w:val="003E0B82"/>
    <w:rsid w:val="003E1899"/>
    <w:rsid w:val="003E1ECE"/>
    <w:rsid w:val="003E27DA"/>
    <w:rsid w:val="003E292C"/>
    <w:rsid w:val="003E2F6B"/>
    <w:rsid w:val="003E31A0"/>
    <w:rsid w:val="003E3277"/>
    <w:rsid w:val="003E3408"/>
    <w:rsid w:val="003E3736"/>
    <w:rsid w:val="003E3815"/>
    <w:rsid w:val="003E3AB0"/>
    <w:rsid w:val="003E4602"/>
    <w:rsid w:val="003E5205"/>
    <w:rsid w:val="003E5422"/>
    <w:rsid w:val="003E590D"/>
    <w:rsid w:val="003E59D2"/>
    <w:rsid w:val="003E629E"/>
    <w:rsid w:val="003E649E"/>
    <w:rsid w:val="003E6A78"/>
    <w:rsid w:val="003E6FDF"/>
    <w:rsid w:val="003E7A34"/>
    <w:rsid w:val="003E7B2A"/>
    <w:rsid w:val="003E7F40"/>
    <w:rsid w:val="003F0222"/>
    <w:rsid w:val="003F08B5"/>
    <w:rsid w:val="003F2055"/>
    <w:rsid w:val="003F21D3"/>
    <w:rsid w:val="003F2679"/>
    <w:rsid w:val="003F2BB9"/>
    <w:rsid w:val="003F4808"/>
    <w:rsid w:val="003F495C"/>
    <w:rsid w:val="003F4F20"/>
    <w:rsid w:val="003F4F59"/>
    <w:rsid w:val="003F5745"/>
    <w:rsid w:val="003F5E38"/>
    <w:rsid w:val="003F5F9A"/>
    <w:rsid w:val="003F6287"/>
    <w:rsid w:val="003F6E2F"/>
    <w:rsid w:val="00400580"/>
    <w:rsid w:val="00400DB2"/>
    <w:rsid w:val="00401740"/>
    <w:rsid w:val="0040194E"/>
    <w:rsid w:val="004019A3"/>
    <w:rsid w:val="004019E2"/>
    <w:rsid w:val="00401A0F"/>
    <w:rsid w:val="00401C46"/>
    <w:rsid w:val="00401C70"/>
    <w:rsid w:val="00402472"/>
    <w:rsid w:val="00402759"/>
    <w:rsid w:val="004030BB"/>
    <w:rsid w:val="004031D0"/>
    <w:rsid w:val="0040366D"/>
    <w:rsid w:val="00403B8C"/>
    <w:rsid w:val="00403BAC"/>
    <w:rsid w:val="00404138"/>
    <w:rsid w:val="0040417B"/>
    <w:rsid w:val="00404750"/>
    <w:rsid w:val="00406406"/>
    <w:rsid w:val="00407363"/>
    <w:rsid w:val="004075EA"/>
    <w:rsid w:val="00407B50"/>
    <w:rsid w:val="00407FE1"/>
    <w:rsid w:val="00410154"/>
    <w:rsid w:val="00410984"/>
    <w:rsid w:val="00410C08"/>
    <w:rsid w:val="004113B8"/>
    <w:rsid w:val="004115D6"/>
    <w:rsid w:val="00412286"/>
    <w:rsid w:val="00412478"/>
    <w:rsid w:val="004124EF"/>
    <w:rsid w:val="00412563"/>
    <w:rsid w:val="0041264B"/>
    <w:rsid w:val="00412F97"/>
    <w:rsid w:val="0041303F"/>
    <w:rsid w:val="004131B0"/>
    <w:rsid w:val="004132AB"/>
    <w:rsid w:val="004145D6"/>
    <w:rsid w:val="00415BEE"/>
    <w:rsid w:val="00416434"/>
    <w:rsid w:val="004167F7"/>
    <w:rsid w:val="00417818"/>
    <w:rsid w:val="00420413"/>
    <w:rsid w:val="00420851"/>
    <w:rsid w:val="00420E59"/>
    <w:rsid w:val="00421A76"/>
    <w:rsid w:val="00421A87"/>
    <w:rsid w:val="00421FFB"/>
    <w:rsid w:val="00422625"/>
    <w:rsid w:val="004227E4"/>
    <w:rsid w:val="00422E28"/>
    <w:rsid w:val="00422FA4"/>
    <w:rsid w:val="00423E5E"/>
    <w:rsid w:val="0042432D"/>
    <w:rsid w:val="00424648"/>
    <w:rsid w:val="00424FC1"/>
    <w:rsid w:val="004250A8"/>
    <w:rsid w:val="004261D0"/>
    <w:rsid w:val="004264C6"/>
    <w:rsid w:val="00430235"/>
    <w:rsid w:val="00431289"/>
    <w:rsid w:val="00431722"/>
    <w:rsid w:val="0043252C"/>
    <w:rsid w:val="004329A5"/>
    <w:rsid w:val="00433676"/>
    <w:rsid w:val="00433A0D"/>
    <w:rsid w:val="004348DF"/>
    <w:rsid w:val="00434E16"/>
    <w:rsid w:val="004355BB"/>
    <w:rsid w:val="0043595F"/>
    <w:rsid w:val="00436299"/>
    <w:rsid w:val="00436E0F"/>
    <w:rsid w:val="00436E20"/>
    <w:rsid w:val="00436F96"/>
    <w:rsid w:val="00437304"/>
    <w:rsid w:val="00437370"/>
    <w:rsid w:val="00437790"/>
    <w:rsid w:val="00437D1A"/>
    <w:rsid w:val="004400C0"/>
    <w:rsid w:val="00440294"/>
    <w:rsid w:val="004408C5"/>
    <w:rsid w:val="00441FBC"/>
    <w:rsid w:val="00442314"/>
    <w:rsid w:val="00442813"/>
    <w:rsid w:val="00442B06"/>
    <w:rsid w:val="00443C91"/>
    <w:rsid w:val="00445185"/>
    <w:rsid w:val="0044537E"/>
    <w:rsid w:val="0044577E"/>
    <w:rsid w:val="00445CAB"/>
    <w:rsid w:val="00445FD0"/>
    <w:rsid w:val="00446E3F"/>
    <w:rsid w:val="004471D7"/>
    <w:rsid w:val="00447490"/>
    <w:rsid w:val="004478F7"/>
    <w:rsid w:val="00447A97"/>
    <w:rsid w:val="00447F33"/>
    <w:rsid w:val="0045084A"/>
    <w:rsid w:val="00450A84"/>
    <w:rsid w:val="004517BE"/>
    <w:rsid w:val="0045181B"/>
    <w:rsid w:val="00451D31"/>
    <w:rsid w:val="004522ED"/>
    <w:rsid w:val="00452569"/>
    <w:rsid w:val="00452A95"/>
    <w:rsid w:val="00452C28"/>
    <w:rsid w:val="00453284"/>
    <w:rsid w:val="00453BD5"/>
    <w:rsid w:val="004542C1"/>
    <w:rsid w:val="00454326"/>
    <w:rsid w:val="0045466D"/>
    <w:rsid w:val="00454979"/>
    <w:rsid w:val="00455403"/>
    <w:rsid w:val="004554EB"/>
    <w:rsid w:val="00455711"/>
    <w:rsid w:val="00455D2A"/>
    <w:rsid w:val="00455DEE"/>
    <w:rsid w:val="0045667A"/>
    <w:rsid w:val="0045690A"/>
    <w:rsid w:val="00456F08"/>
    <w:rsid w:val="004574DA"/>
    <w:rsid w:val="004576BC"/>
    <w:rsid w:val="00457BA1"/>
    <w:rsid w:val="00457FA3"/>
    <w:rsid w:val="004600B0"/>
    <w:rsid w:val="00460A23"/>
    <w:rsid w:val="00460D1E"/>
    <w:rsid w:val="00460F6C"/>
    <w:rsid w:val="00461BA2"/>
    <w:rsid w:val="00461DC3"/>
    <w:rsid w:val="004620F2"/>
    <w:rsid w:val="0046289E"/>
    <w:rsid w:val="00463866"/>
    <w:rsid w:val="0046386C"/>
    <w:rsid w:val="00463DB0"/>
    <w:rsid w:val="00464277"/>
    <w:rsid w:val="00464668"/>
    <w:rsid w:val="0046486B"/>
    <w:rsid w:val="00465AE4"/>
    <w:rsid w:val="00465B33"/>
    <w:rsid w:val="00465DAE"/>
    <w:rsid w:val="0046634C"/>
    <w:rsid w:val="00467CD8"/>
    <w:rsid w:val="004706AC"/>
    <w:rsid w:val="0047232D"/>
    <w:rsid w:val="00472463"/>
    <w:rsid w:val="00472A8B"/>
    <w:rsid w:val="00472CE5"/>
    <w:rsid w:val="004731D8"/>
    <w:rsid w:val="004733C8"/>
    <w:rsid w:val="00473D5C"/>
    <w:rsid w:val="0047433F"/>
    <w:rsid w:val="0047525F"/>
    <w:rsid w:val="00475809"/>
    <w:rsid w:val="00475AD6"/>
    <w:rsid w:val="00475B8E"/>
    <w:rsid w:val="00475F8C"/>
    <w:rsid w:val="00475F9C"/>
    <w:rsid w:val="004767A4"/>
    <w:rsid w:val="0047786E"/>
    <w:rsid w:val="00477A27"/>
    <w:rsid w:val="00477CBB"/>
    <w:rsid w:val="00480191"/>
    <w:rsid w:val="004816F8"/>
    <w:rsid w:val="00481E8D"/>
    <w:rsid w:val="00481F79"/>
    <w:rsid w:val="00482853"/>
    <w:rsid w:val="00482F14"/>
    <w:rsid w:val="004830BD"/>
    <w:rsid w:val="00483142"/>
    <w:rsid w:val="004831CA"/>
    <w:rsid w:val="00483357"/>
    <w:rsid w:val="004834EA"/>
    <w:rsid w:val="004836E6"/>
    <w:rsid w:val="004839ED"/>
    <w:rsid w:val="00483F63"/>
    <w:rsid w:val="004845F9"/>
    <w:rsid w:val="0048566D"/>
    <w:rsid w:val="00485978"/>
    <w:rsid w:val="00485C55"/>
    <w:rsid w:val="0048605F"/>
    <w:rsid w:val="004864B4"/>
    <w:rsid w:val="004867FA"/>
    <w:rsid w:val="004873C6"/>
    <w:rsid w:val="00487AD1"/>
    <w:rsid w:val="00487DEF"/>
    <w:rsid w:val="004903C6"/>
    <w:rsid w:val="0049091C"/>
    <w:rsid w:val="0049143D"/>
    <w:rsid w:val="00491655"/>
    <w:rsid w:val="00491BE1"/>
    <w:rsid w:val="00491CC0"/>
    <w:rsid w:val="00491FD7"/>
    <w:rsid w:val="0049201C"/>
    <w:rsid w:val="004928E2"/>
    <w:rsid w:val="00493A08"/>
    <w:rsid w:val="00494682"/>
    <w:rsid w:val="00494C6F"/>
    <w:rsid w:val="004952E6"/>
    <w:rsid w:val="004957FE"/>
    <w:rsid w:val="0049644C"/>
    <w:rsid w:val="0049658B"/>
    <w:rsid w:val="004967D6"/>
    <w:rsid w:val="00496A2D"/>
    <w:rsid w:val="004970FB"/>
    <w:rsid w:val="004974E8"/>
    <w:rsid w:val="00497AD5"/>
    <w:rsid w:val="00497E4D"/>
    <w:rsid w:val="004A07D3"/>
    <w:rsid w:val="004A0AD0"/>
    <w:rsid w:val="004A1692"/>
    <w:rsid w:val="004A1721"/>
    <w:rsid w:val="004A1E10"/>
    <w:rsid w:val="004A1F85"/>
    <w:rsid w:val="004A264B"/>
    <w:rsid w:val="004A27AB"/>
    <w:rsid w:val="004A4D39"/>
    <w:rsid w:val="004A6B77"/>
    <w:rsid w:val="004A78A0"/>
    <w:rsid w:val="004A7A0B"/>
    <w:rsid w:val="004A7B1A"/>
    <w:rsid w:val="004B03D4"/>
    <w:rsid w:val="004B054A"/>
    <w:rsid w:val="004B0736"/>
    <w:rsid w:val="004B09AD"/>
    <w:rsid w:val="004B1611"/>
    <w:rsid w:val="004B1684"/>
    <w:rsid w:val="004B37F9"/>
    <w:rsid w:val="004B3CAC"/>
    <w:rsid w:val="004B40EF"/>
    <w:rsid w:val="004B4C8B"/>
    <w:rsid w:val="004B5672"/>
    <w:rsid w:val="004B5D95"/>
    <w:rsid w:val="004B5EDC"/>
    <w:rsid w:val="004B6008"/>
    <w:rsid w:val="004B6187"/>
    <w:rsid w:val="004B6693"/>
    <w:rsid w:val="004B6BD3"/>
    <w:rsid w:val="004B6C2A"/>
    <w:rsid w:val="004B77C8"/>
    <w:rsid w:val="004B7D65"/>
    <w:rsid w:val="004C0AA5"/>
    <w:rsid w:val="004C0F05"/>
    <w:rsid w:val="004C0F80"/>
    <w:rsid w:val="004C1A3C"/>
    <w:rsid w:val="004C2890"/>
    <w:rsid w:val="004C32A7"/>
    <w:rsid w:val="004C35B3"/>
    <w:rsid w:val="004C3A6D"/>
    <w:rsid w:val="004C3AE7"/>
    <w:rsid w:val="004C40DF"/>
    <w:rsid w:val="004C4CFC"/>
    <w:rsid w:val="004C4D1D"/>
    <w:rsid w:val="004C4E05"/>
    <w:rsid w:val="004C5608"/>
    <w:rsid w:val="004C572D"/>
    <w:rsid w:val="004C5FE2"/>
    <w:rsid w:val="004C60B0"/>
    <w:rsid w:val="004C6669"/>
    <w:rsid w:val="004C68F2"/>
    <w:rsid w:val="004C6EF8"/>
    <w:rsid w:val="004C7111"/>
    <w:rsid w:val="004C735B"/>
    <w:rsid w:val="004D07D8"/>
    <w:rsid w:val="004D0AA8"/>
    <w:rsid w:val="004D13F5"/>
    <w:rsid w:val="004D163B"/>
    <w:rsid w:val="004D1932"/>
    <w:rsid w:val="004D1AFC"/>
    <w:rsid w:val="004D220C"/>
    <w:rsid w:val="004D2BB3"/>
    <w:rsid w:val="004D2E94"/>
    <w:rsid w:val="004D3319"/>
    <w:rsid w:val="004D3B2B"/>
    <w:rsid w:val="004D5FF8"/>
    <w:rsid w:val="004D65DF"/>
    <w:rsid w:val="004D703D"/>
    <w:rsid w:val="004D72C9"/>
    <w:rsid w:val="004E03F2"/>
    <w:rsid w:val="004E042D"/>
    <w:rsid w:val="004E065A"/>
    <w:rsid w:val="004E0AA8"/>
    <w:rsid w:val="004E15EC"/>
    <w:rsid w:val="004E20C5"/>
    <w:rsid w:val="004E2B20"/>
    <w:rsid w:val="004E309C"/>
    <w:rsid w:val="004E3273"/>
    <w:rsid w:val="004E35A3"/>
    <w:rsid w:val="004E3C24"/>
    <w:rsid w:val="004E3DD8"/>
    <w:rsid w:val="004E48C3"/>
    <w:rsid w:val="004E4BAB"/>
    <w:rsid w:val="004E4F6D"/>
    <w:rsid w:val="004E4FEC"/>
    <w:rsid w:val="004E546F"/>
    <w:rsid w:val="004E64E9"/>
    <w:rsid w:val="004E6A5B"/>
    <w:rsid w:val="004E715E"/>
    <w:rsid w:val="004E71E6"/>
    <w:rsid w:val="004E7686"/>
    <w:rsid w:val="004E7823"/>
    <w:rsid w:val="004E7C90"/>
    <w:rsid w:val="004F1852"/>
    <w:rsid w:val="004F1A63"/>
    <w:rsid w:val="004F349C"/>
    <w:rsid w:val="004F3E96"/>
    <w:rsid w:val="004F45A0"/>
    <w:rsid w:val="004F4653"/>
    <w:rsid w:val="004F4A79"/>
    <w:rsid w:val="004F4F75"/>
    <w:rsid w:val="004F546B"/>
    <w:rsid w:val="004F54BE"/>
    <w:rsid w:val="004F5B67"/>
    <w:rsid w:val="004F616A"/>
    <w:rsid w:val="004F62A1"/>
    <w:rsid w:val="004F6504"/>
    <w:rsid w:val="004F7003"/>
    <w:rsid w:val="004F7012"/>
    <w:rsid w:val="004F70E8"/>
    <w:rsid w:val="004F73E4"/>
    <w:rsid w:val="004F79A4"/>
    <w:rsid w:val="004F7B4E"/>
    <w:rsid w:val="0050042E"/>
    <w:rsid w:val="00501091"/>
    <w:rsid w:val="00501ECA"/>
    <w:rsid w:val="00502F4F"/>
    <w:rsid w:val="0050353E"/>
    <w:rsid w:val="00503E40"/>
    <w:rsid w:val="0050423E"/>
    <w:rsid w:val="005044B6"/>
    <w:rsid w:val="00504517"/>
    <w:rsid w:val="0050478D"/>
    <w:rsid w:val="0050485C"/>
    <w:rsid w:val="00504CEB"/>
    <w:rsid w:val="0050568F"/>
    <w:rsid w:val="00505835"/>
    <w:rsid w:val="005064CB"/>
    <w:rsid w:val="00506BDC"/>
    <w:rsid w:val="0050747E"/>
    <w:rsid w:val="005101AD"/>
    <w:rsid w:val="00510690"/>
    <w:rsid w:val="00510B53"/>
    <w:rsid w:val="00510D37"/>
    <w:rsid w:val="00510E7E"/>
    <w:rsid w:val="00511A83"/>
    <w:rsid w:val="00512BB0"/>
    <w:rsid w:val="00512DDF"/>
    <w:rsid w:val="00513376"/>
    <w:rsid w:val="00513536"/>
    <w:rsid w:val="00514650"/>
    <w:rsid w:val="0051475E"/>
    <w:rsid w:val="00514A47"/>
    <w:rsid w:val="00515313"/>
    <w:rsid w:val="00515A90"/>
    <w:rsid w:val="00515C54"/>
    <w:rsid w:val="00515FB7"/>
    <w:rsid w:val="005167FF"/>
    <w:rsid w:val="00516A7A"/>
    <w:rsid w:val="0051740F"/>
    <w:rsid w:val="005176BA"/>
    <w:rsid w:val="00517AB9"/>
    <w:rsid w:val="00520737"/>
    <w:rsid w:val="0052128E"/>
    <w:rsid w:val="00521A02"/>
    <w:rsid w:val="00521B36"/>
    <w:rsid w:val="00521BD2"/>
    <w:rsid w:val="00521E6D"/>
    <w:rsid w:val="00521E74"/>
    <w:rsid w:val="005221F5"/>
    <w:rsid w:val="00522705"/>
    <w:rsid w:val="00523FA8"/>
    <w:rsid w:val="005242F7"/>
    <w:rsid w:val="005256A2"/>
    <w:rsid w:val="00525858"/>
    <w:rsid w:val="00525C26"/>
    <w:rsid w:val="00525D86"/>
    <w:rsid w:val="005260D3"/>
    <w:rsid w:val="005263BA"/>
    <w:rsid w:val="0052657D"/>
    <w:rsid w:val="005268DF"/>
    <w:rsid w:val="00526A53"/>
    <w:rsid w:val="00527A92"/>
    <w:rsid w:val="005303A7"/>
    <w:rsid w:val="005308CD"/>
    <w:rsid w:val="005314AB"/>
    <w:rsid w:val="005317B0"/>
    <w:rsid w:val="00531801"/>
    <w:rsid w:val="00531FD1"/>
    <w:rsid w:val="00533558"/>
    <w:rsid w:val="005335B3"/>
    <w:rsid w:val="005336CF"/>
    <w:rsid w:val="00533823"/>
    <w:rsid w:val="00533A58"/>
    <w:rsid w:val="00534238"/>
    <w:rsid w:val="005346C5"/>
    <w:rsid w:val="00534A35"/>
    <w:rsid w:val="00534B1C"/>
    <w:rsid w:val="00534D3D"/>
    <w:rsid w:val="00535910"/>
    <w:rsid w:val="00535CA5"/>
    <w:rsid w:val="00535FDC"/>
    <w:rsid w:val="00536933"/>
    <w:rsid w:val="00536AE8"/>
    <w:rsid w:val="00536C4F"/>
    <w:rsid w:val="00537A4E"/>
    <w:rsid w:val="005408A8"/>
    <w:rsid w:val="0054163F"/>
    <w:rsid w:val="00541A0B"/>
    <w:rsid w:val="00541DFC"/>
    <w:rsid w:val="00542403"/>
    <w:rsid w:val="00542FCA"/>
    <w:rsid w:val="00543087"/>
    <w:rsid w:val="005434C1"/>
    <w:rsid w:val="00543B8A"/>
    <w:rsid w:val="00543F67"/>
    <w:rsid w:val="00544C9F"/>
    <w:rsid w:val="00545D8F"/>
    <w:rsid w:val="00546C74"/>
    <w:rsid w:val="00546CD3"/>
    <w:rsid w:val="00546E5E"/>
    <w:rsid w:val="00547015"/>
    <w:rsid w:val="00547C67"/>
    <w:rsid w:val="00550151"/>
    <w:rsid w:val="00550807"/>
    <w:rsid w:val="005509B6"/>
    <w:rsid w:val="0055115C"/>
    <w:rsid w:val="005518F0"/>
    <w:rsid w:val="00551BA5"/>
    <w:rsid w:val="00552D1D"/>
    <w:rsid w:val="00552DEB"/>
    <w:rsid w:val="00552EDD"/>
    <w:rsid w:val="00553AF7"/>
    <w:rsid w:val="00553B26"/>
    <w:rsid w:val="005543ED"/>
    <w:rsid w:val="005546A3"/>
    <w:rsid w:val="00554E56"/>
    <w:rsid w:val="00554EC9"/>
    <w:rsid w:val="005550B2"/>
    <w:rsid w:val="005550F8"/>
    <w:rsid w:val="00555CD2"/>
    <w:rsid w:val="0055603B"/>
    <w:rsid w:val="0055609D"/>
    <w:rsid w:val="005560FB"/>
    <w:rsid w:val="0055615D"/>
    <w:rsid w:val="0055648B"/>
    <w:rsid w:val="00557747"/>
    <w:rsid w:val="005578C9"/>
    <w:rsid w:val="0055797B"/>
    <w:rsid w:val="0056080B"/>
    <w:rsid w:val="00561492"/>
    <w:rsid w:val="005619C5"/>
    <w:rsid w:val="00561A8C"/>
    <w:rsid w:val="00561B79"/>
    <w:rsid w:val="005621C6"/>
    <w:rsid w:val="00562329"/>
    <w:rsid w:val="00562738"/>
    <w:rsid w:val="005628DE"/>
    <w:rsid w:val="00562DA5"/>
    <w:rsid w:val="0056364D"/>
    <w:rsid w:val="005638B6"/>
    <w:rsid w:val="00564122"/>
    <w:rsid w:val="005648CF"/>
    <w:rsid w:val="00564D0B"/>
    <w:rsid w:val="00564DC4"/>
    <w:rsid w:val="005653EC"/>
    <w:rsid w:val="0056624C"/>
    <w:rsid w:val="0056629C"/>
    <w:rsid w:val="005667E7"/>
    <w:rsid w:val="005668F6"/>
    <w:rsid w:val="005674E5"/>
    <w:rsid w:val="00567AFE"/>
    <w:rsid w:val="00567F23"/>
    <w:rsid w:val="0057021C"/>
    <w:rsid w:val="00570BF1"/>
    <w:rsid w:val="00571DE5"/>
    <w:rsid w:val="00571EE2"/>
    <w:rsid w:val="00572A97"/>
    <w:rsid w:val="00572CFB"/>
    <w:rsid w:val="0057323E"/>
    <w:rsid w:val="005740A9"/>
    <w:rsid w:val="005749BF"/>
    <w:rsid w:val="00574DC0"/>
    <w:rsid w:val="005757E6"/>
    <w:rsid w:val="00575F51"/>
    <w:rsid w:val="005762A0"/>
    <w:rsid w:val="00576431"/>
    <w:rsid w:val="005764D6"/>
    <w:rsid w:val="00577563"/>
    <w:rsid w:val="00577D5A"/>
    <w:rsid w:val="00580056"/>
    <w:rsid w:val="00580439"/>
    <w:rsid w:val="005804B1"/>
    <w:rsid w:val="00580828"/>
    <w:rsid w:val="00580B07"/>
    <w:rsid w:val="00580CA3"/>
    <w:rsid w:val="00581D50"/>
    <w:rsid w:val="0058252D"/>
    <w:rsid w:val="00582770"/>
    <w:rsid w:val="00582907"/>
    <w:rsid w:val="00582FCD"/>
    <w:rsid w:val="00583375"/>
    <w:rsid w:val="00583612"/>
    <w:rsid w:val="005841A5"/>
    <w:rsid w:val="00584458"/>
    <w:rsid w:val="00585615"/>
    <w:rsid w:val="0058670E"/>
    <w:rsid w:val="005868FF"/>
    <w:rsid w:val="00586AA8"/>
    <w:rsid w:val="00586EC3"/>
    <w:rsid w:val="00586F49"/>
    <w:rsid w:val="0058706A"/>
    <w:rsid w:val="0058777E"/>
    <w:rsid w:val="005900FB"/>
    <w:rsid w:val="005916BE"/>
    <w:rsid w:val="00591B77"/>
    <w:rsid w:val="0059358F"/>
    <w:rsid w:val="00593B00"/>
    <w:rsid w:val="00593BA5"/>
    <w:rsid w:val="0059459D"/>
    <w:rsid w:val="005946A6"/>
    <w:rsid w:val="005948F0"/>
    <w:rsid w:val="00595045"/>
    <w:rsid w:val="005953D5"/>
    <w:rsid w:val="00595433"/>
    <w:rsid w:val="005955B9"/>
    <w:rsid w:val="00595D9D"/>
    <w:rsid w:val="005967A6"/>
    <w:rsid w:val="0059691A"/>
    <w:rsid w:val="00596A82"/>
    <w:rsid w:val="00596AC0"/>
    <w:rsid w:val="00596E20"/>
    <w:rsid w:val="00597530"/>
    <w:rsid w:val="005976E8"/>
    <w:rsid w:val="005A07A2"/>
    <w:rsid w:val="005A085E"/>
    <w:rsid w:val="005A10C2"/>
    <w:rsid w:val="005A2042"/>
    <w:rsid w:val="005A215E"/>
    <w:rsid w:val="005A2349"/>
    <w:rsid w:val="005A3224"/>
    <w:rsid w:val="005A3432"/>
    <w:rsid w:val="005A3598"/>
    <w:rsid w:val="005A4062"/>
    <w:rsid w:val="005A4BBC"/>
    <w:rsid w:val="005A4DA8"/>
    <w:rsid w:val="005A58AA"/>
    <w:rsid w:val="005A5909"/>
    <w:rsid w:val="005A5C29"/>
    <w:rsid w:val="005A5CC3"/>
    <w:rsid w:val="005A6057"/>
    <w:rsid w:val="005A6971"/>
    <w:rsid w:val="005B030D"/>
    <w:rsid w:val="005B0D9F"/>
    <w:rsid w:val="005B11E4"/>
    <w:rsid w:val="005B139C"/>
    <w:rsid w:val="005B1691"/>
    <w:rsid w:val="005B209D"/>
    <w:rsid w:val="005B253A"/>
    <w:rsid w:val="005B3599"/>
    <w:rsid w:val="005B4366"/>
    <w:rsid w:val="005B436C"/>
    <w:rsid w:val="005B464E"/>
    <w:rsid w:val="005B46B6"/>
    <w:rsid w:val="005B481E"/>
    <w:rsid w:val="005B4B4C"/>
    <w:rsid w:val="005B53FC"/>
    <w:rsid w:val="005B5602"/>
    <w:rsid w:val="005B5DA1"/>
    <w:rsid w:val="005B60E7"/>
    <w:rsid w:val="005B61F5"/>
    <w:rsid w:val="005B662D"/>
    <w:rsid w:val="005C12AF"/>
    <w:rsid w:val="005C14C0"/>
    <w:rsid w:val="005C16D6"/>
    <w:rsid w:val="005C175A"/>
    <w:rsid w:val="005C1EAC"/>
    <w:rsid w:val="005C24F7"/>
    <w:rsid w:val="005C28CD"/>
    <w:rsid w:val="005C2B03"/>
    <w:rsid w:val="005C306F"/>
    <w:rsid w:val="005C3AFD"/>
    <w:rsid w:val="005C3C17"/>
    <w:rsid w:val="005C3C1D"/>
    <w:rsid w:val="005C3C99"/>
    <w:rsid w:val="005C43CC"/>
    <w:rsid w:val="005C448E"/>
    <w:rsid w:val="005C4965"/>
    <w:rsid w:val="005C4DAF"/>
    <w:rsid w:val="005C4F47"/>
    <w:rsid w:val="005C51F0"/>
    <w:rsid w:val="005C5228"/>
    <w:rsid w:val="005C58F7"/>
    <w:rsid w:val="005C7563"/>
    <w:rsid w:val="005C767B"/>
    <w:rsid w:val="005D0043"/>
    <w:rsid w:val="005D024D"/>
    <w:rsid w:val="005D067C"/>
    <w:rsid w:val="005D103D"/>
    <w:rsid w:val="005D11BB"/>
    <w:rsid w:val="005D1229"/>
    <w:rsid w:val="005D1515"/>
    <w:rsid w:val="005D2192"/>
    <w:rsid w:val="005D263C"/>
    <w:rsid w:val="005D2E8A"/>
    <w:rsid w:val="005D2F84"/>
    <w:rsid w:val="005D327F"/>
    <w:rsid w:val="005D3381"/>
    <w:rsid w:val="005D51FF"/>
    <w:rsid w:val="005D5517"/>
    <w:rsid w:val="005D5928"/>
    <w:rsid w:val="005D5AC9"/>
    <w:rsid w:val="005D617C"/>
    <w:rsid w:val="005D69B3"/>
    <w:rsid w:val="005D6A36"/>
    <w:rsid w:val="005D7321"/>
    <w:rsid w:val="005E0997"/>
    <w:rsid w:val="005E0A6A"/>
    <w:rsid w:val="005E0BA6"/>
    <w:rsid w:val="005E110C"/>
    <w:rsid w:val="005E1C26"/>
    <w:rsid w:val="005E1C65"/>
    <w:rsid w:val="005E204A"/>
    <w:rsid w:val="005E22B4"/>
    <w:rsid w:val="005E2570"/>
    <w:rsid w:val="005E40DC"/>
    <w:rsid w:val="005E4104"/>
    <w:rsid w:val="005E462B"/>
    <w:rsid w:val="005E49CF"/>
    <w:rsid w:val="005E4CCA"/>
    <w:rsid w:val="005E56FB"/>
    <w:rsid w:val="005E6433"/>
    <w:rsid w:val="005E650C"/>
    <w:rsid w:val="005E6738"/>
    <w:rsid w:val="005E6F77"/>
    <w:rsid w:val="005E78C0"/>
    <w:rsid w:val="005E7DC3"/>
    <w:rsid w:val="005E7F8D"/>
    <w:rsid w:val="005F0835"/>
    <w:rsid w:val="005F0999"/>
    <w:rsid w:val="005F16A3"/>
    <w:rsid w:val="005F230C"/>
    <w:rsid w:val="005F2625"/>
    <w:rsid w:val="005F2BDE"/>
    <w:rsid w:val="005F3217"/>
    <w:rsid w:val="005F38E4"/>
    <w:rsid w:val="005F3B55"/>
    <w:rsid w:val="005F3BB9"/>
    <w:rsid w:val="005F4BBA"/>
    <w:rsid w:val="005F5AF2"/>
    <w:rsid w:val="005F5F0D"/>
    <w:rsid w:val="005F617B"/>
    <w:rsid w:val="005F6A61"/>
    <w:rsid w:val="005F6D45"/>
    <w:rsid w:val="005F79B0"/>
    <w:rsid w:val="005F7A36"/>
    <w:rsid w:val="005F7E8E"/>
    <w:rsid w:val="0060094C"/>
    <w:rsid w:val="006010C7"/>
    <w:rsid w:val="00601163"/>
    <w:rsid w:val="006011C2"/>
    <w:rsid w:val="00601444"/>
    <w:rsid w:val="00601C69"/>
    <w:rsid w:val="00601DD3"/>
    <w:rsid w:val="00602289"/>
    <w:rsid w:val="00602F04"/>
    <w:rsid w:val="00604959"/>
    <w:rsid w:val="00604972"/>
    <w:rsid w:val="00605264"/>
    <w:rsid w:val="00605BE1"/>
    <w:rsid w:val="00605F1F"/>
    <w:rsid w:val="006062D7"/>
    <w:rsid w:val="00607475"/>
    <w:rsid w:val="006077AE"/>
    <w:rsid w:val="00607BE9"/>
    <w:rsid w:val="00610146"/>
    <w:rsid w:val="006102B8"/>
    <w:rsid w:val="00610743"/>
    <w:rsid w:val="00611045"/>
    <w:rsid w:val="00611409"/>
    <w:rsid w:val="0061177B"/>
    <w:rsid w:val="00612562"/>
    <w:rsid w:val="00612734"/>
    <w:rsid w:val="00612D1A"/>
    <w:rsid w:val="006134E0"/>
    <w:rsid w:val="00613F93"/>
    <w:rsid w:val="0061415C"/>
    <w:rsid w:val="00614592"/>
    <w:rsid w:val="00614A79"/>
    <w:rsid w:val="00614D51"/>
    <w:rsid w:val="006153FE"/>
    <w:rsid w:val="0061554A"/>
    <w:rsid w:val="00617650"/>
    <w:rsid w:val="00620205"/>
    <w:rsid w:val="0062089E"/>
    <w:rsid w:val="00621556"/>
    <w:rsid w:val="00621C93"/>
    <w:rsid w:val="006221CE"/>
    <w:rsid w:val="00622A65"/>
    <w:rsid w:val="00622B00"/>
    <w:rsid w:val="00622E10"/>
    <w:rsid w:val="00623A83"/>
    <w:rsid w:val="006247A4"/>
    <w:rsid w:val="00624A92"/>
    <w:rsid w:val="0062547F"/>
    <w:rsid w:val="006256F6"/>
    <w:rsid w:val="00625DE4"/>
    <w:rsid w:val="006260CC"/>
    <w:rsid w:val="006268B7"/>
    <w:rsid w:val="006268D4"/>
    <w:rsid w:val="00627641"/>
    <w:rsid w:val="0062782A"/>
    <w:rsid w:val="00627E27"/>
    <w:rsid w:val="00627F1F"/>
    <w:rsid w:val="006314D9"/>
    <w:rsid w:val="0063172A"/>
    <w:rsid w:val="006318AE"/>
    <w:rsid w:val="0063205A"/>
    <w:rsid w:val="006325E9"/>
    <w:rsid w:val="00633129"/>
    <w:rsid w:val="00633735"/>
    <w:rsid w:val="00633F65"/>
    <w:rsid w:val="00634134"/>
    <w:rsid w:val="0063486E"/>
    <w:rsid w:val="006348CD"/>
    <w:rsid w:val="00634A17"/>
    <w:rsid w:val="00635118"/>
    <w:rsid w:val="006351AB"/>
    <w:rsid w:val="00635413"/>
    <w:rsid w:val="0063548C"/>
    <w:rsid w:val="0063578F"/>
    <w:rsid w:val="0063593C"/>
    <w:rsid w:val="00635C36"/>
    <w:rsid w:val="00636620"/>
    <w:rsid w:val="00636AF3"/>
    <w:rsid w:val="00636ED9"/>
    <w:rsid w:val="006372C0"/>
    <w:rsid w:val="0063740A"/>
    <w:rsid w:val="0063745B"/>
    <w:rsid w:val="00637DB3"/>
    <w:rsid w:val="006404C1"/>
    <w:rsid w:val="00640A5C"/>
    <w:rsid w:val="006413CC"/>
    <w:rsid w:val="00641451"/>
    <w:rsid w:val="0064145D"/>
    <w:rsid w:val="00641F9A"/>
    <w:rsid w:val="00642011"/>
    <w:rsid w:val="00642512"/>
    <w:rsid w:val="0064268F"/>
    <w:rsid w:val="006428A0"/>
    <w:rsid w:val="00642AC3"/>
    <w:rsid w:val="00642B4C"/>
    <w:rsid w:val="0064303B"/>
    <w:rsid w:val="0064379B"/>
    <w:rsid w:val="00643BDF"/>
    <w:rsid w:val="006443C6"/>
    <w:rsid w:val="00644BDC"/>
    <w:rsid w:val="00645079"/>
    <w:rsid w:val="0064591C"/>
    <w:rsid w:val="00646626"/>
    <w:rsid w:val="00647088"/>
    <w:rsid w:val="00647485"/>
    <w:rsid w:val="006477C9"/>
    <w:rsid w:val="00647F1B"/>
    <w:rsid w:val="00651150"/>
    <w:rsid w:val="00651523"/>
    <w:rsid w:val="0065182B"/>
    <w:rsid w:val="00651898"/>
    <w:rsid w:val="00651A3A"/>
    <w:rsid w:val="00652369"/>
    <w:rsid w:val="0065248B"/>
    <w:rsid w:val="00652908"/>
    <w:rsid w:val="00652CD8"/>
    <w:rsid w:val="006533C5"/>
    <w:rsid w:val="00653403"/>
    <w:rsid w:val="00653704"/>
    <w:rsid w:val="006546B2"/>
    <w:rsid w:val="00654A3C"/>
    <w:rsid w:val="00654B0B"/>
    <w:rsid w:val="00654B5E"/>
    <w:rsid w:val="0065553F"/>
    <w:rsid w:val="00655569"/>
    <w:rsid w:val="00655D47"/>
    <w:rsid w:val="00656365"/>
    <w:rsid w:val="00656C0B"/>
    <w:rsid w:val="006577E3"/>
    <w:rsid w:val="00657834"/>
    <w:rsid w:val="00657B2E"/>
    <w:rsid w:val="00660103"/>
    <w:rsid w:val="0066075A"/>
    <w:rsid w:val="0066087C"/>
    <w:rsid w:val="006610EE"/>
    <w:rsid w:val="0066152B"/>
    <w:rsid w:val="00662304"/>
    <w:rsid w:val="00662BBB"/>
    <w:rsid w:val="00664C7B"/>
    <w:rsid w:val="006655B4"/>
    <w:rsid w:val="00665657"/>
    <w:rsid w:val="00665AE7"/>
    <w:rsid w:val="006660C3"/>
    <w:rsid w:val="006664C9"/>
    <w:rsid w:val="00666A50"/>
    <w:rsid w:val="00666A80"/>
    <w:rsid w:val="00666BEB"/>
    <w:rsid w:val="00666FE0"/>
    <w:rsid w:val="00667136"/>
    <w:rsid w:val="0066714A"/>
    <w:rsid w:val="0066764A"/>
    <w:rsid w:val="00667EB7"/>
    <w:rsid w:val="00670863"/>
    <w:rsid w:val="00670993"/>
    <w:rsid w:val="00670F1B"/>
    <w:rsid w:val="0067286B"/>
    <w:rsid w:val="006728AC"/>
    <w:rsid w:val="00672F25"/>
    <w:rsid w:val="00673D5D"/>
    <w:rsid w:val="0067408D"/>
    <w:rsid w:val="00674D6C"/>
    <w:rsid w:val="00675869"/>
    <w:rsid w:val="0067586D"/>
    <w:rsid w:val="00675ECC"/>
    <w:rsid w:val="00676270"/>
    <w:rsid w:val="0067631A"/>
    <w:rsid w:val="006769EC"/>
    <w:rsid w:val="00676F6C"/>
    <w:rsid w:val="006770DD"/>
    <w:rsid w:val="00677596"/>
    <w:rsid w:val="00677B86"/>
    <w:rsid w:val="00680052"/>
    <w:rsid w:val="00680135"/>
    <w:rsid w:val="006801D3"/>
    <w:rsid w:val="00680CF9"/>
    <w:rsid w:val="00680F79"/>
    <w:rsid w:val="00680FA4"/>
    <w:rsid w:val="00681DD9"/>
    <w:rsid w:val="006823A0"/>
    <w:rsid w:val="006823CF"/>
    <w:rsid w:val="0068269E"/>
    <w:rsid w:val="00683717"/>
    <w:rsid w:val="0068385B"/>
    <w:rsid w:val="00683B94"/>
    <w:rsid w:val="006840BC"/>
    <w:rsid w:val="00684592"/>
    <w:rsid w:val="00684962"/>
    <w:rsid w:val="00684982"/>
    <w:rsid w:val="00685BA2"/>
    <w:rsid w:val="00685BD7"/>
    <w:rsid w:val="0068688E"/>
    <w:rsid w:val="0068728D"/>
    <w:rsid w:val="006876A6"/>
    <w:rsid w:val="00687973"/>
    <w:rsid w:val="0069049C"/>
    <w:rsid w:val="00691386"/>
    <w:rsid w:val="006913AE"/>
    <w:rsid w:val="0069179E"/>
    <w:rsid w:val="00691DBF"/>
    <w:rsid w:val="0069275E"/>
    <w:rsid w:val="006929C4"/>
    <w:rsid w:val="00692CCA"/>
    <w:rsid w:val="006931FB"/>
    <w:rsid w:val="006936F7"/>
    <w:rsid w:val="00693C38"/>
    <w:rsid w:val="00693CF6"/>
    <w:rsid w:val="00694997"/>
    <w:rsid w:val="00694E3C"/>
    <w:rsid w:val="006953DC"/>
    <w:rsid w:val="00695491"/>
    <w:rsid w:val="00695BA4"/>
    <w:rsid w:val="00696015"/>
    <w:rsid w:val="00696245"/>
    <w:rsid w:val="00697119"/>
    <w:rsid w:val="006A0217"/>
    <w:rsid w:val="006A0D4D"/>
    <w:rsid w:val="006A0FB8"/>
    <w:rsid w:val="006A1516"/>
    <w:rsid w:val="006A16D1"/>
    <w:rsid w:val="006A284B"/>
    <w:rsid w:val="006A39E8"/>
    <w:rsid w:val="006A40A7"/>
    <w:rsid w:val="006A4124"/>
    <w:rsid w:val="006A4860"/>
    <w:rsid w:val="006A4CE4"/>
    <w:rsid w:val="006A55CF"/>
    <w:rsid w:val="006A57E6"/>
    <w:rsid w:val="006A58E2"/>
    <w:rsid w:val="006A5BAF"/>
    <w:rsid w:val="006A5EA7"/>
    <w:rsid w:val="006A623A"/>
    <w:rsid w:val="006A7304"/>
    <w:rsid w:val="006A75FE"/>
    <w:rsid w:val="006A766C"/>
    <w:rsid w:val="006A7A1A"/>
    <w:rsid w:val="006A7E69"/>
    <w:rsid w:val="006B03A5"/>
    <w:rsid w:val="006B0A1F"/>
    <w:rsid w:val="006B0ADA"/>
    <w:rsid w:val="006B1855"/>
    <w:rsid w:val="006B1AC0"/>
    <w:rsid w:val="006B1BE7"/>
    <w:rsid w:val="006B24D4"/>
    <w:rsid w:val="006B2506"/>
    <w:rsid w:val="006B26EB"/>
    <w:rsid w:val="006B2B05"/>
    <w:rsid w:val="006B33CF"/>
    <w:rsid w:val="006B39F3"/>
    <w:rsid w:val="006B5C81"/>
    <w:rsid w:val="006B5E02"/>
    <w:rsid w:val="006B5E78"/>
    <w:rsid w:val="006B69A7"/>
    <w:rsid w:val="006B7355"/>
    <w:rsid w:val="006B7885"/>
    <w:rsid w:val="006B78CE"/>
    <w:rsid w:val="006B7D85"/>
    <w:rsid w:val="006C0166"/>
    <w:rsid w:val="006C061D"/>
    <w:rsid w:val="006C0EDD"/>
    <w:rsid w:val="006C12F9"/>
    <w:rsid w:val="006C1C42"/>
    <w:rsid w:val="006C2384"/>
    <w:rsid w:val="006C242A"/>
    <w:rsid w:val="006C292C"/>
    <w:rsid w:val="006C2CCB"/>
    <w:rsid w:val="006C2D45"/>
    <w:rsid w:val="006C2D98"/>
    <w:rsid w:val="006C3256"/>
    <w:rsid w:val="006C3408"/>
    <w:rsid w:val="006C34BD"/>
    <w:rsid w:val="006C3674"/>
    <w:rsid w:val="006C39CD"/>
    <w:rsid w:val="006C3B6E"/>
    <w:rsid w:val="006C3E74"/>
    <w:rsid w:val="006C3EBF"/>
    <w:rsid w:val="006C3FF6"/>
    <w:rsid w:val="006C45A2"/>
    <w:rsid w:val="006C4DDB"/>
    <w:rsid w:val="006C53B5"/>
    <w:rsid w:val="006C5550"/>
    <w:rsid w:val="006C59E3"/>
    <w:rsid w:val="006C5BF8"/>
    <w:rsid w:val="006C7046"/>
    <w:rsid w:val="006C710D"/>
    <w:rsid w:val="006D230A"/>
    <w:rsid w:val="006D267D"/>
    <w:rsid w:val="006D2953"/>
    <w:rsid w:val="006D2FCD"/>
    <w:rsid w:val="006D3B88"/>
    <w:rsid w:val="006D3EF3"/>
    <w:rsid w:val="006D46AC"/>
    <w:rsid w:val="006D5542"/>
    <w:rsid w:val="006D5695"/>
    <w:rsid w:val="006D56F7"/>
    <w:rsid w:val="006D6A39"/>
    <w:rsid w:val="006D6C07"/>
    <w:rsid w:val="006D73E8"/>
    <w:rsid w:val="006D76B9"/>
    <w:rsid w:val="006D7E66"/>
    <w:rsid w:val="006D7F75"/>
    <w:rsid w:val="006E000A"/>
    <w:rsid w:val="006E012F"/>
    <w:rsid w:val="006E1EA3"/>
    <w:rsid w:val="006E2100"/>
    <w:rsid w:val="006E2C43"/>
    <w:rsid w:val="006E3105"/>
    <w:rsid w:val="006E342A"/>
    <w:rsid w:val="006E3977"/>
    <w:rsid w:val="006E3DDB"/>
    <w:rsid w:val="006E3EBB"/>
    <w:rsid w:val="006E45D3"/>
    <w:rsid w:val="006E4FB8"/>
    <w:rsid w:val="006E4FEF"/>
    <w:rsid w:val="006E5E75"/>
    <w:rsid w:val="006E74F7"/>
    <w:rsid w:val="006E7D50"/>
    <w:rsid w:val="006F0961"/>
    <w:rsid w:val="006F09E8"/>
    <w:rsid w:val="006F0CF1"/>
    <w:rsid w:val="006F1214"/>
    <w:rsid w:val="006F1A34"/>
    <w:rsid w:val="006F1ABA"/>
    <w:rsid w:val="006F229E"/>
    <w:rsid w:val="006F24B2"/>
    <w:rsid w:val="006F2868"/>
    <w:rsid w:val="006F2930"/>
    <w:rsid w:val="006F44AD"/>
    <w:rsid w:val="006F525B"/>
    <w:rsid w:val="006F5C8F"/>
    <w:rsid w:val="006F5D9E"/>
    <w:rsid w:val="006F6E42"/>
    <w:rsid w:val="006F7291"/>
    <w:rsid w:val="006F77A6"/>
    <w:rsid w:val="006F7A44"/>
    <w:rsid w:val="00700038"/>
    <w:rsid w:val="007002E9"/>
    <w:rsid w:val="00700402"/>
    <w:rsid w:val="00700701"/>
    <w:rsid w:val="00700D93"/>
    <w:rsid w:val="00701945"/>
    <w:rsid w:val="00701A9F"/>
    <w:rsid w:val="00701B8A"/>
    <w:rsid w:val="00702CA9"/>
    <w:rsid w:val="007033FC"/>
    <w:rsid w:val="00703F69"/>
    <w:rsid w:val="00704030"/>
    <w:rsid w:val="00704159"/>
    <w:rsid w:val="0070430F"/>
    <w:rsid w:val="0070438C"/>
    <w:rsid w:val="007049A9"/>
    <w:rsid w:val="00704E53"/>
    <w:rsid w:val="00704FAB"/>
    <w:rsid w:val="00704FEF"/>
    <w:rsid w:val="007058B3"/>
    <w:rsid w:val="00705A5D"/>
    <w:rsid w:val="00705EAB"/>
    <w:rsid w:val="0070614A"/>
    <w:rsid w:val="0070691A"/>
    <w:rsid w:val="00706F66"/>
    <w:rsid w:val="0070711C"/>
    <w:rsid w:val="007071C1"/>
    <w:rsid w:val="0070726F"/>
    <w:rsid w:val="00707407"/>
    <w:rsid w:val="0071072B"/>
    <w:rsid w:val="00710ECE"/>
    <w:rsid w:val="0071106F"/>
    <w:rsid w:val="00711765"/>
    <w:rsid w:val="00712406"/>
    <w:rsid w:val="00712C58"/>
    <w:rsid w:val="00712D73"/>
    <w:rsid w:val="00712FA5"/>
    <w:rsid w:val="00713B24"/>
    <w:rsid w:val="00713DBC"/>
    <w:rsid w:val="0071514B"/>
    <w:rsid w:val="00715883"/>
    <w:rsid w:val="00715FD2"/>
    <w:rsid w:val="007165CB"/>
    <w:rsid w:val="007167BC"/>
    <w:rsid w:val="00716D41"/>
    <w:rsid w:val="007175F8"/>
    <w:rsid w:val="007179BE"/>
    <w:rsid w:val="00717EDA"/>
    <w:rsid w:val="00717FDF"/>
    <w:rsid w:val="007202FD"/>
    <w:rsid w:val="007206A0"/>
    <w:rsid w:val="00720A92"/>
    <w:rsid w:val="00721027"/>
    <w:rsid w:val="0072197B"/>
    <w:rsid w:val="00721F44"/>
    <w:rsid w:val="0072229D"/>
    <w:rsid w:val="007222F9"/>
    <w:rsid w:val="00722827"/>
    <w:rsid w:val="00722AC0"/>
    <w:rsid w:val="00722EDE"/>
    <w:rsid w:val="0072323A"/>
    <w:rsid w:val="007236D8"/>
    <w:rsid w:val="00723779"/>
    <w:rsid w:val="00723B77"/>
    <w:rsid w:val="007248CE"/>
    <w:rsid w:val="00724DB5"/>
    <w:rsid w:val="00725471"/>
    <w:rsid w:val="00726340"/>
    <w:rsid w:val="00726549"/>
    <w:rsid w:val="00726785"/>
    <w:rsid w:val="00726D13"/>
    <w:rsid w:val="007272AB"/>
    <w:rsid w:val="007272B6"/>
    <w:rsid w:val="00727CA1"/>
    <w:rsid w:val="00727E0E"/>
    <w:rsid w:val="007306F8"/>
    <w:rsid w:val="007307D9"/>
    <w:rsid w:val="00730956"/>
    <w:rsid w:val="00730D47"/>
    <w:rsid w:val="00731458"/>
    <w:rsid w:val="00731B67"/>
    <w:rsid w:val="00731CFD"/>
    <w:rsid w:val="00731D17"/>
    <w:rsid w:val="00731F94"/>
    <w:rsid w:val="00732A12"/>
    <w:rsid w:val="00732A8E"/>
    <w:rsid w:val="00733579"/>
    <w:rsid w:val="007349C4"/>
    <w:rsid w:val="0073505B"/>
    <w:rsid w:val="0073512D"/>
    <w:rsid w:val="0073564B"/>
    <w:rsid w:val="007372CD"/>
    <w:rsid w:val="0073758D"/>
    <w:rsid w:val="0074019A"/>
    <w:rsid w:val="0074058B"/>
    <w:rsid w:val="00740A58"/>
    <w:rsid w:val="007416CD"/>
    <w:rsid w:val="007417D1"/>
    <w:rsid w:val="00741C8A"/>
    <w:rsid w:val="00743471"/>
    <w:rsid w:val="0074364A"/>
    <w:rsid w:val="007441E8"/>
    <w:rsid w:val="007443C2"/>
    <w:rsid w:val="007444AF"/>
    <w:rsid w:val="00745021"/>
    <w:rsid w:val="00745195"/>
    <w:rsid w:val="00745257"/>
    <w:rsid w:val="007458C9"/>
    <w:rsid w:val="00746032"/>
    <w:rsid w:val="0074607D"/>
    <w:rsid w:val="007467BB"/>
    <w:rsid w:val="00747096"/>
    <w:rsid w:val="007478C9"/>
    <w:rsid w:val="007504A5"/>
    <w:rsid w:val="0075161A"/>
    <w:rsid w:val="00751F4D"/>
    <w:rsid w:val="00752380"/>
    <w:rsid w:val="00752435"/>
    <w:rsid w:val="00753310"/>
    <w:rsid w:val="00753C15"/>
    <w:rsid w:val="00753EBA"/>
    <w:rsid w:val="007541D1"/>
    <w:rsid w:val="00754266"/>
    <w:rsid w:val="00754D6B"/>
    <w:rsid w:val="00755A52"/>
    <w:rsid w:val="00756695"/>
    <w:rsid w:val="00756972"/>
    <w:rsid w:val="0075749E"/>
    <w:rsid w:val="007574B1"/>
    <w:rsid w:val="00757968"/>
    <w:rsid w:val="00760498"/>
    <w:rsid w:val="007607BE"/>
    <w:rsid w:val="007609E6"/>
    <w:rsid w:val="00760ABA"/>
    <w:rsid w:val="00762441"/>
    <w:rsid w:val="0076292B"/>
    <w:rsid w:val="00762DFF"/>
    <w:rsid w:val="0076309B"/>
    <w:rsid w:val="0076339C"/>
    <w:rsid w:val="0076481A"/>
    <w:rsid w:val="00765B86"/>
    <w:rsid w:val="00765C35"/>
    <w:rsid w:val="007660A9"/>
    <w:rsid w:val="007662F2"/>
    <w:rsid w:val="007671B4"/>
    <w:rsid w:val="007709EC"/>
    <w:rsid w:val="00770D22"/>
    <w:rsid w:val="00771036"/>
    <w:rsid w:val="00771127"/>
    <w:rsid w:val="00771484"/>
    <w:rsid w:val="007717E4"/>
    <w:rsid w:val="00771C9C"/>
    <w:rsid w:val="00772E5B"/>
    <w:rsid w:val="00773221"/>
    <w:rsid w:val="00773431"/>
    <w:rsid w:val="00773507"/>
    <w:rsid w:val="007735D3"/>
    <w:rsid w:val="00773859"/>
    <w:rsid w:val="00774079"/>
    <w:rsid w:val="0077418C"/>
    <w:rsid w:val="007742B5"/>
    <w:rsid w:val="00774643"/>
    <w:rsid w:val="00774878"/>
    <w:rsid w:val="00774C7C"/>
    <w:rsid w:val="007754C9"/>
    <w:rsid w:val="007759BC"/>
    <w:rsid w:val="007759D2"/>
    <w:rsid w:val="0077643D"/>
    <w:rsid w:val="00776B61"/>
    <w:rsid w:val="00777114"/>
    <w:rsid w:val="00777397"/>
    <w:rsid w:val="0078034C"/>
    <w:rsid w:val="00780591"/>
    <w:rsid w:val="00780E6F"/>
    <w:rsid w:val="00781225"/>
    <w:rsid w:val="00781674"/>
    <w:rsid w:val="00781725"/>
    <w:rsid w:val="00781A3D"/>
    <w:rsid w:val="00781A46"/>
    <w:rsid w:val="0078238A"/>
    <w:rsid w:val="0078239E"/>
    <w:rsid w:val="00782AB9"/>
    <w:rsid w:val="00782B34"/>
    <w:rsid w:val="00782EC8"/>
    <w:rsid w:val="007836CC"/>
    <w:rsid w:val="007838E4"/>
    <w:rsid w:val="0078417A"/>
    <w:rsid w:val="00784302"/>
    <w:rsid w:val="00784FE1"/>
    <w:rsid w:val="00785980"/>
    <w:rsid w:val="00786FDF"/>
    <w:rsid w:val="00787A32"/>
    <w:rsid w:val="00787A6F"/>
    <w:rsid w:val="00787DEA"/>
    <w:rsid w:val="00790322"/>
    <w:rsid w:val="007907F1"/>
    <w:rsid w:val="0079087D"/>
    <w:rsid w:val="00790901"/>
    <w:rsid w:val="007909BC"/>
    <w:rsid w:val="00790E34"/>
    <w:rsid w:val="00791D8C"/>
    <w:rsid w:val="0079206C"/>
    <w:rsid w:val="00792AE2"/>
    <w:rsid w:val="00793BF9"/>
    <w:rsid w:val="00793DB0"/>
    <w:rsid w:val="00794161"/>
    <w:rsid w:val="00794617"/>
    <w:rsid w:val="00794815"/>
    <w:rsid w:val="00794C7A"/>
    <w:rsid w:val="00794D45"/>
    <w:rsid w:val="00795317"/>
    <w:rsid w:val="00795662"/>
    <w:rsid w:val="007957BC"/>
    <w:rsid w:val="00795F12"/>
    <w:rsid w:val="00796288"/>
    <w:rsid w:val="0079644F"/>
    <w:rsid w:val="00796D92"/>
    <w:rsid w:val="00797E7D"/>
    <w:rsid w:val="007A015F"/>
    <w:rsid w:val="007A03FB"/>
    <w:rsid w:val="007A0446"/>
    <w:rsid w:val="007A053C"/>
    <w:rsid w:val="007A05E6"/>
    <w:rsid w:val="007A112A"/>
    <w:rsid w:val="007A1285"/>
    <w:rsid w:val="007A1633"/>
    <w:rsid w:val="007A298F"/>
    <w:rsid w:val="007A31CD"/>
    <w:rsid w:val="007A3A56"/>
    <w:rsid w:val="007A3BD2"/>
    <w:rsid w:val="007A3CF4"/>
    <w:rsid w:val="007A3FB0"/>
    <w:rsid w:val="007A447B"/>
    <w:rsid w:val="007A5DCD"/>
    <w:rsid w:val="007A62D4"/>
    <w:rsid w:val="007A62E6"/>
    <w:rsid w:val="007A69DB"/>
    <w:rsid w:val="007A720B"/>
    <w:rsid w:val="007A7D32"/>
    <w:rsid w:val="007A7DE3"/>
    <w:rsid w:val="007B015C"/>
    <w:rsid w:val="007B0174"/>
    <w:rsid w:val="007B05F5"/>
    <w:rsid w:val="007B07EC"/>
    <w:rsid w:val="007B1452"/>
    <w:rsid w:val="007B44D2"/>
    <w:rsid w:val="007B5FFC"/>
    <w:rsid w:val="007B691B"/>
    <w:rsid w:val="007B71F3"/>
    <w:rsid w:val="007B757B"/>
    <w:rsid w:val="007B7AE8"/>
    <w:rsid w:val="007C0A0D"/>
    <w:rsid w:val="007C1099"/>
    <w:rsid w:val="007C1582"/>
    <w:rsid w:val="007C1890"/>
    <w:rsid w:val="007C1C99"/>
    <w:rsid w:val="007C23C8"/>
    <w:rsid w:val="007C2D0B"/>
    <w:rsid w:val="007C2EAA"/>
    <w:rsid w:val="007C314F"/>
    <w:rsid w:val="007C3292"/>
    <w:rsid w:val="007C359A"/>
    <w:rsid w:val="007C390D"/>
    <w:rsid w:val="007C3D54"/>
    <w:rsid w:val="007C3DA1"/>
    <w:rsid w:val="007C3E7D"/>
    <w:rsid w:val="007C46A3"/>
    <w:rsid w:val="007C4C28"/>
    <w:rsid w:val="007C4D74"/>
    <w:rsid w:val="007C5B67"/>
    <w:rsid w:val="007C62A7"/>
    <w:rsid w:val="007C651D"/>
    <w:rsid w:val="007C6598"/>
    <w:rsid w:val="007C7407"/>
    <w:rsid w:val="007C7597"/>
    <w:rsid w:val="007C76F7"/>
    <w:rsid w:val="007C78FA"/>
    <w:rsid w:val="007C7BAB"/>
    <w:rsid w:val="007C7E32"/>
    <w:rsid w:val="007C7E4B"/>
    <w:rsid w:val="007D0A13"/>
    <w:rsid w:val="007D1A81"/>
    <w:rsid w:val="007D22B2"/>
    <w:rsid w:val="007D22C2"/>
    <w:rsid w:val="007D25CE"/>
    <w:rsid w:val="007D2612"/>
    <w:rsid w:val="007D27E6"/>
    <w:rsid w:val="007D301C"/>
    <w:rsid w:val="007D3B2E"/>
    <w:rsid w:val="007D3C87"/>
    <w:rsid w:val="007D46BC"/>
    <w:rsid w:val="007D4ED5"/>
    <w:rsid w:val="007D54BA"/>
    <w:rsid w:val="007D55B3"/>
    <w:rsid w:val="007D56DA"/>
    <w:rsid w:val="007D58AA"/>
    <w:rsid w:val="007D5FF9"/>
    <w:rsid w:val="007D62EC"/>
    <w:rsid w:val="007D66E5"/>
    <w:rsid w:val="007D6D8E"/>
    <w:rsid w:val="007D7A59"/>
    <w:rsid w:val="007D7D81"/>
    <w:rsid w:val="007E0173"/>
    <w:rsid w:val="007E034A"/>
    <w:rsid w:val="007E040B"/>
    <w:rsid w:val="007E0AEF"/>
    <w:rsid w:val="007E0BE4"/>
    <w:rsid w:val="007E0D08"/>
    <w:rsid w:val="007E1089"/>
    <w:rsid w:val="007E1206"/>
    <w:rsid w:val="007E1C57"/>
    <w:rsid w:val="007E2553"/>
    <w:rsid w:val="007E2952"/>
    <w:rsid w:val="007E2A55"/>
    <w:rsid w:val="007E2C41"/>
    <w:rsid w:val="007E302C"/>
    <w:rsid w:val="007E34E5"/>
    <w:rsid w:val="007E3900"/>
    <w:rsid w:val="007E4598"/>
    <w:rsid w:val="007E4661"/>
    <w:rsid w:val="007E48EF"/>
    <w:rsid w:val="007E4C9B"/>
    <w:rsid w:val="007E4D42"/>
    <w:rsid w:val="007E4FF6"/>
    <w:rsid w:val="007E5212"/>
    <w:rsid w:val="007E65EF"/>
    <w:rsid w:val="007E6C5B"/>
    <w:rsid w:val="007E7C7C"/>
    <w:rsid w:val="007E7D41"/>
    <w:rsid w:val="007E7E91"/>
    <w:rsid w:val="007F054C"/>
    <w:rsid w:val="007F13D7"/>
    <w:rsid w:val="007F145A"/>
    <w:rsid w:val="007F1513"/>
    <w:rsid w:val="007F162B"/>
    <w:rsid w:val="007F2304"/>
    <w:rsid w:val="007F31F2"/>
    <w:rsid w:val="007F3DE1"/>
    <w:rsid w:val="007F4085"/>
    <w:rsid w:val="007F48DD"/>
    <w:rsid w:val="007F4C77"/>
    <w:rsid w:val="007F54BB"/>
    <w:rsid w:val="007F5EF7"/>
    <w:rsid w:val="007F796B"/>
    <w:rsid w:val="007F7C45"/>
    <w:rsid w:val="007F7D2B"/>
    <w:rsid w:val="008001FF"/>
    <w:rsid w:val="00800739"/>
    <w:rsid w:val="00800957"/>
    <w:rsid w:val="008010C7"/>
    <w:rsid w:val="0080140E"/>
    <w:rsid w:val="00802398"/>
    <w:rsid w:val="0080239A"/>
    <w:rsid w:val="00802F00"/>
    <w:rsid w:val="008031A0"/>
    <w:rsid w:val="00803BDC"/>
    <w:rsid w:val="00803EA1"/>
    <w:rsid w:val="00804E1C"/>
    <w:rsid w:val="00804F37"/>
    <w:rsid w:val="00805B4D"/>
    <w:rsid w:val="00806595"/>
    <w:rsid w:val="00806B35"/>
    <w:rsid w:val="00806CA5"/>
    <w:rsid w:val="00806EE3"/>
    <w:rsid w:val="00807208"/>
    <w:rsid w:val="00807331"/>
    <w:rsid w:val="00807CE1"/>
    <w:rsid w:val="00807E48"/>
    <w:rsid w:val="008101BD"/>
    <w:rsid w:val="00810A82"/>
    <w:rsid w:val="00810EF4"/>
    <w:rsid w:val="00811633"/>
    <w:rsid w:val="00811DE5"/>
    <w:rsid w:val="00811E03"/>
    <w:rsid w:val="00812292"/>
    <w:rsid w:val="0081231F"/>
    <w:rsid w:val="00812371"/>
    <w:rsid w:val="00812F53"/>
    <w:rsid w:val="008132B7"/>
    <w:rsid w:val="008147C2"/>
    <w:rsid w:val="00815065"/>
    <w:rsid w:val="008153E0"/>
    <w:rsid w:val="0081624E"/>
    <w:rsid w:val="00816372"/>
    <w:rsid w:val="00820CD9"/>
    <w:rsid w:val="00820FCC"/>
    <w:rsid w:val="008211D1"/>
    <w:rsid w:val="00821731"/>
    <w:rsid w:val="00821737"/>
    <w:rsid w:val="00821B0B"/>
    <w:rsid w:val="00822735"/>
    <w:rsid w:val="00822AE8"/>
    <w:rsid w:val="00823531"/>
    <w:rsid w:val="0082371C"/>
    <w:rsid w:val="00823CBD"/>
    <w:rsid w:val="00823D17"/>
    <w:rsid w:val="00824065"/>
    <w:rsid w:val="00824C43"/>
    <w:rsid w:val="00825059"/>
    <w:rsid w:val="0082549D"/>
    <w:rsid w:val="00825663"/>
    <w:rsid w:val="00825C7E"/>
    <w:rsid w:val="00825E3C"/>
    <w:rsid w:val="008265F7"/>
    <w:rsid w:val="00826CAC"/>
    <w:rsid w:val="00827467"/>
    <w:rsid w:val="00827951"/>
    <w:rsid w:val="008279EE"/>
    <w:rsid w:val="008316B1"/>
    <w:rsid w:val="008317D7"/>
    <w:rsid w:val="00832205"/>
    <w:rsid w:val="0083225A"/>
    <w:rsid w:val="00832488"/>
    <w:rsid w:val="008332D5"/>
    <w:rsid w:val="008335CD"/>
    <w:rsid w:val="00833BE0"/>
    <w:rsid w:val="00833E49"/>
    <w:rsid w:val="008340D3"/>
    <w:rsid w:val="00834E1E"/>
    <w:rsid w:val="008350D0"/>
    <w:rsid w:val="00835758"/>
    <w:rsid w:val="00835B57"/>
    <w:rsid w:val="008377AF"/>
    <w:rsid w:val="00840012"/>
    <w:rsid w:val="008406B2"/>
    <w:rsid w:val="0084100C"/>
    <w:rsid w:val="00842185"/>
    <w:rsid w:val="008435BA"/>
    <w:rsid w:val="00843A82"/>
    <w:rsid w:val="00843CEF"/>
    <w:rsid w:val="00843E7D"/>
    <w:rsid w:val="008441C6"/>
    <w:rsid w:val="00844581"/>
    <w:rsid w:val="00844F8C"/>
    <w:rsid w:val="00844FD4"/>
    <w:rsid w:val="00845787"/>
    <w:rsid w:val="0084765B"/>
    <w:rsid w:val="008477D6"/>
    <w:rsid w:val="00847DD1"/>
    <w:rsid w:val="008500B9"/>
    <w:rsid w:val="008503D0"/>
    <w:rsid w:val="00850D3D"/>
    <w:rsid w:val="00850EB8"/>
    <w:rsid w:val="0085107A"/>
    <w:rsid w:val="0085132B"/>
    <w:rsid w:val="008514F0"/>
    <w:rsid w:val="00851F17"/>
    <w:rsid w:val="00852206"/>
    <w:rsid w:val="00852754"/>
    <w:rsid w:val="00853809"/>
    <w:rsid w:val="00853D31"/>
    <w:rsid w:val="008548CA"/>
    <w:rsid w:val="00855C1D"/>
    <w:rsid w:val="00855EDC"/>
    <w:rsid w:val="00856971"/>
    <w:rsid w:val="00857A29"/>
    <w:rsid w:val="0086006A"/>
    <w:rsid w:val="0086061A"/>
    <w:rsid w:val="00860EBB"/>
    <w:rsid w:val="00861177"/>
    <w:rsid w:val="00861DD5"/>
    <w:rsid w:val="00861F4E"/>
    <w:rsid w:val="00862807"/>
    <w:rsid w:val="00862889"/>
    <w:rsid w:val="00862AC9"/>
    <w:rsid w:val="00862B05"/>
    <w:rsid w:val="00862F2F"/>
    <w:rsid w:val="0086304F"/>
    <w:rsid w:val="00863604"/>
    <w:rsid w:val="008637BB"/>
    <w:rsid w:val="008641CA"/>
    <w:rsid w:val="00864F16"/>
    <w:rsid w:val="00864F1F"/>
    <w:rsid w:val="008651F0"/>
    <w:rsid w:val="00865D36"/>
    <w:rsid w:val="0086646D"/>
    <w:rsid w:val="00866A88"/>
    <w:rsid w:val="00866A96"/>
    <w:rsid w:val="00866DE4"/>
    <w:rsid w:val="008675FD"/>
    <w:rsid w:val="00867719"/>
    <w:rsid w:val="00867E77"/>
    <w:rsid w:val="0087131B"/>
    <w:rsid w:val="00871C52"/>
    <w:rsid w:val="008726B4"/>
    <w:rsid w:val="008732E5"/>
    <w:rsid w:val="008738AE"/>
    <w:rsid w:val="00874014"/>
    <w:rsid w:val="00874D99"/>
    <w:rsid w:val="00874E98"/>
    <w:rsid w:val="008750C9"/>
    <w:rsid w:val="008755DC"/>
    <w:rsid w:val="008756F2"/>
    <w:rsid w:val="00875E5B"/>
    <w:rsid w:val="008765CB"/>
    <w:rsid w:val="00876A61"/>
    <w:rsid w:val="00876CBE"/>
    <w:rsid w:val="0087743F"/>
    <w:rsid w:val="00880187"/>
    <w:rsid w:val="0088057B"/>
    <w:rsid w:val="00880C74"/>
    <w:rsid w:val="008810D9"/>
    <w:rsid w:val="00881BEE"/>
    <w:rsid w:val="0088223A"/>
    <w:rsid w:val="00882298"/>
    <w:rsid w:val="00882C34"/>
    <w:rsid w:val="008833B7"/>
    <w:rsid w:val="00883EE4"/>
    <w:rsid w:val="00883F4A"/>
    <w:rsid w:val="008842B9"/>
    <w:rsid w:val="00884A6B"/>
    <w:rsid w:val="0088569E"/>
    <w:rsid w:val="0088588C"/>
    <w:rsid w:val="00886A05"/>
    <w:rsid w:val="00887625"/>
    <w:rsid w:val="008879F9"/>
    <w:rsid w:val="00887D54"/>
    <w:rsid w:val="00887F5D"/>
    <w:rsid w:val="00890225"/>
    <w:rsid w:val="0089098B"/>
    <w:rsid w:val="00890CA5"/>
    <w:rsid w:val="00890D24"/>
    <w:rsid w:val="00891145"/>
    <w:rsid w:val="008916AD"/>
    <w:rsid w:val="00891E51"/>
    <w:rsid w:val="0089210B"/>
    <w:rsid w:val="008934EA"/>
    <w:rsid w:val="008939A5"/>
    <w:rsid w:val="008946B6"/>
    <w:rsid w:val="00894DF7"/>
    <w:rsid w:val="00895D29"/>
    <w:rsid w:val="008961AB"/>
    <w:rsid w:val="00896623"/>
    <w:rsid w:val="00897237"/>
    <w:rsid w:val="00897E5F"/>
    <w:rsid w:val="008A044B"/>
    <w:rsid w:val="008A08F0"/>
    <w:rsid w:val="008A0A3D"/>
    <w:rsid w:val="008A0FEE"/>
    <w:rsid w:val="008A1321"/>
    <w:rsid w:val="008A19C5"/>
    <w:rsid w:val="008A1C29"/>
    <w:rsid w:val="008A1FDC"/>
    <w:rsid w:val="008A2A3D"/>
    <w:rsid w:val="008A38C8"/>
    <w:rsid w:val="008A3B2F"/>
    <w:rsid w:val="008A4727"/>
    <w:rsid w:val="008A54B3"/>
    <w:rsid w:val="008A5C1E"/>
    <w:rsid w:val="008A654B"/>
    <w:rsid w:val="008A6EE2"/>
    <w:rsid w:val="008A7100"/>
    <w:rsid w:val="008A7260"/>
    <w:rsid w:val="008A744F"/>
    <w:rsid w:val="008A7600"/>
    <w:rsid w:val="008B080C"/>
    <w:rsid w:val="008B2414"/>
    <w:rsid w:val="008B260B"/>
    <w:rsid w:val="008B26E7"/>
    <w:rsid w:val="008B3D0C"/>
    <w:rsid w:val="008B4C6E"/>
    <w:rsid w:val="008B57A4"/>
    <w:rsid w:val="008B5A1D"/>
    <w:rsid w:val="008B602C"/>
    <w:rsid w:val="008B7866"/>
    <w:rsid w:val="008C02C3"/>
    <w:rsid w:val="008C1FCE"/>
    <w:rsid w:val="008C2A3F"/>
    <w:rsid w:val="008C2C0A"/>
    <w:rsid w:val="008C2DE0"/>
    <w:rsid w:val="008C2FB2"/>
    <w:rsid w:val="008C3008"/>
    <w:rsid w:val="008C3486"/>
    <w:rsid w:val="008C3525"/>
    <w:rsid w:val="008C3D89"/>
    <w:rsid w:val="008C3F05"/>
    <w:rsid w:val="008C3F21"/>
    <w:rsid w:val="008C3FC3"/>
    <w:rsid w:val="008C402B"/>
    <w:rsid w:val="008C435C"/>
    <w:rsid w:val="008C4A48"/>
    <w:rsid w:val="008C51AF"/>
    <w:rsid w:val="008C5A9F"/>
    <w:rsid w:val="008C5B0B"/>
    <w:rsid w:val="008C5FD7"/>
    <w:rsid w:val="008C646A"/>
    <w:rsid w:val="008C64D2"/>
    <w:rsid w:val="008C7303"/>
    <w:rsid w:val="008D0312"/>
    <w:rsid w:val="008D0F9C"/>
    <w:rsid w:val="008D1EC9"/>
    <w:rsid w:val="008D20B5"/>
    <w:rsid w:val="008D2138"/>
    <w:rsid w:val="008D27C9"/>
    <w:rsid w:val="008D286C"/>
    <w:rsid w:val="008D2F1A"/>
    <w:rsid w:val="008D2F33"/>
    <w:rsid w:val="008D35F9"/>
    <w:rsid w:val="008D37AC"/>
    <w:rsid w:val="008D3D3C"/>
    <w:rsid w:val="008D3F34"/>
    <w:rsid w:val="008D4695"/>
    <w:rsid w:val="008D48A4"/>
    <w:rsid w:val="008D5B92"/>
    <w:rsid w:val="008D622F"/>
    <w:rsid w:val="008D6343"/>
    <w:rsid w:val="008D7A4C"/>
    <w:rsid w:val="008D7C4C"/>
    <w:rsid w:val="008E222C"/>
    <w:rsid w:val="008E22F2"/>
    <w:rsid w:val="008E23C4"/>
    <w:rsid w:val="008E3754"/>
    <w:rsid w:val="008E38D7"/>
    <w:rsid w:val="008E3DD9"/>
    <w:rsid w:val="008E474D"/>
    <w:rsid w:val="008E47EF"/>
    <w:rsid w:val="008E4BC8"/>
    <w:rsid w:val="008E6B62"/>
    <w:rsid w:val="008E6E81"/>
    <w:rsid w:val="008E70C9"/>
    <w:rsid w:val="008E71A4"/>
    <w:rsid w:val="008E776B"/>
    <w:rsid w:val="008E796E"/>
    <w:rsid w:val="008E7C4C"/>
    <w:rsid w:val="008E7D0B"/>
    <w:rsid w:val="008F0403"/>
    <w:rsid w:val="008F0E01"/>
    <w:rsid w:val="008F0FF2"/>
    <w:rsid w:val="008F10EE"/>
    <w:rsid w:val="008F14FA"/>
    <w:rsid w:val="008F16C8"/>
    <w:rsid w:val="008F1818"/>
    <w:rsid w:val="008F1CD3"/>
    <w:rsid w:val="008F1F57"/>
    <w:rsid w:val="008F3763"/>
    <w:rsid w:val="008F3BEC"/>
    <w:rsid w:val="008F4115"/>
    <w:rsid w:val="008F473A"/>
    <w:rsid w:val="008F4802"/>
    <w:rsid w:val="008F4C60"/>
    <w:rsid w:val="008F65EF"/>
    <w:rsid w:val="008F66DB"/>
    <w:rsid w:val="008F6B6B"/>
    <w:rsid w:val="008F6FE5"/>
    <w:rsid w:val="008F714D"/>
    <w:rsid w:val="008F7151"/>
    <w:rsid w:val="008F7293"/>
    <w:rsid w:val="008F7614"/>
    <w:rsid w:val="008F7FF8"/>
    <w:rsid w:val="00900968"/>
    <w:rsid w:val="00900CC3"/>
    <w:rsid w:val="00900F86"/>
    <w:rsid w:val="009014BF"/>
    <w:rsid w:val="009014D4"/>
    <w:rsid w:val="00901C50"/>
    <w:rsid w:val="00902CD4"/>
    <w:rsid w:val="0090308D"/>
    <w:rsid w:val="0090376E"/>
    <w:rsid w:val="00903E2E"/>
    <w:rsid w:val="009043C2"/>
    <w:rsid w:val="00904F0A"/>
    <w:rsid w:val="00904F9B"/>
    <w:rsid w:val="00905390"/>
    <w:rsid w:val="00905EE3"/>
    <w:rsid w:val="009061B9"/>
    <w:rsid w:val="009066E6"/>
    <w:rsid w:val="00906D80"/>
    <w:rsid w:val="00906E7B"/>
    <w:rsid w:val="009070CD"/>
    <w:rsid w:val="00907286"/>
    <w:rsid w:val="009102DC"/>
    <w:rsid w:val="009102F7"/>
    <w:rsid w:val="00910584"/>
    <w:rsid w:val="009107A1"/>
    <w:rsid w:val="00910EC9"/>
    <w:rsid w:val="00911332"/>
    <w:rsid w:val="009122F2"/>
    <w:rsid w:val="009123EA"/>
    <w:rsid w:val="00912A46"/>
    <w:rsid w:val="00912FF7"/>
    <w:rsid w:val="009138A4"/>
    <w:rsid w:val="00913A93"/>
    <w:rsid w:val="00914344"/>
    <w:rsid w:val="0091437F"/>
    <w:rsid w:val="00914DDE"/>
    <w:rsid w:val="00914E3D"/>
    <w:rsid w:val="00915319"/>
    <w:rsid w:val="009155BC"/>
    <w:rsid w:val="009156E8"/>
    <w:rsid w:val="00915FA2"/>
    <w:rsid w:val="009161FD"/>
    <w:rsid w:val="00916D97"/>
    <w:rsid w:val="00916F3E"/>
    <w:rsid w:val="00917065"/>
    <w:rsid w:val="0091739E"/>
    <w:rsid w:val="00917BCE"/>
    <w:rsid w:val="00921372"/>
    <w:rsid w:val="009217E4"/>
    <w:rsid w:val="00921A1C"/>
    <w:rsid w:val="0092207C"/>
    <w:rsid w:val="00922B80"/>
    <w:rsid w:val="00922E84"/>
    <w:rsid w:val="00922E86"/>
    <w:rsid w:val="00922EE5"/>
    <w:rsid w:val="00922F72"/>
    <w:rsid w:val="009232A8"/>
    <w:rsid w:val="009232C9"/>
    <w:rsid w:val="00923507"/>
    <w:rsid w:val="00923839"/>
    <w:rsid w:val="00923F35"/>
    <w:rsid w:val="009243A1"/>
    <w:rsid w:val="009247DE"/>
    <w:rsid w:val="009252AA"/>
    <w:rsid w:val="00925BA7"/>
    <w:rsid w:val="00925CAE"/>
    <w:rsid w:val="0092682A"/>
    <w:rsid w:val="00926D7A"/>
    <w:rsid w:val="00926FD9"/>
    <w:rsid w:val="0092723C"/>
    <w:rsid w:val="009272DC"/>
    <w:rsid w:val="009274B0"/>
    <w:rsid w:val="00930F09"/>
    <w:rsid w:val="0093103F"/>
    <w:rsid w:val="009311FC"/>
    <w:rsid w:val="00931BD3"/>
    <w:rsid w:val="00931FEC"/>
    <w:rsid w:val="009321B9"/>
    <w:rsid w:val="00932566"/>
    <w:rsid w:val="0093320C"/>
    <w:rsid w:val="0093328A"/>
    <w:rsid w:val="0093391A"/>
    <w:rsid w:val="0093423F"/>
    <w:rsid w:val="009347F7"/>
    <w:rsid w:val="009353D9"/>
    <w:rsid w:val="009357E5"/>
    <w:rsid w:val="00935E42"/>
    <w:rsid w:val="00936155"/>
    <w:rsid w:val="00936813"/>
    <w:rsid w:val="00936CD3"/>
    <w:rsid w:val="00936D1F"/>
    <w:rsid w:val="0093710A"/>
    <w:rsid w:val="0093710F"/>
    <w:rsid w:val="009401DA"/>
    <w:rsid w:val="00940818"/>
    <w:rsid w:val="00940A7C"/>
    <w:rsid w:val="00941095"/>
    <w:rsid w:val="009412B1"/>
    <w:rsid w:val="00941415"/>
    <w:rsid w:val="00942238"/>
    <w:rsid w:val="00942EAC"/>
    <w:rsid w:val="00942FAE"/>
    <w:rsid w:val="009431E5"/>
    <w:rsid w:val="00943E43"/>
    <w:rsid w:val="00943E6E"/>
    <w:rsid w:val="00944DB5"/>
    <w:rsid w:val="00945688"/>
    <w:rsid w:val="00945E5D"/>
    <w:rsid w:val="00946A4A"/>
    <w:rsid w:val="00947C5A"/>
    <w:rsid w:val="0095015E"/>
    <w:rsid w:val="00950463"/>
    <w:rsid w:val="00950866"/>
    <w:rsid w:val="00951DAD"/>
    <w:rsid w:val="00951E5C"/>
    <w:rsid w:val="00952ECD"/>
    <w:rsid w:val="00953333"/>
    <w:rsid w:val="00953801"/>
    <w:rsid w:val="00953992"/>
    <w:rsid w:val="00954515"/>
    <w:rsid w:val="009547D9"/>
    <w:rsid w:val="00954A7C"/>
    <w:rsid w:val="00954C10"/>
    <w:rsid w:val="00954F6B"/>
    <w:rsid w:val="009551F6"/>
    <w:rsid w:val="009554A4"/>
    <w:rsid w:val="009558B3"/>
    <w:rsid w:val="00955D87"/>
    <w:rsid w:val="00955E38"/>
    <w:rsid w:val="00955F0D"/>
    <w:rsid w:val="00956390"/>
    <w:rsid w:val="00956442"/>
    <w:rsid w:val="009566F0"/>
    <w:rsid w:val="00956E02"/>
    <w:rsid w:val="00957001"/>
    <w:rsid w:val="00957161"/>
    <w:rsid w:val="00957DE3"/>
    <w:rsid w:val="00957E1B"/>
    <w:rsid w:val="00960469"/>
    <w:rsid w:val="00960CD5"/>
    <w:rsid w:val="0096170D"/>
    <w:rsid w:val="00961CB8"/>
    <w:rsid w:val="00961DDE"/>
    <w:rsid w:val="00961E3C"/>
    <w:rsid w:val="00961ED6"/>
    <w:rsid w:val="00962312"/>
    <w:rsid w:val="00962ED3"/>
    <w:rsid w:val="0096301E"/>
    <w:rsid w:val="00963125"/>
    <w:rsid w:val="00963A1D"/>
    <w:rsid w:val="00963BE8"/>
    <w:rsid w:val="00964FAF"/>
    <w:rsid w:val="00965546"/>
    <w:rsid w:val="009657FB"/>
    <w:rsid w:val="00965F23"/>
    <w:rsid w:val="00965FA8"/>
    <w:rsid w:val="009665B3"/>
    <w:rsid w:val="009707C9"/>
    <w:rsid w:val="009713D5"/>
    <w:rsid w:val="0097186E"/>
    <w:rsid w:val="00971CD6"/>
    <w:rsid w:val="009724F9"/>
    <w:rsid w:val="00972EED"/>
    <w:rsid w:val="009730F6"/>
    <w:rsid w:val="00973CE6"/>
    <w:rsid w:val="00973FAA"/>
    <w:rsid w:val="00974242"/>
    <w:rsid w:val="00974A2D"/>
    <w:rsid w:val="00974AF1"/>
    <w:rsid w:val="00974C29"/>
    <w:rsid w:val="00975137"/>
    <w:rsid w:val="009754DE"/>
    <w:rsid w:val="00975759"/>
    <w:rsid w:val="00976476"/>
    <w:rsid w:val="0097660A"/>
    <w:rsid w:val="009766E3"/>
    <w:rsid w:val="009767D1"/>
    <w:rsid w:val="00977342"/>
    <w:rsid w:val="0097756A"/>
    <w:rsid w:val="00981CE4"/>
    <w:rsid w:val="00981DBC"/>
    <w:rsid w:val="00981E21"/>
    <w:rsid w:val="00981ED2"/>
    <w:rsid w:val="00982D4E"/>
    <w:rsid w:val="00982DFD"/>
    <w:rsid w:val="0098310A"/>
    <w:rsid w:val="0098577C"/>
    <w:rsid w:val="00985907"/>
    <w:rsid w:val="00985D24"/>
    <w:rsid w:val="00986E3C"/>
    <w:rsid w:val="00986F5E"/>
    <w:rsid w:val="0099058E"/>
    <w:rsid w:val="0099090A"/>
    <w:rsid w:val="00990920"/>
    <w:rsid w:val="0099151F"/>
    <w:rsid w:val="009922AA"/>
    <w:rsid w:val="00992697"/>
    <w:rsid w:val="00993736"/>
    <w:rsid w:val="009946E1"/>
    <w:rsid w:val="0099488F"/>
    <w:rsid w:val="009957B8"/>
    <w:rsid w:val="00995CBA"/>
    <w:rsid w:val="00995E5D"/>
    <w:rsid w:val="0099603E"/>
    <w:rsid w:val="00996670"/>
    <w:rsid w:val="0099696C"/>
    <w:rsid w:val="00996B95"/>
    <w:rsid w:val="00996D95"/>
    <w:rsid w:val="009976D7"/>
    <w:rsid w:val="00997725"/>
    <w:rsid w:val="0099772E"/>
    <w:rsid w:val="00997D3B"/>
    <w:rsid w:val="009A0358"/>
    <w:rsid w:val="009A054C"/>
    <w:rsid w:val="009A0703"/>
    <w:rsid w:val="009A17A1"/>
    <w:rsid w:val="009A216F"/>
    <w:rsid w:val="009A284F"/>
    <w:rsid w:val="009A36D2"/>
    <w:rsid w:val="009A3ACB"/>
    <w:rsid w:val="009A3F15"/>
    <w:rsid w:val="009A47E3"/>
    <w:rsid w:val="009A483F"/>
    <w:rsid w:val="009A56BD"/>
    <w:rsid w:val="009A5D28"/>
    <w:rsid w:val="009A5D8A"/>
    <w:rsid w:val="009A6333"/>
    <w:rsid w:val="009A6340"/>
    <w:rsid w:val="009A685A"/>
    <w:rsid w:val="009A6909"/>
    <w:rsid w:val="009A6D95"/>
    <w:rsid w:val="009A71C0"/>
    <w:rsid w:val="009A7C57"/>
    <w:rsid w:val="009A7CAC"/>
    <w:rsid w:val="009A7D08"/>
    <w:rsid w:val="009B10DF"/>
    <w:rsid w:val="009B1178"/>
    <w:rsid w:val="009B20CE"/>
    <w:rsid w:val="009B252F"/>
    <w:rsid w:val="009B2564"/>
    <w:rsid w:val="009B261B"/>
    <w:rsid w:val="009B2636"/>
    <w:rsid w:val="009B29A9"/>
    <w:rsid w:val="009B2BAD"/>
    <w:rsid w:val="009B318E"/>
    <w:rsid w:val="009B3269"/>
    <w:rsid w:val="009B3E95"/>
    <w:rsid w:val="009B406B"/>
    <w:rsid w:val="009B4AAE"/>
    <w:rsid w:val="009B539A"/>
    <w:rsid w:val="009B559C"/>
    <w:rsid w:val="009B594B"/>
    <w:rsid w:val="009B5D02"/>
    <w:rsid w:val="009B61AB"/>
    <w:rsid w:val="009B69AB"/>
    <w:rsid w:val="009B69CC"/>
    <w:rsid w:val="009B72A3"/>
    <w:rsid w:val="009B753D"/>
    <w:rsid w:val="009B7CA2"/>
    <w:rsid w:val="009B7D62"/>
    <w:rsid w:val="009B7E26"/>
    <w:rsid w:val="009C0604"/>
    <w:rsid w:val="009C0E09"/>
    <w:rsid w:val="009C1317"/>
    <w:rsid w:val="009C17A7"/>
    <w:rsid w:val="009C20E2"/>
    <w:rsid w:val="009C2328"/>
    <w:rsid w:val="009C28C9"/>
    <w:rsid w:val="009C2B3F"/>
    <w:rsid w:val="009C2EE0"/>
    <w:rsid w:val="009C2F31"/>
    <w:rsid w:val="009C30E0"/>
    <w:rsid w:val="009C380F"/>
    <w:rsid w:val="009C3E7B"/>
    <w:rsid w:val="009C4794"/>
    <w:rsid w:val="009C502F"/>
    <w:rsid w:val="009C521F"/>
    <w:rsid w:val="009C55F7"/>
    <w:rsid w:val="009C59C0"/>
    <w:rsid w:val="009C744B"/>
    <w:rsid w:val="009C798F"/>
    <w:rsid w:val="009D0319"/>
    <w:rsid w:val="009D0914"/>
    <w:rsid w:val="009D0AEC"/>
    <w:rsid w:val="009D13FD"/>
    <w:rsid w:val="009D1BD6"/>
    <w:rsid w:val="009D20BF"/>
    <w:rsid w:val="009D23C6"/>
    <w:rsid w:val="009D24C7"/>
    <w:rsid w:val="009D2545"/>
    <w:rsid w:val="009D2B71"/>
    <w:rsid w:val="009D4169"/>
    <w:rsid w:val="009D41E2"/>
    <w:rsid w:val="009D429B"/>
    <w:rsid w:val="009D4371"/>
    <w:rsid w:val="009D4847"/>
    <w:rsid w:val="009D4990"/>
    <w:rsid w:val="009D5265"/>
    <w:rsid w:val="009D5B33"/>
    <w:rsid w:val="009D605C"/>
    <w:rsid w:val="009D614D"/>
    <w:rsid w:val="009D6F71"/>
    <w:rsid w:val="009D70B7"/>
    <w:rsid w:val="009D7279"/>
    <w:rsid w:val="009D72BE"/>
    <w:rsid w:val="009D7F93"/>
    <w:rsid w:val="009E0C2C"/>
    <w:rsid w:val="009E1353"/>
    <w:rsid w:val="009E1C88"/>
    <w:rsid w:val="009E2863"/>
    <w:rsid w:val="009E3B4E"/>
    <w:rsid w:val="009E4386"/>
    <w:rsid w:val="009E4E80"/>
    <w:rsid w:val="009E5A1B"/>
    <w:rsid w:val="009E5A4D"/>
    <w:rsid w:val="009E5F2E"/>
    <w:rsid w:val="009E5FC0"/>
    <w:rsid w:val="009E6A14"/>
    <w:rsid w:val="009E6A97"/>
    <w:rsid w:val="009F0997"/>
    <w:rsid w:val="009F13EE"/>
    <w:rsid w:val="009F1F66"/>
    <w:rsid w:val="009F2224"/>
    <w:rsid w:val="009F2F67"/>
    <w:rsid w:val="009F4325"/>
    <w:rsid w:val="009F49A8"/>
    <w:rsid w:val="009F4F33"/>
    <w:rsid w:val="009F4FA2"/>
    <w:rsid w:val="009F5004"/>
    <w:rsid w:val="009F529D"/>
    <w:rsid w:val="009F588E"/>
    <w:rsid w:val="009F5D93"/>
    <w:rsid w:val="009F62DD"/>
    <w:rsid w:val="009F66E7"/>
    <w:rsid w:val="009F6B78"/>
    <w:rsid w:val="009F6E03"/>
    <w:rsid w:val="009F72A3"/>
    <w:rsid w:val="00A003A7"/>
    <w:rsid w:val="00A0072B"/>
    <w:rsid w:val="00A00735"/>
    <w:rsid w:val="00A00925"/>
    <w:rsid w:val="00A01F0E"/>
    <w:rsid w:val="00A02157"/>
    <w:rsid w:val="00A02A14"/>
    <w:rsid w:val="00A031BC"/>
    <w:rsid w:val="00A03638"/>
    <w:rsid w:val="00A03F80"/>
    <w:rsid w:val="00A04535"/>
    <w:rsid w:val="00A050DD"/>
    <w:rsid w:val="00A050F5"/>
    <w:rsid w:val="00A055BD"/>
    <w:rsid w:val="00A05EA3"/>
    <w:rsid w:val="00A06023"/>
    <w:rsid w:val="00A06F20"/>
    <w:rsid w:val="00A06FDE"/>
    <w:rsid w:val="00A07054"/>
    <w:rsid w:val="00A07996"/>
    <w:rsid w:val="00A11251"/>
    <w:rsid w:val="00A112E4"/>
    <w:rsid w:val="00A112EB"/>
    <w:rsid w:val="00A114AA"/>
    <w:rsid w:val="00A11851"/>
    <w:rsid w:val="00A1185F"/>
    <w:rsid w:val="00A119CD"/>
    <w:rsid w:val="00A122E7"/>
    <w:rsid w:val="00A12483"/>
    <w:rsid w:val="00A12686"/>
    <w:rsid w:val="00A1293D"/>
    <w:rsid w:val="00A12DFA"/>
    <w:rsid w:val="00A134E2"/>
    <w:rsid w:val="00A13929"/>
    <w:rsid w:val="00A13C40"/>
    <w:rsid w:val="00A13F4B"/>
    <w:rsid w:val="00A14A44"/>
    <w:rsid w:val="00A14EB6"/>
    <w:rsid w:val="00A15552"/>
    <w:rsid w:val="00A1561E"/>
    <w:rsid w:val="00A157A7"/>
    <w:rsid w:val="00A15D54"/>
    <w:rsid w:val="00A173B5"/>
    <w:rsid w:val="00A1761A"/>
    <w:rsid w:val="00A17A72"/>
    <w:rsid w:val="00A17CCF"/>
    <w:rsid w:val="00A17D9A"/>
    <w:rsid w:val="00A17EEC"/>
    <w:rsid w:val="00A215F1"/>
    <w:rsid w:val="00A23635"/>
    <w:rsid w:val="00A242A8"/>
    <w:rsid w:val="00A248BB"/>
    <w:rsid w:val="00A24C58"/>
    <w:rsid w:val="00A24C96"/>
    <w:rsid w:val="00A25268"/>
    <w:rsid w:val="00A253AE"/>
    <w:rsid w:val="00A256CB"/>
    <w:rsid w:val="00A26C94"/>
    <w:rsid w:val="00A26EA7"/>
    <w:rsid w:val="00A3148C"/>
    <w:rsid w:val="00A315C6"/>
    <w:rsid w:val="00A31AA2"/>
    <w:rsid w:val="00A31C4F"/>
    <w:rsid w:val="00A31C7F"/>
    <w:rsid w:val="00A31E0B"/>
    <w:rsid w:val="00A336E9"/>
    <w:rsid w:val="00A33949"/>
    <w:rsid w:val="00A339D8"/>
    <w:rsid w:val="00A34D21"/>
    <w:rsid w:val="00A35B20"/>
    <w:rsid w:val="00A36142"/>
    <w:rsid w:val="00A36171"/>
    <w:rsid w:val="00A36A9A"/>
    <w:rsid w:val="00A36B08"/>
    <w:rsid w:val="00A36D41"/>
    <w:rsid w:val="00A37614"/>
    <w:rsid w:val="00A37794"/>
    <w:rsid w:val="00A40779"/>
    <w:rsid w:val="00A409C4"/>
    <w:rsid w:val="00A40A2E"/>
    <w:rsid w:val="00A40D9A"/>
    <w:rsid w:val="00A41ACF"/>
    <w:rsid w:val="00A422C0"/>
    <w:rsid w:val="00A42E78"/>
    <w:rsid w:val="00A42F77"/>
    <w:rsid w:val="00A42FFC"/>
    <w:rsid w:val="00A431D0"/>
    <w:rsid w:val="00A4411E"/>
    <w:rsid w:val="00A44214"/>
    <w:rsid w:val="00A45713"/>
    <w:rsid w:val="00A45E7C"/>
    <w:rsid w:val="00A462A8"/>
    <w:rsid w:val="00A462CC"/>
    <w:rsid w:val="00A465E2"/>
    <w:rsid w:val="00A46A7C"/>
    <w:rsid w:val="00A46EC4"/>
    <w:rsid w:val="00A46F5C"/>
    <w:rsid w:val="00A470A5"/>
    <w:rsid w:val="00A503AD"/>
    <w:rsid w:val="00A51127"/>
    <w:rsid w:val="00A516ED"/>
    <w:rsid w:val="00A51742"/>
    <w:rsid w:val="00A51982"/>
    <w:rsid w:val="00A51ABE"/>
    <w:rsid w:val="00A52232"/>
    <w:rsid w:val="00A53AD3"/>
    <w:rsid w:val="00A53BD6"/>
    <w:rsid w:val="00A54241"/>
    <w:rsid w:val="00A5474C"/>
    <w:rsid w:val="00A54C44"/>
    <w:rsid w:val="00A54CC1"/>
    <w:rsid w:val="00A54ED2"/>
    <w:rsid w:val="00A550C6"/>
    <w:rsid w:val="00A5565D"/>
    <w:rsid w:val="00A56231"/>
    <w:rsid w:val="00A563C7"/>
    <w:rsid w:val="00A564C3"/>
    <w:rsid w:val="00A564DE"/>
    <w:rsid w:val="00A5684C"/>
    <w:rsid w:val="00A56850"/>
    <w:rsid w:val="00A577AF"/>
    <w:rsid w:val="00A5792A"/>
    <w:rsid w:val="00A57D28"/>
    <w:rsid w:val="00A60062"/>
    <w:rsid w:val="00A6031A"/>
    <w:rsid w:val="00A60601"/>
    <w:rsid w:val="00A60C81"/>
    <w:rsid w:val="00A62147"/>
    <w:rsid w:val="00A624E3"/>
    <w:rsid w:val="00A63045"/>
    <w:rsid w:val="00A63294"/>
    <w:rsid w:val="00A64CA8"/>
    <w:rsid w:val="00A64D5C"/>
    <w:rsid w:val="00A65BCA"/>
    <w:rsid w:val="00A66096"/>
    <w:rsid w:val="00A66659"/>
    <w:rsid w:val="00A66881"/>
    <w:rsid w:val="00A702C0"/>
    <w:rsid w:val="00A70428"/>
    <w:rsid w:val="00A71197"/>
    <w:rsid w:val="00A714C7"/>
    <w:rsid w:val="00A71C77"/>
    <w:rsid w:val="00A71E21"/>
    <w:rsid w:val="00A72372"/>
    <w:rsid w:val="00A725BD"/>
    <w:rsid w:val="00A72A3E"/>
    <w:rsid w:val="00A72CA8"/>
    <w:rsid w:val="00A72F0E"/>
    <w:rsid w:val="00A73A05"/>
    <w:rsid w:val="00A73D54"/>
    <w:rsid w:val="00A74340"/>
    <w:rsid w:val="00A74392"/>
    <w:rsid w:val="00A749BA"/>
    <w:rsid w:val="00A74DBE"/>
    <w:rsid w:val="00A75608"/>
    <w:rsid w:val="00A756C4"/>
    <w:rsid w:val="00A75734"/>
    <w:rsid w:val="00A7585D"/>
    <w:rsid w:val="00A75BB1"/>
    <w:rsid w:val="00A77981"/>
    <w:rsid w:val="00A77B3E"/>
    <w:rsid w:val="00A800D8"/>
    <w:rsid w:val="00A8054B"/>
    <w:rsid w:val="00A8075D"/>
    <w:rsid w:val="00A8182E"/>
    <w:rsid w:val="00A81BB6"/>
    <w:rsid w:val="00A8227B"/>
    <w:rsid w:val="00A82B99"/>
    <w:rsid w:val="00A83B82"/>
    <w:rsid w:val="00A840EB"/>
    <w:rsid w:val="00A848CD"/>
    <w:rsid w:val="00A84DE6"/>
    <w:rsid w:val="00A85102"/>
    <w:rsid w:val="00A851EA"/>
    <w:rsid w:val="00A85EC7"/>
    <w:rsid w:val="00A85FED"/>
    <w:rsid w:val="00A86139"/>
    <w:rsid w:val="00A86C73"/>
    <w:rsid w:val="00A87CD5"/>
    <w:rsid w:val="00A90038"/>
    <w:rsid w:val="00A901E1"/>
    <w:rsid w:val="00A90C2D"/>
    <w:rsid w:val="00A90F63"/>
    <w:rsid w:val="00A91087"/>
    <w:rsid w:val="00A9111F"/>
    <w:rsid w:val="00A91C7B"/>
    <w:rsid w:val="00A9228A"/>
    <w:rsid w:val="00A92CC0"/>
    <w:rsid w:val="00A931F1"/>
    <w:rsid w:val="00A93647"/>
    <w:rsid w:val="00A93D7D"/>
    <w:rsid w:val="00A94FFB"/>
    <w:rsid w:val="00A956D3"/>
    <w:rsid w:val="00A9596A"/>
    <w:rsid w:val="00A95B13"/>
    <w:rsid w:val="00A95BF0"/>
    <w:rsid w:val="00A95E11"/>
    <w:rsid w:val="00A95E61"/>
    <w:rsid w:val="00A9609B"/>
    <w:rsid w:val="00A963B1"/>
    <w:rsid w:val="00A96663"/>
    <w:rsid w:val="00A9707C"/>
    <w:rsid w:val="00A970CF"/>
    <w:rsid w:val="00A9725C"/>
    <w:rsid w:val="00A97862"/>
    <w:rsid w:val="00AA002F"/>
    <w:rsid w:val="00AA0498"/>
    <w:rsid w:val="00AA0D4B"/>
    <w:rsid w:val="00AA0EEF"/>
    <w:rsid w:val="00AA1226"/>
    <w:rsid w:val="00AA1446"/>
    <w:rsid w:val="00AA14F3"/>
    <w:rsid w:val="00AA1958"/>
    <w:rsid w:val="00AA25EC"/>
    <w:rsid w:val="00AA2985"/>
    <w:rsid w:val="00AA2A4B"/>
    <w:rsid w:val="00AA2AF9"/>
    <w:rsid w:val="00AA32A1"/>
    <w:rsid w:val="00AA3779"/>
    <w:rsid w:val="00AA37F1"/>
    <w:rsid w:val="00AA423F"/>
    <w:rsid w:val="00AA4687"/>
    <w:rsid w:val="00AA4922"/>
    <w:rsid w:val="00AA4AC9"/>
    <w:rsid w:val="00AA5015"/>
    <w:rsid w:val="00AA576E"/>
    <w:rsid w:val="00AA60BB"/>
    <w:rsid w:val="00AA6E78"/>
    <w:rsid w:val="00AA702C"/>
    <w:rsid w:val="00AA7536"/>
    <w:rsid w:val="00AA758F"/>
    <w:rsid w:val="00AA7897"/>
    <w:rsid w:val="00AA7A3F"/>
    <w:rsid w:val="00AB0316"/>
    <w:rsid w:val="00AB0B30"/>
    <w:rsid w:val="00AB0B73"/>
    <w:rsid w:val="00AB0ECA"/>
    <w:rsid w:val="00AB21A3"/>
    <w:rsid w:val="00AB275D"/>
    <w:rsid w:val="00AB2912"/>
    <w:rsid w:val="00AB34AE"/>
    <w:rsid w:val="00AB4DCA"/>
    <w:rsid w:val="00AB5239"/>
    <w:rsid w:val="00AB5319"/>
    <w:rsid w:val="00AB58D2"/>
    <w:rsid w:val="00AB5AC0"/>
    <w:rsid w:val="00AB6488"/>
    <w:rsid w:val="00AB6CA6"/>
    <w:rsid w:val="00AB6D01"/>
    <w:rsid w:val="00AB7408"/>
    <w:rsid w:val="00AB7DA1"/>
    <w:rsid w:val="00AC0F59"/>
    <w:rsid w:val="00AC17E3"/>
    <w:rsid w:val="00AC1E9B"/>
    <w:rsid w:val="00AC2602"/>
    <w:rsid w:val="00AC2687"/>
    <w:rsid w:val="00AC3056"/>
    <w:rsid w:val="00AC355D"/>
    <w:rsid w:val="00AC3BDB"/>
    <w:rsid w:val="00AC49C9"/>
    <w:rsid w:val="00AC4B20"/>
    <w:rsid w:val="00AC512D"/>
    <w:rsid w:val="00AC5BC3"/>
    <w:rsid w:val="00AC6610"/>
    <w:rsid w:val="00AC6A9A"/>
    <w:rsid w:val="00AC7002"/>
    <w:rsid w:val="00AC7147"/>
    <w:rsid w:val="00AC7262"/>
    <w:rsid w:val="00AC7442"/>
    <w:rsid w:val="00AC74B3"/>
    <w:rsid w:val="00AD0B86"/>
    <w:rsid w:val="00AD0BBD"/>
    <w:rsid w:val="00AD1079"/>
    <w:rsid w:val="00AD1ABE"/>
    <w:rsid w:val="00AD1BA9"/>
    <w:rsid w:val="00AD1EB2"/>
    <w:rsid w:val="00AD1F18"/>
    <w:rsid w:val="00AD2CE5"/>
    <w:rsid w:val="00AD3293"/>
    <w:rsid w:val="00AD3A04"/>
    <w:rsid w:val="00AD3BEA"/>
    <w:rsid w:val="00AD456E"/>
    <w:rsid w:val="00AD5133"/>
    <w:rsid w:val="00AD5400"/>
    <w:rsid w:val="00AD5CD8"/>
    <w:rsid w:val="00AD67A5"/>
    <w:rsid w:val="00AD693A"/>
    <w:rsid w:val="00AD6978"/>
    <w:rsid w:val="00AD6BF2"/>
    <w:rsid w:val="00AD716A"/>
    <w:rsid w:val="00AE0A8B"/>
    <w:rsid w:val="00AE0C36"/>
    <w:rsid w:val="00AE0FBC"/>
    <w:rsid w:val="00AE1137"/>
    <w:rsid w:val="00AE12CF"/>
    <w:rsid w:val="00AE1665"/>
    <w:rsid w:val="00AE262E"/>
    <w:rsid w:val="00AE29D4"/>
    <w:rsid w:val="00AE3585"/>
    <w:rsid w:val="00AE36DF"/>
    <w:rsid w:val="00AE36F3"/>
    <w:rsid w:val="00AE3DEB"/>
    <w:rsid w:val="00AE41CD"/>
    <w:rsid w:val="00AE4893"/>
    <w:rsid w:val="00AE4D2F"/>
    <w:rsid w:val="00AE5477"/>
    <w:rsid w:val="00AE6AA7"/>
    <w:rsid w:val="00AE6CA7"/>
    <w:rsid w:val="00AF0920"/>
    <w:rsid w:val="00AF0CDD"/>
    <w:rsid w:val="00AF116A"/>
    <w:rsid w:val="00AF25C0"/>
    <w:rsid w:val="00AF3239"/>
    <w:rsid w:val="00AF327C"/>
    <w:rsid w:val="00AF3346"/>
    <w:rsid w:val="00AF3516"/>
    <w:rsid w:val="00AF36B0"/>
    <w:rsid w:val="00AF3748"/>
    <w:rsid w:val="00AF3B84"/>
    <w:rsid w:val="00AF3C70"/>
    <w:rsid w:val="00AF44B3"/>
    <w:rsid w:val="00AF44FE"/>
    <w:rsid w:val="00AF5857"/>
    <w:rsid w:val="00AF67EC"/>
    <w:rsid w:val="00AF689B"/>
    <w:rsid w:val="00AF6EBD"/>
    <w:rsid w:val="00AF7567"/>
    <w:rsid w:val="00B002D3"/>
    <w:rsid w:val="00B00476"/>
    <w:rsid w:val="00B0056B"/>
    <w:rsid w:val="00B01D43"/>
    <w:rsid w:val="00B01F2C"/>
    <w:rsid w:val="00B025A0"/>
    <w:rsid w:val="00B02E5A"/>
    <w:rsid w:val="00B033AB"/>
    <w:rsid w:val="00B040B2"/>
    <w:rsid w:val="00B04206"/>
    <w:rsid w:val="00B04B4B"/>
    <w:rsid w:val="00B0574C"/>
    <w:rsid w:val="00B05A60"/>
    <w:rsid w:val="00B06220"/>
    <w:rsid w:val="00B0660A"/>
    <w:rsid w:val="00B06AAD"/>
    <w:rsid w:val="00B077F7"/>
    <w:rsid w:val="00B10032"/>
    <w:rsid w:val="00B102E3"/>
    <w:rsid w:val="00B105FA"/>
    <w:rsid w:val="00B1084D"/>
    <w:rsid w:val="00B10D64"/>
    <w:rsid w:val="00B10E30"/>
    <w:rsid w:val="00B11949"/>
    <w:rsid w:val="00B12904"/>
    <w:rsid w:val="00B12C7E"/>
    <w:rsid w:val="00B12CF9"/>
    <w:rsid w:val="00B12E98"/>
    <w:rsid w:val="00B13017"/>
    <w:rsid w:val="00B132CE"/>
    <w:rsid w:val="00B135D1"/>
    <w:rsid w:val="00B13C79"/>
    <w:rsid w:val="00B1460F"/>
    <w:rsid w:val="00B149E3"/>
    <w:rsid w:val="00B14E5B"/>
    <w:rsid w:val="00B15BF7"/>
    <w:rsid w:val="00B15D59"/>
    <w:rsid w:val="00B16574"/>
    <w:rsid w:val="00B1662A"/>
    <w:rsid w:val="00B16716"/>
    <w:rsid w:val="00B16778"/>
    <w:rsid w:val="00B16987"/>
    <w:rsid w:val="00B170DD"/>
    <w:rsid w:val="00B17286"/>
    <w:rsid w:val="00B176AB"/>
    <w:rsid w:val="00B17D38"/>
    <w:rsid w:val="00B20A1B"/>
    <w:rsid w:val="00B20B3E"/>
    <w:rsid w:val="00B20BA6"/>
    <w:rsid w:val="00B20D04"/>
    <w:rsid w:val="00B20D75"/>
    <w:rsid w:val="00B21278"/>
    <w:rsid w:val="00B212CB"/>
    <w:rsid w:val="00B228F2"/>
    <w:rsid w:val="00B23125"/>
    <w:rsid w:val="00B23798"/>
    <w:rsid w:val="00B23C2E"/>
    <w:rsid w:val="00B242E2"/>
    <w:rsid w:val="00B249BA"/>
    <w:rsid w:val="00B260F6"/>
    <w:rsid w:val="00B2627A"/>
    <w:rsid w:val="00B26772"/>
    <w:rsid w:val="00B2746D"/>
    <w:rsid w:val="00B27AD8"/>
    <w:rsid w:val="00B27CC8"/>
    <w:rsid w:val="00B27D56"/>
    <w:rsid w:val="00B27DDB"/>
    <w:rsid w:val="00B304AD"/>
    <w:rsid w:val="00B30723"/>
    <w:rsid w:val="00B30A4C"/>
    <w:rsid w:val="00B30CF1"/>
    <w:rsid w:val="00B312D7"/>
    <w:rsid w:val="00B313F9"/>
    <w:rsid w:val="00B314E5"/>
    <w:rsid w:val="00B31CEA"/>
    <w:rsid w:val="00B3204E"/>
    <w:rsid w:val="00B32449"/>
    <w:rsid w:val="00B336CC"/>
    <w:rsid w:val="00B3387E"/>
    <w:rsid w:val="00B346C1"/>
    <w:rsid w:val="00B349D2"/>
    <w:rsid w:val="00B35DD6"/>
    <w:rsid w:val="00B36332"/>
    <w:rsid w:val="00B36378"/>
    <w:rsid w:val="00B368A9"/>
    <w:rsid w:val="00B36B02"/>
    <w:rsid w:val="00B37295"/>
    <w:rsid w:val="00B37795"/>
    <w:rsid w:val="00B404B0"/>
    <w:rsid w:val="00B4080C"/>
    <w:rsid w:val="00B40C9A"/>
    <w:rsid w:val="00B419FC"/>
    <w:rsid w:val="00B41E75"/>
    <w:rsid w:val="00B42342"/>
    <w:rsid w:val="00B428C1"/>
    <w:rsid w:val="00B429C8"/>
    <w:rsid w:val="00B432EF"/>
    <w:rsid w:val="00B43987"/>
    <w:rsid w:val="00B44091"/>
    <w:rsid w:val="00B441AF"/>
    <w:rsid w:val="00B44394"/>
    <w:rsid w:val="00B443C2"/>
    <w:rsid w:val="00B4499B"/>
    <w:rsid w:val="00B458F7"/>
    <w:rsid w:val="00B465C5"/>
    <w:rsid w:val="00B46999"/>
    <w:rsid w:val="00B46BA2"/>
    <w:rsid w:val="00B46BF3"/>
    <w:rsid w:val="00B46F2E"/>
    <w:rsid w:val="00B46F70"/>
    <w:rsid w:val="00B470AD"/>
    <w:rsid w:val="00B4719E"/>
    <w:rsid w:val="00B4727A"/>
    <w:rsid w:val="00B4740B"/>
    <w:rsid w:val="00B474C5"/>
    <w:rsid w:val="00B4797B"/>
    <w:rsid w:val="00B50715"/>
    <w:rsid w:val="00B50C24"/>
    <w:rsid w:val="00B50EBC"/>
    <w:rsid w:val="00B50FA0"/>
    <w:rsid w:val="00B51B57"/>
    <w:rsid w:val="00B520F3"/>
    <w:rsid w:val="00B52E94"/>
    <w:rsid w:val="00B52F27"/>
    <w:rsid w:val="00B558EB"/>
    <w:rsid w:val="00B55CDC"/>
    <w:rsid w:val="00B56D27"/>
    <w:rsid w:val="00B56DE7"/>
    <w:rsid w:val="00B574C6"/>
    <w:rsid w:val="00B575F0"/>
    <w:rsid w:val="00B6097B"/>
    <w:rsid w:val="00B60DD3"/>
    <w:rsid w:val="00B61B21"/>
    <w:rsid w:val="00B61DC7"/>
    <w:rsid w:val="00B61F1C"/>
    <w:rsid w:val="00B62F52"/>
    <w:rsid w:val="00B63EFF"/>
    <w:rsid w:val="00B63FC2"/>
    <w:rsid w:val="00B64173"/>
    <w:rsid w:val="00B6431C"/>
    <w:rsid w:val="00B644DE"/>
    <w:rsid w:val="00B648A2"/>
    <w:rsid w:val="00B64B06"/>
    <w:rsid w:val="00B64B6B"/>
    <w:rsid w:val="00B64E31"/>
    <w:rsid w:val="00B650BB"/>
    <w:rsid w:val="00B651B9"/>
    <w:rsid w:val="00B6538D"/>
    <w:rsid w:val="00B6576A"/>
    <w:rsid w:val="00B658D4"/>
    <w:rsid w:val="00B65BD7"/>
    <w:rsid w:val="00B65D26"/>
    <w:rsid w:val="00B66372"/>
    <w:rsid w:val="00B663C5"/>
    <w:rsid w:val="00B667A2"/>
    <w:rsid w:val="00B66AC5"/>
    <w:rsid w:val="00B66D2E"/>
    <w:rsid w:val="00B66FB1"/>
    <w:rsid w:val="00B678C6"/>
    <w:rsid w:val="00B67B4A"/>
    <w:rsid w:val="00B67DD8"/>
    <w:rsid w:val="00B7043A"/>
    <w:rsid w:val="00B7049E"/>
    <w:rsid w:val="00B713E6"/>
    <w:rsid w:val="00B71D8C"/>
    <w:rsid w:val="00B7291F"/>
    <w:rsid w:val="00B7319A"/>
    <w:rsid w:val="00B73394"/>
    <w:rsid w:val="00B73AA9"/>
    <w:rsid w:val="00B74189"/>
    <w:rsid w:val="00B741D6"/>
    <w:rsid w:val="00B74237"/>
    <w:rsid w:val="00B74265"/>
    <w:rsid w:val="00B74FFD"/>
    <w:rsid w:val="00B755FE"/>
    <w:rsid w:val="00B75682"/>
    <w:rsid w:val="00B7568A"/>
    <w:rsid w:val="00B758AA"/>
    <w:rsid w:val="00B75A19"/>
    <w:rsid w:val="00B75A32"/>
    <w:rsid w:val="00B75CEC"/>
    <w:rsid w:val="00B75F41"/>
    <w:rsid w:val="00B764BA"/>
    <w:rsid w:val="00B7716B"/>
    <w:rsid w:val="00B77A45"/>
    <w:rsid w:val="00B80191"/>
    <w:rsid w:val="00B807D1"/>
    <w:rsid w:val="00B80CE6"/>
    <w:rsid w:val="00B80FFF"/>
    <w:rsid w:val="00B81610"/>
    <w:rsid w:val="00B83572"/>
    <w:rsid w:val="00B8380B"/>
    <w:rsid w:val="00B83E41"/>
    <w:rsid w:val="00B84430"/>
    <w:rsid w:val="00B84520"/>
    <w:rsid w:val="00B8483E"/>
    <w:rsid w:val="00B84E3F"/>
    <w:rsid w:val="00B85962"/>
    <w:rsid w:val="00B85F27"/>
    <w:rsid w:val="00B86744"/>
    <w:rsid w:val="00B871D1"/>
    <w:rsid w:val="00B874D6"/>
    <w:rsid w:val="00B87628"/>
    <w:rsid w:val="00B904D0"/>
    <w:rsid w:val="00B90BF3"/>
    <w:rsid w:val="00B9176D"/>
    <w:rsid w:val="00B91A45"/>
    <w:rsid w:val="00B92400"/>
    <w:rsid w:val="00B92AEC"/>
    <w:rsid w:val="00B92AFF"/>
    <w:rsid w:val="00B9342A"/>
    <w:rsid w:val="00B93BD6"/>
    <w:rsid w:val="00B93CAC"/>
    <w:rsid w:val="00B946F3"/>
    <w:rsid w:val="00B948B5"/>
    <w:rsid w:val="00B954CF"/>
    <w:rsid w:val="00B96582"/>
    <w:rsid w:val="00BA04ED"/>
    <w:rsid w:val="00BA0CE8"/>
    <w:rsid w:val="00BA0D96"/>
    <w:rsid w:val="00BA0F94"/>
    <w:rsid w:val="00BA0FD4"/>
    <w:rsid w:val="00BA14BE"/>
    <w:rsid w:val="00BA21AA"/>
    <w:rsid w:val="00BA241E"/>
    <w:rsid w:val="00BA24E2"/>
    <w:rsid w:val="00BA250B"/>
    <w:rsid w:val="00BA27EE"/>
    <w:rsid w:val="00BA2AFC"/>
    <w:rsid w:val="00BA330E"/>
    <w:rsid w:val="00BA34F1"/>
    <w:rsid w:val="00BA4C0A"/>
    <w:rsid w:val="00BA57DF"/>
    <w:rsid w:val="00BA636B"/>
    <w:rsid w:val="00BA63E8"/>
    <w:rsid w:val="00BA6D5B"/>
    <w:rsid w:val="00BA7379"/>
    <w:rsid w:val="00BA7A88"/>
    <w:rsid w:val="00BA7B44"/>
    <w:rsid w:val="00BA7EF4"/>
    <w:rsid w:val="00BB06F7"/>
    <w:rsid w:val="00BB0A6D"/>
    <w:rsid w:val="00BB134F"/>
    <w:rsid w:val="00BB19AB"/>
    <w:rsid w:val="00BB1B72"/>
    <w:rsid w:val="00BB1BBA"/>
    <w:rsid w:val="00BB275A"/>
    <w:rsid w:val="00BB3E80"/>
    <w:rsid w:val="00BB4084"/>
    <w:rsid w:val="00BB41D1"/>
    <w:rsid w:val="00BB47AA"/>
    <w:rsid w:val="00BB4E79"/>
    <w:rsid w:val="00BB54C4"/>
    <w:rsid w:val="00BB57B7"/>
    <w:rsid w:val="00BB5CE1"/>
    <w:rsid w:val="00BB608A"/>
    <w:rsid w:val="00BB6B10"/>
    <w:rsid w:val="00BB6F7E"/>
    <w:rsid w:val="00BB7498"/>
    <w:rsid w:val="00BB7572"/>
    <w:rsid w:val="00BB7659"/>
    <w:rsid w:val="00BB7779"/>
    <w:rsid w:val="00BB7A25"/>
    <w:rsid w:val="00BB7F0C"/>
    <w:rsid w:val="00BB7F54"/>
    <w:rsid w:val="00BC02FD"/>
    <w:rsid w:val="00BC0E42"/>
    <w:rsid w:val="00BC1D12"/>
    <w:rsid w:val="00BC1E1D"/>
    <w:rsid w:val="00BC2175"/>
    <w:rsid w:val="00BC2993"/>
    <w:rsid w:val="00BC2BB0"/>
    <w:rsid w:val="00BC2E63"/>
    <w:rsid w:val="00BC3445"/>
    <w:rsid w:val="00BC3CAF"/>
    <w:rsid w:val="00BC4A0C"/>
    <w:rsid w:val="00BC4BCA"/>
    <w:rsid w:val="00BC53AD"/>
    <w:rsid w:val="00BC5C17"/>
    <w:rsid w:val="00BC5CDA"/>
    <w:rsid w:val="00BC6632"/>
    <w:rsid w:val="00BC68DB"/>
    <w:rsid w:val="00BC6B5C"/>
    <w:rsid w:val="00BC6D94"/>
    <w:rsid w:val="00BC6FDE"/>
    <w:rsid w:val="00BC72DC"/>
    <w:rsid w:val="00BC7716"/>
    <w:rsid w:val="00BC7B44"/>
    <w:rsid w:val="00BC7DA7"/>
    <w:rsid w:val="00BD00C5"/>
    <w:rsid w:val="00BD0D9A"/>
    <w:rsid w:val="00BD1249"/>
    <w:rsid w:val="00BD14C1"/>
    <w:rsid w:val="00BD1762"/>
    <w:rsid w:val="00BD1BAA"/>
    <w:rsid w:val="00BD1E21"/>
    <w:rsid w:val="00BD28A0"/>
    <w:rsid w:val="00BD2D17"/>
    <w:rsid w:val="00BD2D85"/>
    <w:rsid w:val="00BD2DD3"/>
    <w:rsid w:val="00BD347C"/>
    <w:rsid w:val="00BD414C"/>
    <w:rsid w:val="00BD459A"/>
    <w:rsid w:val="00BD4C49"/>
    <w:rsid w:val="00BD4D00"/>
    <w:rsid w:val="00BD4E09"/>
    <w:rsid w:val="00BD5311"/>
    <w:rsid w:val="00BD5823"/>
    <w:rsid w:val="00BD5D60"/>
    <w:rsid w:val="00BD635E"/>
    <w:rsid w:val="00BD6B28"/>
    <w:rsid w:val="00BD6CD4"/>
    <w:rsid w:val="00BD6E08"/>
    <w:rsid w:val="00BD6E29"/>
    <w:rsid w:val="00BD7252"/>
    <w:rsid w:val="00BD77EA"/>
    <w:rsid w:val="00BD78D2"/>
    <w:rsid w:val="00BE01F0"/>
    <w:rsid w:val="00BE0BDB"/>
    <w:rsid w:val="00BE1882"/>
    <w:rsid w:val="00BE1A1E"/>
    <w:rsid w:val="00BE1E07"/>
    <w:rsid w:val="00BE201F"/>
    <w:rsid w:val="00BE299D"/>
    <w:rsid w:val="00BE2E43"/>
    <w:rsid w:val="00BE3061"/>
    <w:rsid w:val="00BE30BE"/>
    <w:rsid w:val="00BE38E7"/>
    <w:rsid w:val="00BE3C0E"/>
    <w:rsid w:val="00BE42EE"/>
    <w:rsid w:val="00BE433E"/>
    <w:rsid w:val="00BE4C1B"/>
    <w:rsid w:val="00BE512B"/>
    <w:rsid w:val="00BE548D"/>
    <w:rsid w:val="00BE5638"/>
    <w:rsid w:val="00BE691E"/>
    <w:rsid w:val="00BE70EF"/>
    <w:rsid w:val="00BE731B"/>
    <w:rsid w:val="00BE7405"/>
    <w:rsid w:val="00BE7553"/>
    <w:rsid w:val="00BE7D3E"/>
    <w:rsid w:val="00BF0053"/>
    <w:rsid w:val="00BF0726"/>
    <w:rsid w:val="00BF0E8D"/>
    <w:rsid w:val="00BF1233"/>
    <w:rsid w:val="00BF1337"/>
    <w:rsid w:val="00BF18C8"/>
    <w:rsid w:val="00BF1FF6"/>
    <w:rsid w:val="00BF20FD"/>
    <w:rsid w:val="00BF24A3"/>
    <w:rsid w:val="00BF2B2B"/>
    <w:rsid w:val="00BF2D0B"/>
    <w:rsid w:val="00BF2F61"/>
    <w:rsid w:val="00BF341B"/>
    <w:rsid w:val="00BF34A4"/>
    <w:rsid w:val="00BF38D7"/>
    <w:rsid w:val="00BF4428"/>
    <w:rsid w:val="00BF48EB"/>
    <w:rsid w:val="00BF5557"/>
    <w:rsid w:val="00BF5D21"/>
    <w:rsid w:val="00BF6B6B"/>
    <w:rsid w:val="00BF71A5"/>
    <w:rsid w:val="00BF7BB6"/>
    <w:rsid w:val="00C0002E"/>
    <w:rsid w:val="00C000C4"/>
    <w:rsid w:val="00C00297"/>
    <w:rsid w:val="00C009E9"/>
    <w:rsid w:val="00C00DDC"/>
    <w:rsid w:val="00C00EF6"/>
    <w:rsid w:val="00C0103D"/>
    <w:rsid w:val="00C0117C"/>
    <w:rsid w:val="00C01CC5"/>
    <w:rsid w:val="00C01DC7"/>
    <w:rsid w:val="00C021AD"/>
    <w:rsid w:val="00C024BD"/>
    <w:rsid w:val="00C0321D"/>
    <w:rsid w:val="00C033FB"/>
    <w:rsid w:val="00C03B5B"/>
    <w:rsid w:val="00C0438D"/>
    <w:rsid w:val="00C04BC5"/>
    <w:rsid w:val="00C04E21"/>
    <w:rsid w:val="00C04EC2"/>
    <w:rsid w:val="00C053EF"/>
    <w:rsid w:val="00C05C80"/>
    <w:rsid w:val="00C05D2B"/>
    <w:rsid w:val="00C05DBF"/>
    <w:rsid w:val="00C05EAB"/>
    <w:rsid w:val="00C06E92"/>
    <w:rsid w:val="00C0701C"/>
    <w:rsid w:val="00C07AC6"/>
    <w:rsid w:val="00C07B99"/>
    <w:rsid w:val="00C10269"/>
    <w:rsid w:val="00C10658"/>
    <w:rsid w:val="00C1119C"/>
    <w:rsid w:val="00C112E6"/>
    <w:rsid w:val="00C123D6"/>
    <w:rsid w:val="00C12438"/>
    <w:rsid w:val="00C127A3"/>
    <w:rsid w:val="00C12BAE"/>
    <w:rsid w:val="00C131A6"/>
    <w:rsid w:val="00C13F42"/>
    <w:rsid w:val="00C1438A"/>
    <w:rsid w:val="00C14640"/>
    <w:rsid w:val="00C14B20"/>
    <w:rsid w:val="00C15685"/>
    <w:rsid w:val="00C15EE3"/>
    <w:rsid w:val="00C169BC"/>
    <w:rsid w:val="00C16B87"/>
    <w:rsid w:val="00C1704F"/>
    <w:rsid w:val="00C17900"/>
    <w:rsid w:val="00C2003A"/>
    <w:rsid w:val="00C20098"/>
    <w:rsid w:val="00C20D56"/>
    <w:rsid w:val="00C20F74"/>
    <w:rsid w:val="00C21471"/>
    <w:rsid w:val="00C21818"/>
    <w:rsid w:val="00C21DBE"/>
    <w:rsid w:val="00C21E15"/>
    <w:rsid w:val="00C220C3"/>
    <w:rsid w:val="00C224E5"/>
    <w:rsid w:val="00C2258D"/>
    <w:rsid w:val="00C2285E"/>
    <w:rsid w:val="00C22BC8"/>
    <w:rsid w:val="00C23507"/>
    <w:rsid w:val="00C2353D"/>
    <w:rsid w:val="00C23B0C"/>
    <w:rsid w:val="00C23F39"/>
    <w:rsid w:val="00C24036"/>
    <w:rsid w:val="00C2513E"/>
    <w:rsid w:val="00C25441"/>
    <w:rsid w:val="00C2636C"/>
    <w:rsid w:val="00C26834"/>
    <w:rsid w:val="00C26F74"/>
    <w:rsid w:val="00C270A5"/>
    <w:rsid w:val="00C27422"/>
    <w:rsid w:val="00C279E2"/>
    <w:rsid w:val="00C309C2"/>
    <w:rsid w:val="00C30A51"/>
    <w:rsid w:val="00C3109E"/>
    <w:rsid w:val="00C314AF"/>
    <w:rsid w:val="00C31756"/>
    <w:rsid w:val="00C31881"/>
    <w:rsid w:val="00C32763"/>
    <w:rsid w:val="00C32CC2"/>
    <w:rsid w:val="00C33EC7"/>
    <w:rsid w:val="00C34544"/>
    <w:rsid w:val="00C34A2A"/>
    <w:rsid w:val="00C3533A"/>
    <w:rsid w:val="00C35355"/>
    <w:rsid w:val="00C35F17"/>
    <w:rsid w:val="00C36412"/>
    <w:rsid w:val="00C3676C"/>
    <w:rsid w:val="00C36E0B"/>
    <w:rsid w:val="00C36FA0"/>
    <w:rsid w:val="00C3771C"/>
    <w:rsid w:val="00C37E2B"/>
    <w:rsid w:val="00C4009E"/>
    <w:rsid w:val="00C40333"/>
    <w:rsid w:val="00C408CF"/>
    <w:rsid w:val="00C40FE9"/>
    <w:rsid w:val="00C411E2"/>
    <w:rsid w:val="00C4131F"/>
    <w:rsid w:val="00C415E7"/>
    <w:rsid w:val="00C42169"/>
    <w:rsid w:val="00C42942"/>
    <w:rsid w:val="00C43822"/>
    <w:rsid w:val="00C444E7"/>
    <w:rsid w:val="00C44545"/>
    <w:rsid w:val="00C4494E"/>
    <w:rsid w:val="00C44E77"/>
    <w:rsid w:val="00C4500B"/>
    <w:rsid w:val="00C45E69"/>
    <w:rsid w:val="00C46182"/>
    <w:rsid w:val="00C4675A"/>
    <w:rsid w:val="00C470B3"/>
    <w:rsid w:val="00C47F7E"/>
    <w:rsid w:val="00C500F0"/>
    <w:rsid w:val="00C50110"/>
    <w:rsid w:val="00C501EE"/>
    <w:rsid w:val="00C50A99"/>
    <w:rsid w:val="00C51535"/>
    <w:rsid w:val="00C521A7"/>
    <w:rsid w:val="00C52303"/>
    <w:rsid w:val="00C52B1F"/>
    <w:rsid w:val="00C53D85"/>
    <w:rsid w:val="00C53DF3"/>
    <w:rsid w:val="00C54010"/>
    <w:rsid w:val="00C54196"/>
    <w:rsid w:val="00C542A1"/>
    <w:rsid w:val="00C542B2"/>
    <w:rsid w:val="00C54BC3"/>
    <w:rsid w:val="00C54DB5"/>
    <w:rsid w:val="00C551DE"/>
    <w:rsid w:val="00C5531B"/>
    <w:rsid w:val="00C55A44"/>
    <w:rsid w:val="00C55E20"/>
    <w:rsid w:val="00C5648F"/>
    <w:rsid w:val="00C56504"/>
    <w:rsid w:val="00C56F2C"/>
    <w:rsid w:val="00C570C6"/>
    <w:rsid w:val="00C571ED"/>
    <w:rsid w:val="00C57FE3"/>
    <w:rsid w:val="00C607A9"/>
    <w:rsid w:val="00C608C4"/>
    <w:rsid w:val="00C60E9E"/>
    <w:rsid w:val="00C61C8E"/>
    <w:rsid w:val="00C61EE4"/>
    <w:rsid w:val="00C62213"/>
    <w:rsid w:val="00C62894"/>
    <w:rsid w:val="00C62D54"/>
    <w:rsid w:val="00C62D8C"/>
    <w:rsid w:val="00C640AF"/>
    <w:rsid w:val="00C64487"/>
    <w:rsid w:val="00C64965"/>
    <w:rsid w:val="00C65F6A"/>
    <w:rsid w:val="00C66123"/>
    <w:rsid w:val="00C66596"/>
    <w:rsid w:val="00C665BB"/>
    <w:rsid w:val="00C67D28"/>
    <w:rsid w:val="00C702D4"/>
    <w:rsid w:val="00C702E5"/>
    <w:rsid w:val="00C703ED"/>
    <w:rsid w:val="00C709F6"/>
    <w:rsid w:val="00C70B90"/>
    <w:rsid w:val="00C70CB8"/>
    <w:rsid w:val="00C70E9D"/>
    <w:rsid w:val="00C7142D"/>
    <w:rsid w:val="00C717F0"/>
    <w:rsid w:val="00C7187D"/>
    <w:rsid w:val="00C71E24"/>
    <w:rsid w:val="00C73988"/>
    <w:rsid w:val="00C75558"/>
    <w:rsid w:val="00C75ED7"/>
    <w:rsid w:val="00C76178"/>
    <w:rsid w:val="00C76559"/>
    <w:rsid w:val="00C770EC"/>
    <w:rsid w:val="00C77517"/>
    <w:rsid w:val="00C778F2"/>
    <w:rsid w:val="00C77DCF"/>
    <w:rsid w:val="00C8102E"/>
    <w:rsid w:val="00C81418"/>
    <w:rsid w:val="00C817BA"/>
    <w:rsid w:val="00C81BF2"/>
    <w:rsid w:val="00C82227"/>
    <w:rsid w:val="00C82347"/>
    <w:rsid w:val="00C825E6"/>
    <w:rsid w:val="00C82C79"/>
    <w:rsid w:val="00C82CEE"/>
    <w:rsid w:val="00C82D53"/>
    <w:rsid w:val="00C83422"/>
    <w:rsid w:val="00C8347A"/>
    <w:rsid w:val="00C837C9"/>
    <w:rsid w:val="00C8548A"/>
    <w:rsid w:val="00C86929"/>
    <w:rsid w:val="00C86C4D"/>
    <w:rsid w:val="00C86E2E"/>
    <w:rsid w:val="00C874E3"/>
    <w:rsid w:val="00C87771"/>
    <w:rsid w:val="00C87B45"/>
    <w:rsid w:val="00C87C3B"/>
    <w:rsid w:val="00C900D1"/>
    <w:rsid w:val="00C90A53"/>
    <w:rsid w:val="00C90A72"/>
    <w:rsid w:val="00C915E4"/>
    <w:rsid w:val="00C91B51"/>
    <w:rsid w:val="00C91BE4"/>
    <w:rsid w:val="00C92234"/>
    <w:rsid w:val="00C9322C"/>
    <w:rsid w:val="00C93279"/>
    <w:rsid w:val="00C933D7"/>
    <w:rsid w:val="00C93538"/>
    <w:rsid w:val="00C941F1"/>
    <w:rsid w:val="00C947D0"/>
    <w:rsid w:val="00C94C94"/>
    <w:rsid w:val="00C95656"/>
    <w:rsid w:val="00C95B96"/>
    <w:rsid w:val="00C95C39"/>
    <w:rsid w:val="00C9629B"/>
    <w:rsid w:val="00C96331"/>
    <w:rsid w:val="00C97134"/>
    <w:rsid w:val="00C974B6"/>
    <w:rsid w:val="00CA0512"/>
    <w:rsid w:val="00CA0729"/>
    <w:rsid w:val="00CA1249"/>
    <w:rsid w:val="00CA17AA"/>
    <w:rsid w:val="00CA184C"/>
    <w:rsid w:val="00CA1A66"/>
    <w:rsid w:val="00CA1ABF"/>
    <w:rsid w:val="00CA1AFF"/>
    <w:rsid w:val="00CA1C21"/>
    <w:rsid w:val="00CA1EFC"/>
    <w:rsid w:val="00CA1FAD"/>
    <w:rsid w:val="00CA2322"/>
    <w:rsid w:val="00CA2742"/>
    <w:rsid w:val="00CA2A55"/>
    <w:rsid w:val="00CA331C"/>
    <w:rsid w:val="00CA3413"/>
    <w:rsid w:val="00CA352A"/>
    <w:rsid w:val="00CA3CC8"/>
    <w:rsid w:val="00CA3D33"/>
    <w:rsid w:val="00CA3E4E"/>
    <w:rsid w:val="00CA4449"/>
    <w:rsid w:val="00CA4692"/>
    <w:rsid w:val="00CA489B"/>
    <w:rsid w:val="00CA4D13"/>
    <w:rsid w:val="00CA55D2"/>
    <w:rsid w:val="00CA69D5"/>
    <w:rsid w:val="00CA7574"/>
    <w:rsid w:val="00CA75A6"/>
    <w:rsid w:val="00CA7CE5"/>
    <w:rsid w:val="00CB0EBD"/>
    <w:rsid w:val="00CB1423"/>
    <w:rsid w:val="00CB1A79"/>
    <w:rsid w:val="00CB1D26"/>
    <w:rsid w:val="00CB1E51"/>
    <w:rsid w:val="00CB1EE7"/>
    <w:rsid w:val="00CB1FDF"/>
    <w:rsid w:val="00CB2325"/>
    <w:rsid w:val="00CB26C1"/>
    <w:rsid w:val="00CB3326"/>
    <w:rsid w:val="00CB39CC"/>
    <w:rsid w:val="00CB39F2"/>
    <w:rsid w:val="00CB4D17"/>
    <w:rsid w:val="00CB543F"/>
    <w:rsid w:val="00CB54A7"/>
    <w:rsid w:val="00CB5583"/>
    <w:rsid w:val="00CB6096"/>
    <w:rsid w:val="00CB6361"/>
    <w:rsid w:val="00CB6875"/>
    <w:rsid w:val="00CB703A"/>
    <w:rsid w:val="00CB76F3"/>
    <w:rsid w:val="00CB7C64"/>
    <w:rsid w:val="00CC0093"/>
    <w:rsid w:val="00CC1DD8"/>
    <w:rsid w:val="00CC1F0B"/>
    <w:rsid w:val="00CC2523"/>
    <w:rsid w:val="00CC257C"/>
    <w:rsid w:val="00CC287F"/>
    <w:rsid w:val="00CC2B37"/>
    <w:rsid w:val="00CC2E26"/>
    <w:rsid w:val="00CC348F"/>
    <w:rsid w:val="00CC37BB"/>
    <w:rsid w:val="00CC39FE"/>
    <w:rsid w:val="00CC403E"/>
    <w:rsid w:val="00CC47D1"/>
    <w:rsid w:val="00CC4D2E"/>
    <w:rsid w:val="00CC4F7B"/>
    <w:rsid w:val="00CC5760"/>
    <w:rsid w:val="00CC5C14"/>
    <w:rsid w:val="00CC5FB6"/>
    <w:rsid w:val="00CC6258"/>
    <w:rsid w:val="00CC64BA"/>
    <w:rsid w:val="00CC6EC5"/>
    <w:rsid w:val="00CC782D"/>
    <w:rsid w:val="00CC7E1C"/>
    <w:rsid w:val="00CC7E2C"/>
    <w:rsid w:val="00CD0166"/>
    <w:rsid w:val="00CD0365"/>
    <w:rsid w:val="00CD0531"/>
    <w:rsid w:val="00CD0987"/>
    <w:rsid w:val="00CD1608"/>
    <w:rsid w:val="00CD1D78"/>
    <w:rsid w:val="00CD22B6"/>
    <w:rsid w:val="00CD2BF6"/>
    <w:rsid w:val="00CD2EF9"/>
    <w:rsid w:val="00CD2FB5"/>
    <w:rsid w:val="00CD33C3"/>
    <w:rsid w:val="00CD36DB"/>
    <w:rsid w:val="00CD3844"/>
    <w:rsid w:val="00CD44E6"/>
    <w:rsid w:val="00CD5206"/>
    <w:rsid w:val="00CD5492"/>
    <w:rsid w:val="00CD67B6"/>
    <w:rsid w:val="00CD6E66"/>
    <w:rsid w:val="00CD72EB"/>
    <w:rsid w:val="00CD79C6"/>
    <w:rsid w:val="00CE0080"/>
    <w:rsid w:val="00CE0D93"/>
    <w:rsid w:val="00CE109C"/>
    <w:rsid w:val="00CE12B9"/>
    <w:rsid w:val="00CE138C"/>
    <w:rsid w:val="00CE13A2"/>
    <w:rsid w:val="00CE15A1"/>
    <w:rsid w:val="00CE1638"/>
    <w:rsid w:val="00CE1741"/>
    <w:rsid w:val="00CE208B"/>
    <w:rsid w:val="00CE2C2D"/>
    <w:rsid w:val="00CE363E"/>
    <w:rsid w:val="00CE41DF"/>
    <w:rsid w:val="00CE4B71"/>
    <w:rsid w:val="00CE579F"/>
    <w:rsid w:val="00CE5945"/>
    <w:rsid w:val="00CE59A0"/>
    <w:rsid w:val="00CE606F"/>
    <w:rsid w:val="00CE660D"/>
    <w:rsid w:val="00CE6DAA"/>
    <w:rsid w:val="00CE6E71"/>
    <w:rsid w:val="00CE7CC9"/>
    <w:rsid w:val="00CE7E26"/>
    <w:rsid w:val="00CF03C7"/>
    <w:rsid w:val="00CF0EB4"/>
    <w:rsid w:val="00CF0FC8"/>
    <w:rsid w:val="00CF1664"/>
    <w:rsid w:val="00CF16EC"/>
    <w:rsid w:val="00CF18AC"/>
    <w:rsid w:val="00CF1A50"/>
    <w:rsid w:val="00CF1C85"/>
    <w:rsid w:val="00CF225D"/>
    <w:rsid w:val="00CF2671"/>
    <w:rsid w:val="00CF2713"/>
    <w:rsid w:val="00CF28E4"/>
    <w:rsid w:val="00CF29FD"/>
    <w:rsid w:val="00CF2B7B"/>
    <w:rsid w:val="00CF2BA6"/>
    <w:rsid w:val="00CF2DBE"/>
    <w:rsid w:val="00CF2F9E"/>
    <w:rsid w:val="00CF3150"/>
    <w:rsid w:val="00CF3A65"/>
    <w:rsid w:val="00CF4803"/>
    <w:rsid w:val="00CF4B21"/>
    <w:rsid w:val="00CF4DA1"/>
    <w:rsid w:val="00CF4ECF"/>
    <w:rsid w:val="00CF5A02"/>
    <w:rsid w:val="00CF5D17"/>
    <w:rsid w:val="00CF5E2A"/>
    <w:rsid w:val="00CF6091"/>
    <w:rsid w:val="00CF6446"/>
    <w:rsid w:val="00CF6DFB"/>
    <w:rsid w:val="00CF7802"/>
    <w:rsid w:val="00CF7ACF"/>
    <w:rsid w:val="00CF7BA1"/>
    <w:rsid w:val="00CF7CC4"/>
    <w:rsid w:val="00CF7D6D"/>
    <w:rsid w:val="00CF7F9A"/>
    <w:rsid w:val="00D00B23"/>
    <w:rsid w:val="00D00C38"/>
    <w:rsid w:val="00D014B9"/>
    <w:rsid w:val="00D01F87"/>
    <w:rsid w:val="00D02BD5"/>
    <w:rsid w:val="00D02D2D"/>
    <w:rsid w:val="00D030FF"/>
    <w:rsid w:val="00D03463"/>
    <w:rsid w:val="00D04396"/>
    <w:rsid w:val="00D04B62"/>
    <w:rsid w:val="00D0527B"/>
    <w:rsid w:val="00D0593A"/>
    <w:rsid w:val="00D05D94"/>
    <w:rsid w:val="00D06832"/>
    <w:rsid w:val="00D06A2F"/>
    <w:rsid w:val="00D10201"/>
    <w:rsid w:val="00D10794"/>
    <w:rsid w:val="00D107E1"/>
    <w:rsid w:val="00D1097B"/>
    <w:rsid w:val="00D10B27"/>
    <w:rsid w:val="00D1154E"/>
    <w:rsid w:val="00D115E2"/>
    <w:rsid w:val="00D1180E"/>
    <w:rsid w:val="00D11FF9"/>
    <w:rsid w:val="00D1248C"/>
    <w:rsid w:val="00D13C66"/>
    <w:rsid w:val="00D14228"/>
    <w:rsid w:val="00D1433A"/>
    <w:rsid w:val="00D143CC"/>
    <w:rsid w:val="00D146CF"/>
    <w:rsid w:val="00D14EE0"/>
    <w:rsid w:val="00D14F4E"/>
    <w:rsid w:val="00D164BE"/>
    <w:rsid w:val="00D1657F"/>
    <w:rsid w:val="00D1713C"/>
    <w:rsid w:val="00D17703"/>
    <w:rsid w:val="00D17CB1"/>
    <w:rsid w:val="00D20500"/>
    <w:rsid w:val="00D21EA2"/>
    <w:rsid w:val="00D22233"/>
    <w:rsid w:val="00D234EC"/>
    <w:rsid w:val="00D23C85"/>
    <w:rsid w:val="00D24473"/>
    <w:rsid w:val="00D24B9C"/>
    <w:rsid w:val="00D2528A"/>
    <w:rsid w:val="00D25791"/>
    <w:rsid w:val="00D2579D"/>
    <w:rsid w:val="00D259F0"/>
    <w:rsid w:val="00D25B77"/>
    <w:rsid w:val="00D25C79"/>
    <w:rsid w:val="00D266AE"/>
    <w:rsid w:val="00D269AF"/>
    <w:rsid w:val="00D26D49"/>
    <w:rsid w:val="00D27486"/>
    <w:rsid w:val="00D27608"/>
    <w:rsid w:val="00D276BB"/>
    <w:rsid w:val="00D27E3B"/>
    <w:rsid w:val="00D301BA"/>
    <w:rsid w:val="00D302D9"/>
    <w:rsid w:val="00D304B7"/>
    <w:rsid w:val="00D307E6"/>
    <w:rsid w:val="00D3082A"/>
    <w:rsid w:val="00D30C96"/>
    <w:rsid w:val="00D30CFB"/>
    <w:rsid w:val="00D31775"/>
    <w:rsid w:val="00D318D8"/>
    <w:rsid w:val="00D32766"/>
    <w:rsid w:val="00D32B6B"/>
    <w:rsid w:val="00D32C41"/>
    <w:rsid w:val="00D32D19"/>
    <w:rsid w:val="00D32FF2"/>
    <w:rsid w:val="00D33843"/>
    <w:rsid w:val="00D33C93"/>
    <w:rsid w:val="00D341B3"/>
    <w:rsid w:val="00D3457A"/>
    <w:rsid w:val="00D34C68"/>
    <w:rsid w:val="00D35108"/>
    <w:rsid w:val="00D351E1"/>
    <w:rsid w:val="00D35F3D"/>
    <w:rsid w:val="00D36204"/>
    <w:rsid w:val="00D36353"/>
    <w:rsid w:val="00D3638D"/>
    <w:rsid w:val="00D369B7"/>
    <w:rsid w:val="00D373D3"/>
    <w:rsid w:val="00D37724"/>
    <w:rsid w:val="00D37AA8"/>
    <w:rsid w:val="00D37FAD"/>
    <w:rsid w:val="00D40B15"/>
    <w:rsid w:val="00D41041"/>
    <w:rsid w:val="00D41108"/>
    <w:rsid w:val="00D414F4"/>
    <w:rsid w:val="00D42557"/>
    <w:rsid w:val="00D42B58"/>
    <w:rsid w:val="00D42C89"/>
    <w:rsid w:val="00D437BB"/>
    <w:rsid w:val="00D43B58"/>
    <w:rsid w:val="00D443AF"/>
    <w:rsid w:val="00D4473B"/>
    <w:rsid w:val="00D447BC"/>
    <w:rsid w:val="00D44C5B"/>
    <w:rsid w:val="00D45719"/>
    <w:rsid w:val="00D4577B"/>
    <w:rsid w:val="00D4715B"/>
    <w:rsid w:val="00D471BB"/>
    <w:rsid w:val="00D47791"/>
    <w:rsid w:val="00D4785B"/>
    <w:rsid w:val="00D47BB4"/>
    <w:rsid w:val="00D5006A"/>
    <w:rsid w:val="00D5094A"/>
    <w:rsid w:val="00D519B3"/>
    <w:rsid w:val="00D520E8"/>
    <w:rsid w:val="00D5296C"/>
    <w:rsid w:val="00D53246"/>
    <w:rsid w:val="00D54C5A"/>
    <w:rsid w:val="00D54FD0"/>
    <w:rsid w:val="00D550DC"/>
    <w:rsid w:val="00D55374"/>
    <w:rsid w:val="00D555E5"/>
    <w:rsid w:val="00D55C60"/>
    <w:rsid w:val="00D562BE"/>
    <w:rsid w:val="00D56A46"/>
    <w:rsid w:val="00D56B44"/>
    <w:rsid w:val="00D56D4F"/>
    <w:rsid w:val="00D57BF5"/>
    <w:rsid w:val="00D60065"/>
    <w:rsid w:val="00D6074D"/>
    <w:rsid w:val="00D60D04"/>
    <w:rsid w:val="00D60D6E"/>
    <w:rsid w:val="00D615BA"/>
    <w:rsid w:val="00D61F66"/>
    <w:rsid w:val="00D62138"/>
    <w:rsid w:val="00D62315"/>
    <w:rsid w:val="00D627AF"/>
    <w:rsid w:val="00D62A0F"/>
    <w:rsid w:val="00D62E18"/>
    <w:rsid w:val="00D63CD9"/>
    <w:rsid w:val="00D643B0"/>
    <w:rsid w:val="00D659BB"/>
    <w:rsid w:val="00D65DBC"/>
    <w:rsid w:val="00D6603B"/>
    <w:rsid w:val="00D668C3"/>
    <w:rsid w:val="00D66DBA"/>
    <w:rsid w:val="00D67742"/>
    <w:rsid w:val="00D67FCF"/>
    <w:rsid w:val="00D70CD8"/>
    <w:rsid w:val="00D71339"/>
    <w:rsid w:val="00D71EA4"/>
    <w:rsid w:val="00D71EE8"/>
    <w:rsid w:val="00D72D96"/>
    <w:rsid w:val="00D72EE9"/>
    <w:rsid w:val="00D73D77"/>
    <w:rsid w:val="00D742F0"/>
    <w:rsid w:val="00D74495"/>
    <w:rsid w:val="00D74544"/>
    <w:rsid w:val="00D749EA"/>
    <w:rsid w:val="00D74F07"/>
    <w:rsid w:val="00D7536C"/>
    <w:rsid w:val="00D75551"/>
    <w:rsid w:val="00D757F3"/>
    <w:rsid w:val="00D75E79"/>
    <w:rsid w:val="00D75F8D"/>
    <w:rsid w:val="00D763D5"/>
    <w:rsid w:val="00D774AC"/>
    <w:rsid w:val="00D77F11"/>
    <w:rsid w:val="00D802E8"/>
    <w:rsid w:val="00D80DD8"/>
    <w:rsid w:val="00D8145A"/>
    <w:rsid w:val="00D818AC"/>
    <w:rsid w:val="00D81B79"/>
    <w:rsid w:val="00D81D76"/>
    <w:rsid w:val="00D837E3"/>
    <w:rsid w:val="00D84151"/>
    <w:rsid w:val="00D84876"/>
    <w:rsid w:val="00D8515A"/>
    <w:rsid w:val="00D853C7"/>
    <w:rsid w:val="00D8564C"/>
    <w:rsid w:val="00D85A32"/>
    <w:rsid w:val="00D85F8F"/>
    <w:rsid w:val="00D86420"/>
    <w:rsid w:val="00D86B30"/>
    <w:rsid w:val="00D87F0D"/>
    <w:rsid w:val="00D90225"/>
    <w:rsid w:val="00D904A2"/>
    <w:rsid w:val="00D904AC"/>
    <w:rsid w:val="00D90AD8"/>
    <w:rsid w:val="00D91595"/>
    <w:rsid w:val="00D91C25"/>
    <w:rsid w:val="00D923A6"/>
    <w:rsid w:val="00D92CC8"/>
    <w:rsid w:val="00D93714"/>
    <w:rsid w:val="00D93965"/>
    <w:rsid w:val="00D94222"/>
    <w:rsid w:val="00D951DA"/>
    <w:rsid w:val="00D95AEF"/>
    <w:rsid w:val="00D95B4A"/>
    <w:rsid w:val="00D95BF8"/>
    <w:rsid w:val="00D96850"/>
    <w:rsid w:val="00D96958"/>
    <w:rsid w:val="00D96C83"/>
    <w:rsid w:val="00D97078"/>
    <w:rsid w:val="00D9710B"/>
    <w:rsid w:val="00D9714E"/>
    <w:rsid w:val="00D97929"/>
    <w:rsid w:val="00D97C13"/>
    <w:rsid w:val="00D97CA4"/>
    <w:rsid w:val="00DA011A"/>
    <w:rsid w:val="00DA093B"/>
    <w:rsid w:val="00DA258E"/>
    <w:rsid w:val="00DA2886"/>
    <w:rsid w:val="00DA315B"/>
    <w:rsid w:val="00DA3385"/>
    <w:rsid w:val="00DA3586"/>
    <w:rsid w:val="00DA3E06"/>
    <w:rsid w:val="00DA46C4"/>
    <w:rsid w:val="00DA6217"/>
    <w:rsid w:val="00DA6750"/>
    <w:rsid w:val="00DA67AF"/>
    <w:rsid w:val="00DA6A83"/>
    <w:rsid w:val="00DA6C6B"/>
    <w:rsid w:val="00DA7C8D"/>
    <w:rsid w:val="00DA7DCA"/>
    <w:rsid w:val="00DA7EC5"/>
    <w:rsid w:val="00DB0536"/>
    <w:rsid w:val="00DB077A"/>
    <w:rsid w:val="00DB0AB4"/>
    <w:rsid w:val="00DB1051"/>
    <w:rsid w:val="00DB1212"/>
    <w:rsid w:val="00DB1E66"/>
    <w:rsid w:val="00DB4021"/>
    <w:rsid w:val="00DB4501"/>
    <w:rsid w:val="00DB493F"/>
    <w:rsid w:val="00DB4BE2"/>
    <w:rsid w:val="00DB4CCF"/>
    <w:rsid w:val="00DB51F7"/>
    <w:rsid w:val="00DB5EC5"/>
    <w:rsid w:val="00DB5F81"/>
    <w:rsid w:val="00DB6E45"/>
    <w:rsid w:val="00DB7450"/>
    <w:rsid w:val="00DC0698"/>
    <w:rsid w:val="00DC0C50"/>
    <w:rsid w:val="00DC1C02"/>
    <w:rsid w:val="00DC23EC"/>
    <w:rsid w:val="00DC287C"/>
    <w:rsid w:val="00DC2ACE"/>
    <w:rsid w:val="00DC2B0B"/>
    <w:rsid w:val="00DC2F2B"/>
    <w:rsid w:val="00DC30B8"/>
    <w:rsid w:val="00DC34DF"/>
    <w:rsid w:val="00DC35D5"/>
    <w:rsid w:val="00DC43F0"/>
    <w:rsid w:val="00DC4727"/>
    <w:rsid w:val="00DC52C4"/>
    <w:rsid w:val="00DC64FE"/>
    <w:rsid w:val="00DC6CC3"/>
    <w:rsid w:val="00DC719B"/>
    <w:rsid w:val="00DC72F1"/>
    <w:rsid w:val="00DD0554"/>
    <w:rsid w:val="00DD1474"/>
    <w:rsid w:val="00DD1CAC"/>
    <w:rsid w:val="00DD1EF8"/>
    <w:rsid w:val="00DD210F"/>
    <w:rsid w:val="00DD22DB"/>
    <w:rsid w:val="00DD2EEB"/>
    <w:rsid w:val="00DD3778"/>
    <w:rsid w:val="00DD392C"/>
    <w:rsid w:val="00DD3E7D"/>
    <w:rsid w:val="00DD579F"/>
    <w:rsid w:val="00DD645B"/>
    <w:rsid w:val="00DD648B"/>
    <w:rsid w:val="00DD6660"/>
    <w:rsid w:val="00DD6724"/>
    <w:rsid w:val="00DD69FD"/>
    <w:rsid w:val="00DD73F0"/>
    <w:rsid w:val="00DE03FB"/>
    <w:rsid w:val="00DE0AEF"/>
    <w:rsid w:val="00DE0C16"/>
    <w:rsid w:val="00DE0EB2"/>
    <w:rsid w:val="00DE0EF9"/>
    <w:rsid w:val="00DE1E6E"/>
    <w:rsid w:val="00DE297F"/>
    <w:rsid w:val="00DE2D01"/>
    <w:rsid w:val="00DE3443"/>
    <w:rsid w:val="00DE35C0"/>
    <w:rsid w:val="00DE3FCF"/>
    <w:rsid w:val="00DE4665"/>
    <w:rsid w:val="00DE48DC"/>
    <w:rsid w:val="00DE4FD0"/>
    <w:rsid w:val="00DE543B"/>
    <w:rsid w:val="00DE58FD"/>
    <w:rsid w:val="00DE5D9D"/>
    <w:rsid w:val="00DE6659"/>
    <w:rsid w:val="00DE6C64"/>
    <w:rsid w:val="00DE6C89"/>
    <w:rsid w:val="00DE7066"/>
    <w:rsid w:val="00DE70AA"/>
    <w:rsid w:val="00DE71D8"/>
    <w:rsid w:val="00DF00FA"/>
    <w:rsid w:val="00DF0CB3"/>
    <w:rsid w:val="00DF0FBF"/>
    <w:rsid w:val="00DF179A"/>
    <w:rsid w:val="00DF21D0"/>
    <w:rsid w:val="00DF2519"/>
    <w:rsid w:val="00DF3633"/>
    <w:rsid w:val="00DF3BDC"/>
    <w:rsid w:val="00DF4C99"/>
    <w:rsid w:val="00DF624D"/>
    <w:rsid w:val="00DF6600"/>
    <w:rsid w:val="00DF6742"/>
    <w:rsid w:val="00DF703E"/>
    <w:rsid w:val="00E0090D"/>
    <w:rsid w:val="00E0116B"/>
    <w:rsid w:val="00E0227B"/>
    <w:rsid w:val="00E02919"/>
    <w:rsid w:val="00E02D52"/>
    <w:rsid w:val="00E02DE9"/>
    <w:rsid w:val="00E03A24"/>
    <w:rsid w:val="00E04684"/>
    <w:rsid w:val="00E04ECC"/>
    <w:rsid w:val="00E050F1"/>
    <w:rsid w:val="00E05117"/>
    <w:rsid w:val="00E05480"/>
    <w:rsid w:val="00E05494"/>
    <w:rsid w:val="00E061A1"/>
    <w:rsid w:val="00E06264"/>
    <w:rsid w:val="00E0630B"/>
    <w:rsid w:val="00E06480"/>
    <w:rsid w:val="00E067F6"/>
    <w:rsid w:val="00E06C5A"/>
    <w:rsid w:val="00E10522"/>
    <w:rsid w:val="00E10EE7"/>
    <w:rsid w:val="00E10F62"/>
    <w:rsid w:val="00E110CD"/>
    <w:rsid w:val="00E11914"/>
    <w:rsid w:val="00E11AEC"/>
    <w:rsid w:val="00E1248A"/>
    <w:rsid w:val="00E1289B"/>
    <w:rsid w:val="00E12991"/>
    <w:rsid w:val="00E133D8"/>
    <w:rsid w:val="00E138BD"/>
    <w:rsid w:val="00E14319"/>
    <w:rsid w:val="00E1461A"/>
    <w:rsid w:val="00E14A3C"/>
    <w:rsid w:val="00E14E7B"/>
    <w:rsid w:val="00E15156"/>
    <w:rsid w:val="00E15D4D"/>
    <w:rsid w:val="00E169B5"/>
    <w:rsid w:val="00E16A6D"/>
    <w:rsid w:val="00E20F3E"/>
    <w:rsid w:val="00E21572"/>
    <w:rsid w:val="00E21906"/>
    <w:rsid w:val="00E21E9D"/>
    <w:rsid w:val="00E22B01"/>
    <w:rsid w:val="00E22FA5"/>
    <w:rsid w:val="00E2363D"/>
    <w:rsid w:val="00E239EA"/>
    <w:rsid w:val="00E24D02"/>
    <w:rsid w:val="00E2562C"/>
    <w:rsid w:val="00E25D73"/>
    <w:rsid w:val="00E2618C"/>
    <w:rsid w:val="00E263FC"/>
    <w:rsid w:val="00E267DB"/>
    <w:rsid w:val="00E303A8"/>
    <w:rsid w:val="00E3051C"/>
    <w:rsid w:val="00E30A23"/>
    <w:rsid w:val="00E30B45"/>
    <w:rsid w:val="00E3150F"/>
    <w:rsid w:val="00E31743"/>
    <w:rsid w:val="00E338CC"/>
    <w:rsid w:val="00E338CF"/>
    <w:rsid w:val="00E34526"/>
    <w:rsid w:val="00E34700"/>
    <w:rsid w:val="00E35099"/>
    <w:rsid w:val="00E35293"/>
    <w:rsid w:val="00E354F5"/>
    <w:rsid w:val="00E35732"/>
    <w:rsid w:val="00E36133"/>
    <w:rsid w:val="00E36878"/>
    <w:rsid w:val="00E3696C"/>
    <w:rsid w:val="00E37C4A"/>
    <w:rsid w:val="00E40778"/>
    <w:rsid w:val="00E407B8"/>
    <w:rsid w:val="00E40D73"/>
    <w:rsid w:val="00E41019"/>
    <w:rsid w:val="00E41089"/>
    <w:rsid w:val="00E413B2"/>
    <w:rsid w:val="00E4238A"/>
    <w:rsid w:val="00E425BD"/>
    <w:rsid w:val="00E42FF4"/>
    <w:rsid w:val="00E43EC4"/>
    <w:rsid w:val="00E43F0F"/>
    <w:rsid w:val="00E44B95"/>
    <w:rsid w:val="00E45C79"/>
    <w:rsid w:val="00E45D80"/>
    <w:rsid w:val="00E45F3A"/>
    <w:rsid w:val="00E465A6"/>
    <w:rsid w:val="00E47096"/>
    <w:rsid w:val="00E47E8C"/>
    <w:rsid w:val="00E47F37"/>
    <w:rsid w:val="00E50205"/>
    <w:rsid w:val="00E504B4"/>
    <w:rsid w:val="00E504E2"/>
    <w:rsid w:val="00E50C65"/>
    <w:rsid w:val="00E50F9D"/>
    <w:rsid w:val="00E51287"/>
    <w:rsid w:val="00E51C56"/>
    <w:rsid w:val="00E5232A"/>
    <w:rsid w:val="00E52517"/>
    <w:rsid w:val="00E52B44"/>
    <w:rsid w:val="00E53354"/>
    <w:rsid w:val="00E53822"/>
    <w:rsid w:val="00E53D85"/>
    <w:rsid w:val="00E53EF6"/>
    <w:rsid w:val="00E54416"/>
    <w:rsid w:val="00E550A1"/>
    <w:rsid w:val="00E55292"/>
    <w:rsid w:val="00E5555B"/>
    <w:rsid w:val="00E56223"/>
    <w:rsid w:val="00E56230"/>
    <w:rsid w:val="00E5656E"/>
    <w:rsid w:val="00E56BE1"/>
    <w:rsid w:val="00E574CD"/>
    <w:rsid w:val="00E5754A"/>
    <w:rsid w:val="00E60452"/>
    <w:rsid w:val="00E60660"/>
    <w:rsid w:val="00E624B3"/>
    <w:rsid w:val="00E63025"/>
    <w:rsid w:val="00E6407E"/>
    <w:rsid w:val="00E645FF"/>
    <w:rsid w:val="00E64D7A"/>
    <w:rsid w:val="00E65CFC"/>
    <w:rsid w:val="00E66074"/>
    <w:rsid w:val="00E661A4"/>
    <w:rsid w:val="00E665E8"/>
    <w:rsid w:val="00E6685E"/>
    <w:rsid w:val="00E67567"/>
    <w:rsid w:val="00E67676"/>
    <w:rsid w:val="00E67D68"/>
    <w:rsid w:val="00E70557"/>
    <w:rsid w:val="00E7121F"/>
    <w:rsid w:val="00E71478"/>
    <w:rsid w:val="00E71735"/>
    <w:rsid w:val="00E7179A"/>
    <w:rsid w:val="00E72B01"/>
    <w:rsid w:val="00E731E5"/>
    <w:rsid w:val="00E73965"/>
    <w:rsid w:val="00E74CA0"/>
    <w:rsid w:val="00E74E51"/>
    <w:rsid w:val="00E7505F"/>
    <w:rsid w:val="00E7510A"/>
    <w:rsid w:val="00E75264"/>
    <w:rsid w:val="00E7535A"/>
    <w:rsid w:val="00E753B9"/>
    <w:rsid w:val="00E760E0"/>
    <w:rsid w:val="00E76389"/>
    <w:rsid w:val="00E7648A"/>
    <w:rsid w:val="00E7674F"/>
    <w:rsid w:val="00E76957"/>
    <w:rsid w:val="00E76A87"/>
    <w:rsid w:val="00E77E06"/>
    <w:rsid w:val="00E8065C"/>
    <w:rsid w:val="00E8070A"/>
    <w:rsid w:val="00E80AC8"/>
    <w:rsid w:val="00E80E13"/>
    <w:rsid w:val="00E80F2A"/>
    <w:rsid w:val="00E811E2"/>
    <w:rsid w:val="00E813E1"/>
    <w:rsid w:val="00E8153B"/>
    <w:rsid w:val="00E818FD"/>
    <w:rsid w:val="00E82B73"/>
    <w:rsid w:val="00E82BB9"/>
    <w:rsid w:val="00E83691"/>
    <w:rsid w:val="00E843D2"/>
    <w:rsid w:val="00E846C9"/>
    <w:rsid w:val="00E8482A"/>
    <w:rsid w:val="00E849EF"/>
    <w:rsid w:val="00E85C7C"/>
    <w:rsid w:val="00E8608D"/>
    <w:rsid w:val="00E866F7"/>
    <w:rsid w:val="00E86CD1"/>
    <w:rsid w:val="00E86EA7"/>
    <w:rsid w:val="00E86FF2"/>
    <w:rsid w:val="00E8700C"/>
    <w:rsid w:val="00E87443"/>
    <w:rsid w:val="00E8791F"/>
    <w:rsid w:val="00E87931"/>
    <w:rsid w:val="00E8797B"/>
    <w:rsid w:val="00E90131"/>
    <w:rsid w:val="00E90767"/>
    <w:rsid w:val="00E90846"/>
    <w:rsid w:val="00E91200"/>
    <w:rsid w:val="00E916F6"/>
    <w:rsid w:val="00E9202D"/>
    <w:rsid w:val="00E9211C"/>
    <w:rsid w:val="00E92346"/>
    <w:rsid w:val="00E92424"/>
    <w:rsid w:val="00E92C80"/>
    <w:rsid w:val="00E92FBB"/>
    <w:rsid w:val="00E935C6"/>
    <w:rsid w:val="00E935DC"/>
    <w:rsid w:val="00E93A8E"/>
    <w:rsid w:val="00E94042"/>
    <w:rsid w:val="00E94FDA"/>
    <w:rsid w:val="00E950CA"/>
    <w:rsid w:val="00E9519E"/>
    <w:rsid w:val="00E951F7"/>
    <w:rsid w:val="00E96D65"/>
    <w:rsid w:val="00E96ED7"/>
    <w:rsid w:val="00EA03CC"/>
    <w:rsid w:val="00EA077D"/>
    <w:rsid w:val="00EA0FA5"/>
    <w:rsid w:val="00EA104D"/>
    <w:rsid w:val="00EA10B8"/>
    <w:rsid w:val="00EA1BE8"/>
    <w:rsid w:val="00EA1DC4"/>
    <w:rsid w:val="00EA1EB7"/>
    <w:rsid w:val="00EA27BE"/>
    <w:rsid w:val="00EA295A"/>
    <w:rsid w:val="00EA2B07"/>
    <w:rsid w:val="00EA2C05"/>
    <w:rsid w:val="00EA3316"/>
    <w:rsid w:val="00EA33A5"/>
    <w:rsid w:val="00EA3D60"/>
    <w:rsid w:val="00EA3EC0"/>
    <w:rsid w:val="00EA40AB"/>
    <w:rsid w:val="00EA4255"/>
    <w:rsid w:val="00EA4AB3"/>
    <w:rsid w:val="00EA59E5"/>
    <w:rsid w:val="00EA5E1F"/>
    <w:rsid w:val="00EA6E83"/>
    <w:rsid w:val="00EA7482"/>
    <w:rsid w:val="00EA752E"/>
    <w:rsid w:val="00EA76DF"/>
    <w:rsid w:val="00EB02C1"/>
    <w:rsid w:val="00EB137B"/>
    <w:rsid w:val="00EB14B8"/>
    <w:rsid w:val="00EB2287"/>
    <w:rsid w:val="00EB2D5B"/>
    <w:rsid w:val="00EB2DBA"/>
    <w:rsid w:val="00EB4398"/>
    <w:rsid w:val="00EB4C48"/>
    <w:rsid w:val="00EB4D0B"/>
    <w:rsid w:val="00EB4D1F"/>
    <w:rsid w:val="00EB4F9A"/>
    <w:rsid w:val="00EB50FA"/>
    <w:rsid w:val="00EB570B"/>
    <w:rsid w:val="00EB5AFA"/>
    <w:rsid w:val="00EB60CD"/>
    <w:rsid w:val="00EB67B8"/>
    <w:rsid w:val="00EB6AC3"/>
    <w:rsid w:val="00EB7284"/>
    <w:rsid w:val="00EB759D"/>
    <w:rsid w:val="00EC01AD"/>
    <w:rsid w:val="00EC02C3"/>
    <w:rsid w:val="00EC1368"/>
    <w:rsid w:val="00EC1B75"/>
    <w:rsid w:val="00EC1F04"/>
    <w:rsid w:val="00EC1F1C"/>
    <w:rsid w:val="00EC1F63"/>
    <w:rsid w:val="00EC2007"/>
    <w:rsid w:val="00EC22F0"/>
    <w:rsid w:val="00EC2A2D"/>
    <w:rsid w:val="00EC2A96"/>
    <w:rsid w:val="00EC2E61"/>
    <w:rsid w:val="00EC39D2"/>
    <w:rsid w:val="00EC4121"/>
    <w:rsid w:val="00EC42A8"/>
    <w:rsid w:val="00EC4721"/>
    <w:rsid w:val="00EC5DCE"/>
    <w:rsid w:val="00EC6047"/>
    <w:rsid w:val="00EC675F"/>
    <w:rsid w:val="00EC7029"/>
    <w:rsid w:val="00EC7225"/>
    <w:rsid w:val="00EC7442"/>
    <w:rsid w:val="00EC7901"/>
    <w:rsid w:val="00EC7F42"/>
    <w:rsid w:val="00ED03F5"/>
    <w:rsid w:val="00ED09AF"/>
    <w:rsid w:val="00ED0BBC"/>
    <w:rsid w:val="00ED0C24"/>
    <w:rsid w:val="00ED0EF0"/>
    <w:rsid w:val="00ED1587"/>
    <w:rsid w:val="00ED1B98"/>
    <w:rsid w:val="00ED1C1D"/>
    <w:rsid w:val="00ED1F52"/>
    <w:rsid w:val="00ED209C"/>
    <w:rsid w:val="00ED256D"/>
    <w:rsid w:val="00ED25CA"/>
    <w:rsid w:val="00ED2C7F"/>
    <w:rsid w:val="00ED30CF"/>
    <w:rsid w:val="00ED42DB"/>
    <w:rsid w:val="00ED439F"/>
    <w:rsid w:val="00ED5731"/>
    <w:rsid w:val="00ED5A67"/>
    <w:rsid w:val="00ED5D78"/>
    <w:rsid w:val="00ED5DDA"/>
    <w:rsid w:val="00ED5E6E"/>
    <w:rsid w:val="00ED6462"/>
    <w:rsid w:val="00ED686F"/>
    <w:rsid w:val="00ED6988"/>
    <w:rsid w:val="00ED7427"/>
    <w:rsid w:val="00ED75DF"/>
    <w:rsid w:val="00ED775E"/>
    <w:rsid w:val="00ED7AE9"/>
    <w:rsid w:val="00ED7CEC"/>
    <w:rsid w:val="00EE0A66"/>
    <w:rsid w:val="00EE0AF5"/>
    <w:rsid w:val="00EE1BE1"/>
    <w:rsid w:val="00EE23A0"/>
    <w:rsid w:val="00EE23E6"/>
    <w:rsid w:val="00EE2B63"/>
    <w:rsid w:val="00EE2C08"/>
    <w:rsid w:val="00EE2CB1"/>
    <w:rsid w:val="00EE2F01"/>
    <w:rsid w:val="00EE3075"/>
    <w:rsid w:val="00EE363A"/>
    <w:rsid w:val="00EE4656"/>
    <w:rsid w:val="00EE46E6"/>
    <w:rsid w:val="00EE4B11"/>
    <w:rsid w:val="00EE4E30"/>
    <w:rsid w:val="00EE54E7"/>
    <w:rsid w:val="00EE56B5"/>
    <w:rsid w:val="00EE57C8"/>
    <w:rsid w:val="00EE62A8"/>
    <w:rsid w:val="00EE6759"/>
    <w:rsid w:val="00EE6A29"/>
    <w:rsid w:val="00EE75C6"/>
    <w:rsid w:val="00EE7CE0"/>
    <w:rsid w:val="00EE7D3C"/>
    <w:rsid w:val="00EF005F"/>
    <w:rsid w:val="00EF05D0"/>
    <w:rsid w:val="00EF0A76"/>
    <w:rsid w:val="00EF0C45"/>
    <w:rsid w:val="00EF0E34"/>
    <w:rsid w:val="00EF111F"/>
    <w:rsid w:val="00EF1278"/>
    <w:rsid w:val="00EF19B2"/>
    <w:rsid w:val="00EF1D84"/>
    <w:rsid w:val="00EF24AC"/>
    <w:rsid w:val="00EF2637"/>
    <w:rsid w:val="00EF2782"/>
    <w:rsid w:val="00EF4027"/>
    <w:rsid w:val="00EF474C"/>
    <w:rsid w:val="00EF4A2E"/>
    <w:rsid w:val="00EF4C44"/>
    <w:rsid w:val="00EF4F7A"/>
    <w:rsid w:val="00EF57D7"/>
    <w:rsid w:val="00EF699F"/>
    <w:rsid w:val="00EF6C7D"/>
    <w:rsid w:val="00EF78B9"/>
    <w:rsid w:val="00EF7A7D"/>
    <w:rsid w:val="00F00A60"/>
    <w:rsid w:val="00F00D91"/>
    <w:rsid w:val="00F01E3A"/>
    <w:rsid w:val="00F020F4"/>
    <w:rsid w:val="00F0215D"/>
    <w:rsid w:val="00F027E3"/>
    <w:rsid w:val="00F02937"/>
    <w:rsid w:val="00F02BAC"/>
    <w:rsid w:val="00F02DE6"/>
    <w:rsid w:val="00F03188"/>
    <w:rsid w:val="00F03266"/>
    <w:rsid w:val="00F038D5"/>
    <w:rsid w:val="00F03CD1"/>
    <w:rsid w:val="00F03F5E"/>
    <w:rsid w:val="00F04C36"/>
    <w:rsid w:val="00F05155"/>
    <w:rsid w:val="00F05219"/>
    <w:rsid w:val="00F05A52"/>
    <w:rsid w:val="00F064D2"/>
    <w:rsid w:val="00F069A3"/>
    <w:rsid w:val="00F06DEF"/>
    <w:rsid w:val="00F07146"/>
    <w:rsid w:val="00F07223"/>
    <w:rsid w:val="00F07D54"/>
    <w:rsid w:val="00F105DB"/>
    <w:rsid w:val="00F112A8"/>
    <w:rsid w:val="00F119EF"/>
    <w:rsid w:val="00F11B82"/>
    <w:rsid w:val="00F12A3B"/>
    <w:rsid w:val="00F137A7"/>
    <w:rsid w:val="00F1474B"/>
    <w:rsid w:val="00F14B97"/>
    <w:rsid w:val="00F15067"/>
    <w:rsid w:val="00F15A16"/>
    <w:rsid w:val="00F15BE8"/>
    <w:rsid w:val="00F1677D"/>
    <w:rsid w:val="00F168F2"/>
    <w:rsid w:val="00F171AF"/>
    <w:rsid w:val="00F17708"/>
    <w:rsid w:val="00F17814"/>
    <w:rsid w:val="00F17C0D"/>
    <w:rsid w:val="00F209D9"/>
    <w:rsid w:val="00F20A19"/>
    <w:rsid w:val="00F20D54"/>
    <w:rsid w:val="00F20EC5"/>
    <w:rsid w:val="00F212CC"/>
    <w:rsid w:val="00F21FD8"/>
    <w:rsid w:val="00F22258"/>
    <w:rsid w:val="00F224C2"/>
    <w:rsid w:val="00F225F2"/>
    <w:rsid w:val="00F22B8E"/>
    <w:rsid w:val="00F23656"/>
    <w:rsid w:val="00F2452A"/>
    <w:rsid w:val="00F24E23"/>
    <w:rsid w:val="00F254F1"/>
    <w:rsid w:val="00F256B3"/>
    <w:rsid w:val="00F25D8B"/>
    <w:rsid w:val="00F260DA"/>
    <w:rsid w:val="00F263F6"/>
    <w:rsid w:val="00F267A8"/>
    <w:rsid w:val="00F26A2D"/>
    <w:rsid w:val="00F26F16"/>
    <w:rsid w:val="00F277B2"/>
    <w:rsid w:val="00F277D0"/>
    <w:rsid w:val="00F27929"/>
    <w:rsid w:val="00F27B0D"/>
    <w:rsid w:val="00F309ED"/>
    <w:rsid w:val="00F30FD9"/>
    <w:rsid w:val="00F317E3"/>
    <w:rsid w:val="00F31A99"/>
    <w:rsid w:val="00F31F0B"/>
    <w:rsid w:val="00F32065"/>
    <w:rsid w:val="00F32823"/>
    <w:rsid w:val="00F33425"/>
    <w:rsid w:val="00F33A77"/>
    <w:rsid w:val="00F33E3C"/>
    <w:rsid w:val="00F34ABE"/>
    <w:rsid w:val="00F34AF3"/>
    <w:rsid w:val="00F34D81"/>
    <w:rsid w:val="00F35984"/>
    <w:rsid w:val="00F35C1A"/>
    <w:rsid w:val="00F361BD"/>
    <w:rsid w:val="00F365B9"/>
    <w:rsid w:val="00F36631"/>
    <w:rsid w:val="00F3670A"/>
    <w:rsid w:val="00F3682D"/>
    <w:rsid w:val="00F37348"/>
    <w:rsid w:val="00F37685"/>
    <w:rsid w:val="00F37BAD"/>
    <w:rsid w:val="00F37FEE"/>
    <w:rsid w:val="00F40801"/>
    <w:rsid w:val="00F40C5D"/>
    <w:rsid w:val="00F41242"/>
    <w:rsid w:val="00F429CC"/>
    <w:rsid w:val="00F42AD8"/>
    <w:rsid w:val="00F42B46"/>
    <w:rsid w:val="00F4311A"/>
    <w:rsid w:val="00F43151"/>
    <w:rsid w:val="00F435F1"/>
    <w:rsid w:val="00F43DBB"/>
    <w:rsid w:val="00F43E7C"/>
    <w:rsid w:val="00F441AB"/>
    <w:rsid w:val="00F447D7"/>
    <w:rsid w:val="00F45A57"/>
    <w:rsid w:val="00F45E70"/>
    <w:rsid w:val="00F45E8D"/>
    <w:rsid w:val="00F4614B"/>
    <w:rsid w:val="00F464DC"/>
    <w:rsid w:val="00F46EC4"/>
    <w:rsid w:val="00F46F9F"/>
    <w:rsid w:val="00F471E4"/>
    <w:rsid w:val="00F47F1B"/>
    <w:rsid w:val="00F50630"/>
    <w:rsid w:val="00F51EBB"/>
    <w:rsid w:val="00F52012"/>
    <w:rsid w:val="00F522AB"/>
    <w:rsid w:val="00F5241A"/>
    <w:rsid w:val="00F528A9"/>
    <w:rsid w:val="00F52AD6"/>
    <w:rsid w:val="00F53072"/>
    <w:rsid w:val="00F53A05"/>
    <w:rsid w:val="00F53B8E"/>
    <w:rsid w:val="00F53C25"/>
    <w:rsid w:val="00F54024"/>
    <w:rsid w:val="00F54607"/>
    <w:rsid w:val="00F5589E"/>
    <w:rsid w:val="00F55917"/>
    <w:rsid w:val="00F55E09"/>
    <w:rsid w:val="00F55E6E"/>
    <w:rsid w:val="00F5726E"/>
    <w:rsid w:val="00F60AB6"/>
    <w:rsid w:val="00F60FCB"/>
    <w:rsid w:val="00F61324"/>
    <w:rsid w:val="00F62BFB"/>
    <w:rsid w:val="00F63625"/>
    <w:rsid w:val="00F63C48"/>
    <w:rsid w:val="00F642D0"/>
    <w:rsid w:val="00F64479"/>
    <w:rsid w:val="00F6480B"/>
    <w:rsid w:val="00F64FB0"/>
    <w:rsid w:val="00F653B4"/>
    <w:rsid w:val="00F65472"/>
    <w:rsid w:val="00F65726"/>
    <w:rsid w:val="00F65D1C"/>
    <w:rsid w:val="00F6604C"/>
    <w:rsid w:val="00F66438"/>
    <w:rsid w:val="00F6708C"/>
    <w:rsid w:val="00F67BF7"/>
    <w:rsid w:val="00F707AC"/>
    <w:rsid w:val="00F71687"/>
    <w:rsid w:val="00F71C80"/>
    <w:rsid w:val="00F720BA"/>
    <w:rsid w:val="00F72238"/>
    <w:rsid w:val="00F729FD"/>
    <w:rsid w:val="00F74307"/>
    <w:rsid w:val="00F7490D"/>
    <w:rsid w:val="00F7495E"/>
    <w:rsid w:val="00F74B67"/>
    <w:rsid w:val="00F753D0"/>
    <w:rsid w:val="00F757C7"/>
    <w:rsid w:val="00F76189"/>
    <w:rsid w:val="00F76404"/>
    <w:rsid w:val="00F76C8E"/>
    <w:rsid w:val="00F772B7"/>
    <w:rsid w:val="00F77B14"/>
    <w:rsid w:val="00F77DEE"/>
    <w:rsid w:val="00F80413"/>
    <w:rsid w:val="00F80C50"/>
    <w:rsid w:val="00F81174"/>
    <w:rsid w:val="00F814B0"/>
    <w:rsid w:val="00F8186D"/>
    <w:rsid w:val="00F81875"/>
    <w:rsid w:val="00F821BF"/>
    <w:rsid w:val="00F8368F"/>
    <w:rsid w:val="00F85A37"/>
    <w:rsid w:val="00F86687"/>
    <w:rsid w:val="00F86C29"/>
    <w:rsid w:val="00F87312"/>
    <w:rsid w:val="00F873B1"/>
    <w:rsid w:val="00F900B0"/>
    <w:rsid w:val="00F902CE"/>
    <w:rsid w:val="00F90711"/>
    <w:rsid w:val="00F90BD9"/>
    <w:rsid w:val="00F90CC1"/>
    <w:rsid w:val="00F9120B"/>
    <w:rsid w:val="00F917E3"/>
    <w:rsid w:val="00F91AA0"/>
    <w:rsid w:val="00F91FE3"/>
    <w:rsid w:val="00F921C4"/>
    <w:rsid w:val="00F921CD"/>
    <w:rsid w:val="00F92421"/>
    <w:rsid w:val="00F9246F"/>
    <w:rsid w:val="00F92589"/>
    <w:rsid w:val="00F92FCC"/>
    <w:rsid w:val="00F93332"/>
    <w:rsid w:val="00F94554"/>
    <w:rsid w:val="00F95086"/>
    <w:rsid w:val="00F95210"/>
    <w:rsid w:val="00F953A1"/>
    <w:rsid w:val="00F9563F"/>
    <w:rsid w:val="00F95944"/>
    <w:rsid w:val="00F95A38"/>
    <w:rsid w:val="00F96DD5"/>
    <w:rsid w:val="00F97E35"/>
    <w:rsid w:val="00FA0A54"/>
    <w:rsid w:val="00FA0A6A"/>
    <w:rsid w:val="00FA0D30"/>
    <w:rsid w:val="00FA101B"/>
    <w:rsid w:val="00FA17D0"/>
    <w:rsid w:val="00FA396E"/>
    <w:rsid w:val="00FA4097"/>
    <w:rsid w:val="00FA46BA"/>
    <w:rsid w:val="00FA54AD"/>
    <w:rsid w:val="00FA55E1"/>
    <w:rsid w:val="00FA56A8"/>
    <w:rsid w:val="00FA5EDD"/>
    <w:rsid w:val="00FA5FDF"/>
    <w:rsid w:val="00FA6108"/>
    <w:rsid w:val="00FA6400"/>
    <w:rsid w:val="00FA6DE6"/>
    <w:rsid w:val="00FA7060"/>
    <w:rsid w:val="00FA7FB9"/>
    <w:rsid w:val="00FA7FE5"/>
    <w:rsid w:val="00FB00D6"/>
    <w:rsid w:val="00FB02BD"/>
    <w:rsid w:val="00FB03F9"/>
    <w:rsid w:val="00FB05D8"/>
    <w:rsid w:val="00FB0EFA"/>
    <w:rsid w:val="00FB110F"/>
    <w:rsid w:val="00FB167C"/>
    <w:rsid w:val="00FB1C52"/>
    <w:rsid w:val="00FB1C56"/>
    <w:rsid w:val="00FB2AF0"/>
    <w:rsid w:val="00FB2C78"/>
    <w:rsid w:val="00FB3138"/>
    <w:rsid w:val="00FB3397"/>
    <w:rsid w:val="00FB3A1C"/>
    <w:rsid w:val="00FB4A68"/>
    <w:rsid w:val="00FB4AE2"/>
    <w:rsid w:val="00FB53EC"/>
    <w:rsid w:val="00FB6290"/>
    <w:rsid w:val="00FB68E1"/>
    <w:rsid w:val="00FB783C"/>
    <w:rsid w:val="00FC07B9"/>
    <w:rsid w:val="00FC157A"/>
    <w:rsid w:val="00FC18A1"/>
    <w:rsid w:val="00FC1C0F"/>
    <w:rsid w:val="00FC1CE5"/>
    <w:rsid w:val="00FC2419"/>
    <w:rsid w:val="00FC25EC"/>
    <w:rsid w:val="00FC2676"/>
    <w:rsid w:val="00FC296B"/>
    <w:rsid w:val="00FC2B5A"/>
    <w:rsid w:val="00FC3E06"/>
    <w:rsid w:val="00FC5D89"/>
    <w:rsid w:val="00FC6221"/>
    <w:rsid w:val="00FC66F4"/>
    <w:rsid w:val="00FC70EB"/>
    <w:rsid w:val="00FC73FB"/>
    <w:rsid w:val="00FC7A27"/>
    <w:rsid w:val="00FC7D24"/>
    <w:rsid w:val="00FD01A5"/>
    <w:rsid w:val="00FD051C"/>
    <w:rsid w:val="00FD0E82"/>
    <w:rsid w:val="00FD0E84"/>
    <w:rsid w:val="00FD103C"/>
    <w:rsid w:val="00FD10F8"/>
    <w:rsid w:val="00FD1DAF"/>
    <w:rsid w:val="00FD1FAE"/>
    <w:rsid w:val="00FD20B5"/>
    <w:rsid w:val="00FD238F"/>
    <w:rsid w:val="00FD2D16"/>
    <w:rsid w:val="00FD3536"/>
    <w:rsid w:val="00FD3886"/>
    <w:rsid w:val="00FD3A9A"/>
    <w:rsid w:val="00FD4C5B"/>
    <w:rsid w:val="00FD572E"/>
    <w:rsid w:val="00FD5EC2"/>
    <w:rsid w:val="00FD69C8"/>
    <w:rsid w:val="00FE004C"/>
    <w:rsid w:val="00FE06D4"/>
    <w:rsid w:val="00FE0785"/>
    <w:rsid w:val="00FE0F02"/>
    <w:rsid w:val="00FE2618"/>
    <w:rsid w:val="00FE30C2"/>
    <w:rsid w:val="00FE3640"/>
    <w:rsid w:val="00FE367A"/>
    <w:rsid w:val="00FE371A"/>
    <w:rsid w:val="00FE423C"/>
    <w:rsid w:val="00FE47CC"/>
    <w:rsid w:val="00FE5C46"/>
    <w:rsid w:val="00FE5E65"/>
    <w:rsid w:val="00FE6808"/>
    <w:rsid w:val="00FE6AF6"/>
    <w:rsid w:val="00FE6CF0"/>
    <w:rsid w:val="00FE7110"/>
    <w:rsid w:val="00FE7435"/>
    <w:rsid w:val="00FE7AB4"/>
    <w:rsid w:val="00FE7AFD"/>
    <w:rsid w:val="00FF0623"/>
    <w:rsid w:val="00FF0772"/>
    <w:rsid w:val="00FF0843"/>
    <w:rsid w:val="00FF0A2D"/>
    <w:rsid w:val="00FF0D94"/>
    <w:rsid w:val="00FF0EE1"/>
    <w:rsid w:val="00FF0F36"/>
    <w:rsid w:val="00FF1C83"/>
    <w:rsid w:val="00FF2643"/>
    <w:rsid w:val="00FF3E96"/>
    <w:rsid w:val="00FF4014"/>
    <w:rsid w:val="00FF45E7"/>
    <w:rsid w:val="00FF4E72"/>
    <w:rsid w:val="00FF6545"/>
    <w:rsid w:val="00FF6653"/>
    <w:rsid w:val="00FF6752"/>
    <w:rsid w:val="00FF6BB5"/>
    <w:rsid w:val="00FF6EC7"/>
    <w:rsid w:val="00FF6F2B"/>
    <w:rsid w:val="00FF7740"/>
    <w:rsid w:val="02FC7B8A"/>
    <w:rsid w:val="08EE0419"/>
    <w:rsid w:val="0C3E5638"/>
    <w:rsid w:val="0CF7F233"/>
    <w:rsid w:val="1899C4CD"/>
    <w:rsid w:val="1E5FE3EF"/>
    <w:rsid w:val="1EBB2F95"/>
    <w:rsid w:val="1EEDE6CD"/>
    <w:rsid w:val="2192ED90"/>
    <w:rsid w:val="26DA8185"/>
    <w:rsid w:val="2CD3011E"/>
    <w:rsid w:val="32F8DA83"/>
    <w:rsid w:val="35B58EAF"/>
    <w:rsid w:val="3BCA05A6"/>
    <w:rsid w:val="42687799"/>
    <w:rsid w:val="46F7DADF"/>
    <w:rsid w:val="51BE3E08"/>
    <w:rsid w:val="51DA3600"/>
    <w:rsid w:val="57DEE717"/>
    <w:rsid w:val="595117EA"/>
    <w:rsid w:val="5B9761E0"/>
    <w:rsid w:val="5F6CAF12"/>
    <w:rsid w:val="6273480D"/>
    <w:rsid w:val="6B7D0D9F"/>
    <w:rsid w:val="6C8BF1B5"/>
    <w:rsid w:val="768CF272"/>
    <w:rsid w:val="77C23D2A"/>
    <w:rsid w:val="7AEDDB1F"/>
    <w:rsid w:val="7E1CEE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2D582"/>
  <w15:docId w15:val="{59F3BA39-5315-4E5D-897C-1FEBEDC03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922F7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922F7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semiHidden/>
    <w:unhideWhenUsed/>
    <w:qFormat/>
    <w:rsid w:val="00372FA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utlinearabic">
    <w:name w:val="outline.arabic"/>
    <w:pPr>
      <w:numPr>
        <w:numId w:val="3"/>
      </w:numPr>
    </w:pPr>
  </w:style>
  <w:style w:type="numbering" w:customStyle="1" w:styleId="ul1">
    <w:name w:val="ul1"/>
    <w:pPr>
      <w:numPr>
        <w:numId w:val="4"/>
      </w:numPr>
    </w:pPr>
  </w:style>
  <w:style w:type="numbering" w:customStyle="1" w:styleId="ul2">
    <w:name w:val="ul2"/>
    <w:pPr>
      <w:numPr>
        <w:numId w:val="5"/>
      </w:numPr>
    </w:pPr>
  </w:style>
  <w:style w:type="character" w:styleId="CommentReference">
    <w:name w:val="annotation reference"/>
    <w:basedOn w:val="DefaultParagraphFont"/>
    <w:uiPriority w:val="99"/>
    <w:rsid w:val="00AD1EB2"/>
    <w:rPr>
      <w:sz w:val="16"/>
      <w:szCs w:val="16"/>
    </w:rPr>
  </w:style>
  <w:style w:type="paragraph" w:styleId="CommentText">
    <w:name w:val="annotation text"/>
    <w:basedOn w:val="Normal"/>
    <w:link w:val="CommentTextChar"/>
    <w:uiPriority w:val="99"/>
    <w:rsid w:val="00AD1EB2"/>
    <w:rPr>
      <w:sz w:val="20"/>
      <w:szCs w:val="20"/>
    </w:rPr>
  </w:style>
  <w:style w:type="character" w:customStyle="1" w:styleId="CommentTextChar">
    <w:name w:val="Comment Text Char"/>
    <w:basedOn w:val="DefaultParagraphFont"/>
    <w:link w:val="CommentText"/>
    <w:uiPriority w:val="99"/>
    <w:rsid w:val="00AD1EB2"/>
  </w:style>
  <w:style w:type="paragraph" w:styleId="CommentSubject">
    <w:name w:val="annotation subject"/>
    <w:basedOn w:val="CommentText"/>
    <w:next w:val="CommentText"/>
    <w:link w:val="CommentSubjectChar"/>
    <w:rsid w:val="00AD1EB2"/>
    <w:rPr>
      <w:b/>
      <w:bCs/>
    </w:rPr>
  </w:style>
  <w:style w:type="character" w:customStyle="1" w:styleId="CommentSubjectChar">
    <w:name w:val="Comment Subject Char"/>
    <w:basedOn w:val="CommentTextChar"/>
    <w:link w:val="CommentSubject"/>
    <w:rsid w:val="00AD1EB2"/>
    <w:rPr>
      <w:b/>
      <w:bCs/>
    </w:rPr>
  </w:style>
  <w:style w:type="paragraph" w:styleId="ListParagraph">
    <w:name w:val="List Paragraph"/>
    <w:basedOn w:val="Normal"/>
    <w:uiPriority w:val="34"/>
    <w:qFormat/>
    <w:rsid w:val="005101AD"/>
    <w:pPr>
      <w:ind w:left="720"/>
      <w:contextualSpacing/>
    </w:pPr>
  </w:style>
  <w:style w:type="table" w:styleId="PlainTable5">
    <w:name w:val="Plain Table 5"/>
    <w:basedOn w:val="TableNormal"/>
    <w:uiPriority w:val="45"/>
    <w:rsid w:val="00A54ED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A54ED2"/>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279E2"/>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FootnoteText">
    <w:name w:val="footnote text"/>
    <w:basedOn w:val="Normal"/>
    <w:link w:val="FootnoteTextChar"/>
    <w:rsid w:val="00A40779"/>
    <w:rPr>
      <w:sz w:val="20"/>
      <w:szCs w:val="20"/>
    </w:rPr>
  </w:style>
  <w:style w:type="character" w:customStyle="1" w:styleId="FootnoteTextChar">
    <w:name w:val="Footnote Text Char"/>
    <w:basedOn w:val="DefaultParagraphFont"/>
    <w:link w:val="FootnoteText"/>
    <w:rsid w:val="00A40779"/>
  </w:style>
  <w:style w:type="character" w:styleId="FootnoteReference">
    <w:name w:val="footnote reference"/>
    <w:basedOn w:val="DefaultParagraphFont"/>
    <w:rsid w:val="00A40779"/>
    <w:rPr>
      <w:vertAlign w:val="superscript"/>
    </w:rPr>
  </w:style>
  <w:style w:type="character" w:customStyle="1" w:styleId="fontstyle01">
    <w:name w:val="fontstyle01"/>
    <w:basedOn w:val="DefaultParagraphFont"/>
    <w:rsid w:val="00A5474C"/>
    <w:rPr>
      <w:rFonts w:ascii="ArialMT" w:hAnsi="ArialMT" w:hint="default"/>
      <w:b w:val="0"/>
      <w:bCs w:val="0"/>
      <w:i w:val="0"/>
      <w:iCs w:val="0"/>
      <w:color w:val="000000"/>
      <w:sz w:val="20"/>
      <w:szCs w:val="20"/>
    </w:rPr>
  </w:style>
  <w:style w:type="paragraph" w:styleId="Header">
    <w:name w:val="header"/>
    <w:basedOn w:val="Normal"/>
    <w:link w:val="HeaderChar"/>
    <w:rsid w:val="002F4786"/>
    <w:pPr>
      <w:tabs>
        <w:tab w:val="center" w:pos="4680"/>
        <w:tab w:val="right" w:pos="9360"/>
      </w:tabs>
    </w:pPr>
  </w:style>
  <w:style w:type="character" w:customStyle="1" w:styleId="HeaderChar">
    <w:name w:val="Header Char"/>
    <w:basedOn w:val="DefaultParagraphFont"/>
    <w:link w:val="Header"/>
    <w:rsid w:val="002F4786"/>
    <w:rPr>
      <w:sz w:val="24"/>
      <w:szCs w:val="24"/>
    </w:rPr>
  </w:style>
  <w:style w:type="paragraph" w:styleId="Footer">
    <w:name w:val="footer"/>
    <w:basedOn w:val="Normal"/>
    <w:link w:val="FooterChar"/>
    <w:rsid w:val="002F4786"/>
    <w:pPr>
      <w:tabs>
        <w:tab w:val="center" w:pos="4680"/>
        <w:tab w:val="right" w:pos="9360"/>
      </w:tabs>
    </w:pPr>
  </w:style>
  <w:style w:type="character" w:customStyle="1" w:styleId="FooterChar">
    <w:name w:val="Footer Char"/>
    <w:basedOn w:val="DefaultParagraphFont"/>
    <w:link w:val="Footer"/>
    <w:rsid w:val="002F4786"/>
    <w:rPr>
      <w:sz w:val="24"/>
      <w:szCs w:val="24"/>
    </w:rPr>
  </w:style>
  <w:style w:type="character" w:customStyle="1" w:styleId="Heading1Char">
    <w:name w:val="Heading 1 Char"/>
    <w:basedOn w:val="DefaultParagraphFont"/>
    <w:link w:val="Heading1"/>
    <w:rsid w:val="00922F7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922F72"/>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semiHidden/>
    <w:rsid w:val="00372FA9"/>
    <w:rPr>
      <w:rFonts w:asciiTheme="majorHAnsi" w:eastAsiaTheme="majorEastAsia" w:hAnsiTheme="majorHAnsi" w:cstheme="majorBidi"/>
      <w:i/>
      <w:iCs/>
      <w:color w:val="365F91" w:themeColor="accent1" w:themeShade="BF"/>
      <w:sz w:val="24"/>
      <w:szCs w:val="24"/>
    </w:rPr>
  </w:style>
  <w:style w:type="paragraph" w:styleId="NormalWeb">
    <w:name w:val="Normal (Web)"/>
    <w:basedOn w:val="Normal"/>
    <w:rsid w:val="007E0173"/>
  </w:style>
  <w:style w:type="paragraph" w:styleId="EndnoteText">
    <w:name w:val="endnote text"/>
    <w:basedOn w:val="Normal"/>
    <w:link w:val="EndnoteTextChar"/>
    <w:rsid w:val="00B6576A"/>
    <w:rPr>
      <w:sz w:val="20"/>
      <w:szCs w:val="20"/>
    </w:rPr>
  </w:style>
  <w:style w:type="character" w:customStyle="1" w:styleId="EndnoteTextChar">
    <w:name w:val="Endnote Text Char"/>
    <w:basedOn w:val="DefaultParagraphFont"/>
    <w:link w:val="EndnoteText"/>
    <w:rsid w:val="00B6576A"/>
  </w:style>
  <w:style w:type="character" w:styleId="EndnoteReference">
    <w:name w:val="endnote reference"/>
    <w:basedOn w:val="DefaultParagraphFont"/>
    <w:rsid w:val="00B6576A"/>
    <w:rPr>
      <w:vertAlign w:val="superscript"/>
    </w:rPr>
  </w:style>
  <w:style w:type="character" w:customStyle="1" w:styleId="text">
    <w:name w:val="text"/>
    <w:rsid w:val="00316623"/>
  </w:style>
  <w:style w:type="paragraph" w:styleId="ListBullet">
    <w:name w:val="List Bullet"/>
    <w:autoRedefine/>
    <w:rsid w:val="008C5B0B"/>
    <w:pPr>
      <w:numPr>
        <w:numId w:val="24"/>
      </w:numPr>
      <w:tabs>
        <w:tab w:val="num" w:pos="720"/>
      </w:tabs>
      <w:ind w:left="0" w:firstLine="0"/>
    </w:pPr>
    <w:rPr>
      <w:rFonts w:cs="Arial"/>
      <w:kern w:val="0"/>
      <w:sz w:val="22"/>
    </w:rPr>
  </w:style>
  <w:style w:type="paragraph" w:styleId="Revision">
    <w:name w:val="Revision"/>
    <w:hidden/>
    <w:uiPriority w:val="99"/>
    <w:semiHidden/>
    <w:rsid w:val="00180305"/>
    <w:rPr>
      <w:sz w:val="24"/>
      <w:szCs w:val="24"/>
    </w:rPr>
  </w:style>
  <w:style w:type="character" w:styleId="Hyperlink">
    <w:name w:val="Hyperlink"/>
    <w:basedOn w:val="DefaultParagraphFont"/>
    <w:rsid w:val="00DE7066"/>
    <w:rPr>
      <w:color w:val="0000FF" w:themeColor="hyperlink"/>
      <w:u w:val="single"/>
    </w:rPr>
  </w:style>
  <w:style w:type="character" w:styleId="UnresolvedMention">
    <w:name w:val="Unresolved Mention"/>
    <w:basedOn w:val="DefaultParagraphFont"/>
    <w:uiPriority w:val="99"/>
    <w:unhideWhenUsed/>
    <w:rsid w:val="00DE7066"/>
    <w:rPr>
      <w:color w:val="605E5C"/>
      <w:shd w:val="clear" w:color="auto" w:fill="E1DFDD"/>
    </w:rPr>
  </w:style>
  <w:style w:type="paragraph" w:customStyle="1" w:styleId="NoteText">
    <w:name w:val="_Note Text"/>
    <w:rsid w:val="00605F1F"/>
    <w:pPr>
      <w:spacing w:after="240" w:line="240" w:lineRule="atLeast"/>
      <w:ind w:left="576"/>
    </w:pPr>
    <w:rPr>
      <w:rFonts w:ascii="Arial" w:hAnsi="Arial"/>
      <w:snapToGrid w:val="0"/>
      <w:color w:val="000000"/>
      <w:kern w:val="0"/>
      <w:szCs w:val="22"/>
    </w:rPr>
  </w:style>
  <w:style w:type="character" w:styleId="Mention">
    <w:name w:val="Mention"/>
    <w:basedOn w:val="DefaultParagraphFont"/>
    <w:uiPriority w:val="99"/>
    <w:unhideWhenUsed/>
    <w:rsid w:val="00CC7E1C"/>
    <w:rPr>
      <w:color w:val="2B579A"/>
      <w:shd w:val="clear" w:color="auto" w:fill="E1DFDD"/>
    </w:rPr>
  </w:style>
  <w:style w:type="table" w:styleId="GridTable1Light">
    <w:name w:val="Grid Table 1 Light"/>
    <w:basedOn w:val="TableNormal"/>
    <w:uiPriority w:val="46"/>
    <w:rsid w:val="00561A8C"/>
    <w:tblPr>
      <w:tblStyleRowBandSize w:val="1"/>
      <w:tblStyleColBandSize w:val="1"/>
    </w:tblPr>
    <w:tcPr>
      <w:shd w:val="clear" w:color="auto" w:fill="FFFFFF" w:themeFill="background1"/>
    </w:tcPr>
    <w:tblStylePr w:type="firstRow">
      <w:rPr>
        <w:b/>
        <w:bCs/>
      </w:rPr>
      <w:tblPr/>
      <w:tcPr>
        <w:shd w:val="clear" w:color="auto" w:fill="D9D9D9" w:themeFill="background1" w:themeFillShade="D9"/>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1Horz">
      <w:tblPr/>
      <w:tcPr>
        <w:shd w:val="clear" w:color="auto" w:fill="CCEEFF"/>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5935">
      <w:bodyDiv w:val="1"/>
      <w:marLeft w:val="0"/>
      <w:marRight w:val="0"/>
      <w:marTop w:val="0"/>
      <w:marBottom w:val="0"/>
      <w:divBdr>
        <w:top w:val="none" w:sz="0" w:space="0" w:color="auto"/>
        <w:left w:val="none" w:sz="0" w:space="0" w:color="auto"/>
        <w:bottom w:val="none" w:sz="0" w:space="0" w:color="auto"/>
        <w:right w:val="none" w:sz="0" w:space="0" w:color="auto"/>
      </w:divBdr>
    </w:div>
    <w:div w:id="40062955">
      <w:bodyDiv w:val="1"/>
      <w:marLeft w:val="0"/>
      <w:marRight w:val="0"/>
      <w:marTop w:val="0"/>
      <w:marBottom w:val="0"/>
      <w:divBdr>
        <w:top w:val="none" w:sz="0" w:space="0" w:color="auto"/>
        <w:left w:val="none" w:sz="0" w:space="0" w:color="auto"/>
        <w:bottom w:val="none" w:sz="0" w:space="0" w:color="auto"/>
        <w:right w:val="none" w:sz="0" w:space="0" w:color="auto"/>
      </w:divBdr>
    </w:div>
    <w:div w:id="51538213">
      <w:bodyDiv w:val="1"/>
      <w:marLeft w:val="0"/>
      <w:marRight w:val="0"/>
      <w:marTop w:val="0"/>
      <w:marBottom w:val="0"/>
      <w:divBdr>
        <w:top w:val="none" w:sz="0" w:space="0" w:color="auto"/>
        <w:left w:val="none" w:sz="0" w:space="0" w:color="auto"/>
        <w:bottom w:val="none" w:sz="0" w:space="0" w:color="auto"/>
        <w:right w:val="none" w:sz="0" w:space="0" w:color="auto"/>
      </w:divBdr>
    </w:div>
    <w:div w:id="72776065">
      <w:bodyDiv w:val="1"/>
      <w:marLeft w:val="0"/>
      <w:marRight w:val="0"/>
      <w:marTop w:val="0"/>
      <w:marBottom w:val="0"/>
      <w:divBdr>
        <w:top w:val="none" w:sz="0" w:space="0" w:color="auto"/>
        <w:left w:val="none" w:sz="0" w:space="0" w:color="auto"/>
        <w:bottom w:val="none" w:sz="0" w:space="0" w:color="auto"/>
        <w:right w:val="none" w:sz="0" w:space="0" w:color="auto"/>
      </w:divBdr>
    </w:div>
    <w:div w:id="106042621">
      <w:bodyDiv w:val="1"/>
      <w:marLeft w:val="0"/>
      <w:marRight w:val="0"/>
      <w:marTop w:val="0"/>
      <w:marBottom w:val="0"/>
      <w:divBdr>
        <w:top w:val="none" w:sz="0" w:space="0" w:color="auto"/>
        <w:left w:val="none" w:sz="0" w:space="0" w:color="auto"/>
        <w:bottom w:val="none" w:sz="0" w:space="0" w:color="auto"/>
        <w:right w:val="none" w:sz="0" w:space="0" w:color="auto"/>
      </w:divBdr>
    </w:div>
    <w:div w:id="165437650">
      <w:bodyDiv w:val="1"/>
      <w:marLeft w:val="0"/>
      <w:marRight w:val="0"/>
      <w:marTop w:val="0"/>
      <w:marBottom w:val="0"/>
      <w:divBdr>
        <w:top w:val="none" w:sz="0" w:space="0" w:color="auto"/>
        <w:left w:val="none" w:sz="0" w:space="0" w:color="auto"/>
        <w:bottom w:val="none" w:sz="0" w:space="0" w:color="auto"/>
        <w:right w:val="none" w:sz="0" w:space="0" w:color="auto"/>
      </w:divBdr>
    </w:div>
    <w:div w:id="182403662">
      <w:bodyDiv w:val="1"/>
      <w:marLeft w:val="0"/>
      <w:marRight w:val="0"/>
      <w:marTop w:val="0"/>
      <w:marBottom w:val="0"/>
      <w:divBdr>
        <w:top w:val="none" w:sz="0" w:space="0" w:color="auto"/>
        <w:left w:val="none" w:sz="0" w:space="0" w:color="auto"/>
        <w:bottom w:val="none" w:sz="0" w:space="0" w:color="auto"/>
        <w:right w:val="none" w:sz="0" w:space="0" w:color="auto"/>
      </w:divBdr>
    </w:div>
    <w:div w:id="230819541">
      <w:bodyDiv w:val="1"/>
      <w:marLeft w:val="0"/>
      <w:marRight w:val="0"/>
      <w:marTop w:val="0"/>
      <w:marBottom w:val="0"/>
      <w:divBdr>
        <w:top w:val="none" w:sz="0" w:space="0" w:color="auto"/>
        <w:left w:val="none" w:sz="0" w:space="0" w:color="auto"/>
        <w:bottom w:val="none" w:sz="0" w:space="0" w:color="auto"/>
        <w:right w:val="none" w:sz="0" w:space="0" w:color="auto"/>
      </w:divBdr>
    </w:div>
    <w:div w:id="345640547">
      <w:bodyDiv w:val="1"/>
      <w:marLeft w:val="0"/>
      <w:marRight w:val="0"/>
      <w:marTop w:val="0"/>
      <w:marBottom w:val="0"/>
      <w:divBdr>
        <w:top w:val="none" w:sz="0" w:space="0" w:color="auto"/>
        <w:left w:val="none" w:sz="0" w:space="0" w:color="auto"/>
        <w:bottom w:val="none" w:sz="0" w:space="0" w:color="auto"/>
        <w:right w:val="none" w:sz="0" w:space="0" w:color="auto"/>
      </w:divBdr>
    </w:div>
    <w:div w:id="358508276">
      <w:bodyDiv w:val="1"/>
      <w:marLeft w:val="0"/>
      <w:marRight w:val="0"/>
      <w:marTop w:val="0"/>
      <w:marBottom w:val="0"/>
      <w:divBdr>
        <w:top w:val="none" w:sz="0" w:space="0" w:color="auto"/>
        <w:left w:val="none" w:sz="0" w:space="0" w:color="auto"/>
        <w:bottom w:val="none" w:sz="0" w:space="0" w:color="auto"/>
        <w:right w:val="none" w:sz="0" w:space="0" w:color="auto"/>
      </w:divBdr>
    </w:div>
    <w:div w:id="447890579">
      <w:bodyDiv w:val="1"/>
      <w:marLeft w:val="0"/>
      <w:marRight w:val="0"/>
      <w:marTop w:val="0"/>
      <w:marBottom w:val="0"/>
      <w:divBdr>
        <w:top w:val="none" w:sz="0" w:space="0" w:color="auto"/>
        <w:left w:val="none" w:sz="0" w:space="0" w:color="auto"/>
        <w:bottom w:val="none" w:sz="0" w:space="0" w:color="auto"/>
        <w:right w:val="none" w:sz="0" w:space="0" w:color="auto"/>
      </w:divBdr>
    </w:div>
    <w:div w:id="519516370">
      <w:bodyDiv w:val="1"/>
      <w:marLeft w:val="0"/>
      <w:marRight w:val="0"/>
      <w:marTop w:val="0"/>
      <w:marBottom w:val="0"/>
      <w:divBdr>
        <w:top w:val="none" w:sz="0" w:space="0" w:color="auto"/>
        <w:left w:val="none" w:sz="0" w:space="0" w:color="auto"/>
        <w:bottom w:val="none" w:sz="0" w:space="0" w:color="auto"/>
        <w:right w:val="none" w:sz="0" w:space="0" w:color="auto"/>
      </w:divBdr>
    </w:div>
    <w:div w:id="590092011">
      <w:bodyDiv w:val="1"/>
      <w:marLeft w:val="0"/>
      <w:marRight w:val="0"/>
      <w:marTop w:val="0"/>
      <w:marBottom w:val="0"/>
      <w:divBdr>
        <w:top w:val="none" w:sz="0" w:space="0" w:color="auto"/>
        <w:left w:val="none" w:sz="0" w:space="0" w:color="auto"/>
        <w:bottom w:val="none" w:sz="0" w:space="0" w:color="auto"/>
        <w:right w:val="none" w:sz="0" w:space="0" w:color="auto"/>
      </w:divBdr>
    </w:div>
    <w:div w:id="600525880">
      <w:bodyDiv w:val="1"/>
      <w:marLeft w:val="0"/>
      <w:marRight w:val="0"/>
      <w:marTop w:val="0"/>
      <w:marBottom w:val="0"/>
      <w:divBdr>
        <w:top w:val="none" w:sz="0" w:space="0" w:color="auto"/>
        <w:left w:val="none" w:sz="0" w:space="0" w:color="auto"/>
        <w:bottom w:val="none" w:sz="0" w:space="0" w:color="auto"/>
        <w:right w:val="none" w:sz="0" w:space="0" w:color="auto"/>
      </w:divBdr>
    </w:div>
    <w:div w:id="633340311">
      <w:bodyDiv w:val="1"/>
      <w:marLeft w:val="0"/>
      <w:marRight w:val="0"/>
      <w:marTop w:val="0"/>
      <w:marBottom w:val="0"/>
      <w:divBdr>
        <w:top w:val="none" w:sz="0" w:space="0" w:color="auto"/>
        <w:left w:val="none" w:sz="0" w:space="0" w:color="auto"/>
        <w:bottom w:val="none" w:sz="0" w:space="0" w:color="auto"/>
        <w:right w:val="none" w:sz="0" w:space="0" w:color="auto"/>
      </w:divBdr>
    </w:div>
    <w:div w:id="644243366">
      <w:bodyDiv w:val="1"/>
      <w:marLeft w:val="0"/>
      <w:marRight w:val="0"/>
      <w:marTop w:val="0"/>
      <w:marBottom w:val="0"/>
      <w:divBdr>
        <w:top w:val="none" w:sz="0" w:space="0" w:color="auto"/>
        <w:left w:val="none" w:sz="0" w:space="0" w:color="auto"/>
        <w:bottom w:val="none" w:sz="0" w:space="0" w:color="auto"/>
        <w:right w:val="none" w:sz="0" w:space="0" w:color="auto"/>
      </w:divBdr>
    </w:div>
    <w:div w:id="657617159">
      <w:bodyDiv w:val="1"/>
      <w:marLeft w:val="0"/>
      <w:marRight w:val="0"/>
      <w:marTop w:val="0"/>
      <w:marBottom w:val="0"/>
      <w:divBdr>
        <w:top w:val="none" w:sz="0" w:space="0" w:color="auto"/>
        <w:left w:val="none" w:sz="0" w:space="0" w:color="auto"/>
        <w:bottom w:val="none" w:sz="0" w:space="0" w:color="auto"/>
        <w:right w:val="none" w:sz="0" w:space="0" w:color="auto"/>
      </w:divBdr>
    </w:div>
    <w:div w:id="665791936">
      <w:bodyDiv w:val="1"/>
      <w:marLeft w:val="0"/>
      <w:marRight w:val="0"/>
      <w:marTop w:val="0"/>
      <w:marBottom w:val="0"/>
      <w:divBdr>
        <w:top w:val="none" w:sz="0" w:space="0" w:color="auto"/>
        <w:left w:val="none" w:sz="0" w:space="0" w:color="auto"/>
        <w:bottom w:val="none" w:sz="0" w:space="0" w:color="auto"/>
        <w:right w:val="none" w:sz="0" w:space="0" w:color="auto"/>
      </w:divBdr>
    </w:div>
    <w:div w:id="669597762">
      <w:bodyDiv w:val="1"/>
      <w:marLeft w:val="0"/>
      <w:marRight w:val="0"/>
      <w:marTop w:val="0"/>
      <w:marBottom w:val="0"/>
      <w:divBdr>
        <w:top w:val="none" w:sz="0" w:space="0" w:color="auto"/>
        <w:left w:val="none" w:sz="0" w:space="0" w:color="auto"/>
        <w:bottom w:val="none" w:sz="0" w:space="0" w:color="auto"/>
        <w:right w:val="none" w:sz="0" w:space="0" w:color="auto"/>
      </w:divBdr>
    </w:div>
    <w:div w:id="684668308">
      <w:bodyDiv w:val="1"/>
      <w:marLeft w:val="0"/>
      <w:marRight w:val="0"/>
      <w:marTop w:val="0"/>
      <w:marBottom w:val="0"/>
      <w:divBdr>
        <w:top w:val="none" w:sz="0" w:space="0" w:color="auto"/>
        <w:left w:val="none" w:sz="0" w:space="0" w:color="auto"/>
        <w:bottom w:val="none" w:sz="0" w:space="0" w:color="auto"/>
        <w:right w:val="none" w:sz="0" w:space="0" w:color="auto"/>
      </w:divBdr>
    </w:div>
    <w:div w:id="706418605">
      <w:bodyDiv w:val="1"/>
      <w:marLeft w:val="0"/>
      <w:marRight w:val="0"/>
      <w:marTop w:val="0"/>
      <w:marBottom w:val="0"/>
      <w:divBdr>
        <w:top w:val="none" w:sz="0" w:space="0" w:color="auto"/>
        <w:left w:val="none" w:sz="0" w:space="0" w:color="auto"/>
        <w:bottom w:val="none" w:sz="0" w:space="0" w:color="auto"/>
        <w:right w:val="none" w:sz="0" w:space="0" w:color="auto"/>
      </w:divBdr>
    </w:div>
    <w:div w:id="719524295">
      <w:bodyDiv w:val="1"/>
      <w:marLeft w:val="0"/>
      <w:marRight w:val="0"/>
      <w:marTop w:val="0"/>
      <w:marBottom w:val="0"/>
      <w:divBdr>
        <w:top w:val="none" w:sz="0" w:space="0" w:color="auto"/>
        <w:left w:val="none" w:sz="0" w:space="0" w:color="auto"/>
        <w:bottom w:val="none" w:sz="0" w:space="0" w:color="auto"/>
        <w:right w:val="none" w:sz="0" w:space="0" w:color="auto"/>
      </w:divBdr>
    </w:div>
    <w:div w:id="728921529">
      <w:bodyDiv w:val="1"/>
      <w:marLeft w:val="0"/>
      <w:marRight w:val="0"/>
      <w:marTop w:val="0"/>
      <w:marBottom w:val="0"/>
      <w:divBdr>
        <w:top w:val="none" w:sz="0" w:space="0" w:color="auto"/>
        <w:left w:val="none" w:sz="0" w:space="0" w:color="auto"/>
        <w:bottom w:val="none" w:sz="0" w:space="0" w:color="auto"/>
        <w:right w:val="none" w:sz="0" w:space="0" w:color="auto"/>
      </w:divBdr>
    </w:div>
    <w:div w:id="832834259">
      <w:bodyDiv w:val="1"/>
      <w:marLeft w:val="0"/>
      <w:marRight w:val="0"/>
      <w:marTop w:val="0"/>
      <w:marBottom w:val="0"/>
      <w:divBdr>
        <w:top w:val="none" w:sz="0" w:space="0" w:color="auto"/>
        <w:left w:val="none" w:sz="0" w:space="0" w:color="auto"/>
        <w:bottom w:val="none" w:sz="0" w:space="0" w:color="auto"/>
        <w:right w:val="none" w:sz="0" w:space="0" w:color="auto"/>
      </w:divBdr>
    </w:div>
    <w:div w:id="905187350">
      <w:bodyDiv w:val="1"/>
      <w:marLeft w:val="0"/>
      <w:marRight w:val="0"/>
      <w:marTop w:val="0"/>
      <w:marBottom w:val="0"/>
      <w:divBdr>
        <w:top w:val="none" w:sz="0" w:space="0" w:color="auto"/>
        <w:left w:val="none" w:sz="0" w:space="0" w:color="auto"/>
        <w:bottom w:val="none" w:sz="0" w:space="0" w:color="auto"/>
        <w:right w:val="none" w:sz="0" w:space="0" w:color="auto"/>
      </w:divBdr>
    </w:div>
    <w:div w:id="938299703">
      <w:bodyDiv w:val="1"/>
      <w:marLeft w:val="0"/>
      <w:marRight w:val="0"/>
      <w:marTop w:val="0"/>
      <w:marBottom w:val="0"/>
      <w:divBdr>
        <w:top w:val="none" w:sz="0" w:space="0" w:color="auto"/>
        <w:left w:val="none" w:sz="0" w:space="0" w:color="auto"/>
        <w:bottom w:val="none" w:sz="0" w:space="0" w:color="auto"/>
        <w:right w:val="none" w:sz="0" w:space="0" w:color="auto"/>
      </w:divBdr>
    </w:div>
    <w:div w:id="1031954791">
      <w:bodyDiv w:val="1"/>
      <w:marLeft w:val="0"/>
      <w:marRight w:val="0"/>
      <w:marTop w:val="0"/>
      <w:marBottom w:val="0"/>
      <w:divBdr>
        <w:top w:val="none" w:sz="0" w:space="0" w:color="auto"/>
        <w:left w:val="none" w:sz="0" w:space="0" w:color="auto"/>
        <w:bottom w:val="none" w:sz="0" w:space="0" w:color="auto"/>
        <w:right w:val="none" w:sz="0" w:space="0" w:color="auto"/>
      </w:divBdr>
    </w:div>
    <w:div w:id="1047947077">
      <w:bodyDiv w:val="1"/>
      <w:marLeft w:val="0"/>
      <w:marRight w:val="0"/>
      <w:marTop w:val="0"/>
      <w:marBottom w:val="0"/>
      <w:divBdr>
        <w:top w:val="none" w:sz="0" w:space="0" w:color="auto"/>
        <w:left w:val="none" w:sz="0" w:space="0" w:color="auto"/>
        <w:bottom w:val="none" w:sz="0" w:space="0" w:color="auto"/>
        <w:right w:val="none" w:sz="0" w:space="0" w:color="auto"/>
      </w:divBdr>
    </w:div>
    <w:div w:id="1096173943">
      <w:bodyDiv w:val="1"/>
      <w:marLeft w:val="0"/>
      <w:marRight w:val="0"/>
      <w:marTop w:val="0"/>
      <w:marBottom w:val="0"/>
      <w:divBdr>
        <w:top w:val="none" w:sz="0" w:space="0" w:color="auto"/>
        <w:left w:val="none" w:sz="0" w:space="0" w:color="auto"/>
        <w:bottom w:val="none" w:sz="0" w:space="0" w:color="auto"/>
        <w:right w:val="none" w:sz="0" w:space="0" w:color="auto"/>
      </w:divBdr>
    </w:div>
    <w:div w:id="1120800786">
      <w:bodyDiv w:val="1"/>
      <w:marLeft w:val="0"/>
      <w:marRight w:val="0"/>
      <w:marTop w:val="0"/>
      <w:marBottom w:val="0"/>
      <w:divBdr>
        <w:top w:val="none" w:sz="0" w:space="0" w:color="auto"/>
        <w:left w:val="none" w:sz="0" w:space="0" w:color="auto"/>
        <w:bottom w:val="none" w:sz="0" w:space="0" w:color="auto"/>
        <w:right w:val="none" w:sz="0" w:space="0" w:color="auto"/>
      </w:divBdr>
    </w:div>
    <w:div w:id="1194878413">
      <w:bodyDiv w:val="1"/>
      <w:marLeft w:val="0"/>
      <w:marRight w:val="0"/>
      <w:marTop w:val="0"/>
      <w:marBottom w:val="0"/>
      <w:divBdr>
        <w:top w:val="none" w:sz="0" w:space="0" w:color="auto"/>
        <w:left w:val="none" w:sz="0" w:space="0" w:color="auto"/>
        <w:bottom w:val="none" w:sz="0" w:space="0" w:color="auto"/>
        <w:right w:val="none" w:sz="0" w:space="0" w:color="auto"/>
      </w:divBdr>
    </w:div>
    <w:div w:id="1199201584">
      <w:bodyDiv w:val="1"/>
      <w:marLeft w:val="0"/>
      <w:marRight w:val="0"/>
      <w:marTop w:val="0"/>
      <w:marBottom w:val="0"/>
      <w:divBdr>
        <w:top w:val="none" w:sz="0" w:space="0" w:color="auto"/>
        <w:left w:val="none" w:sz="0" w:space="0" w:color="auto"/>
        <w:bottom w:val="none" w:sz="0" w:space="0" w:color="auto"/>
        <w:right w:val="none" w:sz="0" w:space="0" w:color="auto"/>
      </w:divBdr>
    </w:div>
    <w:div w:id="1279219158">
      <w:bodyDiv w:val="1"/>
      <w:marLeft w:val="0"/>
      <w:marRight w:val="0"/>
      <w:marTop w:val="0"/>
      <w:marBottom w:val="0"/>
      <w:divBdr>
        <w:top w:val="none" w:sz="0" w:space="0" w:color="auto"/>
        <w:left w:val="none" w:sz="0" w:space="0" w:color="auto"/>
        <w:bottom w:val="none" w:sz="0" w:space="0" w:color="auto"/>
        <w:right w:val="none" w:sz="0" w:space="0" w:color="auto"/>
      </w:divBdr>
    </w:div>
    <w:div w:id="1285044806">
      <w:bodyDiv w:val="1"/>
      <w:marLeft w:val="0"/>
      <w:marRight w:val="0"/>
      <w:marTop w:val="0"/>
      <w:marBottom w:val="0"/>
      <w:divBdr>
        <w:top w:val="none" w:sz="0" w:space="0" w:color="auto"/>
        <w:left w:val="none" w:sz="0" w:space="0" w:color="auto"/>
        <w:bottom w:val="none" w:sz="0" w:space="0" w:color="auto"/>
        <w:right w:val="none" w:sz="0" w:space="0" w:color="auto"/>
      </w:divBdr>
    </w:div>
    <w:div w:id="1332023613">
      <w:bodyDiv w:val="1"/>
      <w:marLeft w:val="0"/>
      <w:marRight w:val="0"/>
      <w:marTop w:val="0"/>
      <w:marBottom w:val="0"/>
      <w:divBdr>
        <w:top w:val="none" w:sz="0" w:space="0" w:color="auto"/>
        <w:left w:val="none" w:sz="0" w:space="0" w:color="auto"/>
        <w:bottom w:val="none" w:sz="0" w:space="0" w:color="auto"/>
        <w:right w:val="none" w:sz="0" w:space="0" w:color="auto"/>
      </w:divBdr>
    </w:div>
    <w:div w:id="1343434484">
      <w:bodyDiv w:val="1"/>
      <w:marLeft w:val="0"/>
      <w:marRight w:val="0"/>
      <w:marTop w:val="0"/>
      <w:marBottom w:val="0"/>
      <w:divBdr>
        <w:top w:val="none" w:sz="0" w:space="0" w:color="auto"/>
        <w:left w:val="none" w:sz="0" w:space="0" w:color="auto"/>
        <w:bottom w:val="none" w:sz="0" w:space="0" w:color="auto"/>
        <w:right w:val="none" w:sz="0" w:space="0" w:color="auto"/>
      </w:divBdr>
    </w:div>
    <w:div w:id="1348630093">
      <w:bodyDiv w:val="1"/>
      <w:marLeft w:val="0"/>
      <w:marRight w:val="0"/>
      <w:marTop w:val="0"/>
      <w:marBottom w:val="0"/>
      <w:divBdr>
        <w:top w:val="none" w:sz="0" w:space="0" w:color="auto"/>
        <w:left w:val="none" w:sz="0" w:space="0" w:color="auto"/>
        <w:bottom w:val="none" w:sz="0" w:space="0" w:color="auto"/>
        <w:right w:val="none" w:sz="0" w:space="0" w:color="auto"/>
      </w:divBdr>
    </w:div>
    <w:div w:id="1372728359">
      <w:bodyDiv w:val="1"/>
      <w:marLeft w:val="0"/>
      <w:marRight w:val="0"/>
      <w:marTop w:val="0"/>
      <w:marBottom w:val="0"/>
      <w:divBdr>
        <w:top w:val="none" w:sz="0" w:space="0" w:color="auto"/>
        <w:left w:val="none" w:sz="0" w:space="0" w:color="auto"/>
        <w:bottom w:val="none" w:sz="0" w:space="0" w:color="auto"/>
        <w:right w:val="none" w:sz="0" w:space="0" w:color="auto"/>
      </w:divBdr>
    </w:div>
    <w:div w:id="1389495930">
      <w:bodyDiv w:val="1"/>
      <w:marLeft w:val="0"/>
      <w:marRight w:val="0"/>
      <w:marTop w:val="0"/>
      <w:marBottom w:val="0"/>
      <w:divBdr>
        <w:top w:val="none" w:sz="0" w:space="0" w:color="auto"/>
        <w:left w:val="none" w:sz="0" w:space="0" w:color="auto"/>
        <w:bottom w:val="none" w:sz="0" w:space="0" w:color="auto"/>
        <w:right w:val="none" w:sz="0" w:space="0" w:color="auto"/>
      </w:divBdr>
    </w:div>
    <w:div w:id="1400589105">
      <w:bodyDiv w:val="1"/>
      <w:marLeft w:val="0"/>
      <w:marRight w:val="0"/>
      <w:marTop w:val="0"/>
      <w:marBottom w:val="0"/>
      <w:divBdr>
        <w:top w:val="none" w:sz="0" w:space="0" w:color="auto"/>
        <w:left w:val="none" w:sz="0" w:space="0" w:color="auto"/>
        <w:bottom w:val="none" w:sz="0" w:space="0" w:color="auto"/>
        <w:right w:val="none" w:sz="0" w:space="0" w:color="auto"/>
      </w:divBdr>
    </w:div>
    <w:div w:id="1503428368">
      <w:bodyDiv w:val="1"/>
      <w:marLeft w:val="0"/>
      <w:marRight w:val="0"/>
      <w:marTop w:val="0"/>
      <w:marBottom w:val="0"/>
      <w:divBdr>
        <w:top w:val="none" w:sz="0" w:space="0" w:color="auto"/>
        <w:left w:val="none" w:sz="0" w:space="0" w:color="auto"/>
        <w:bottom w:val="none" w:sz="0" w:space="0" w:color="auto"/>
        <w:right w:val="none" w:sz="0" w:space="0" w:color="auto"/>
      </w:divBdr>
    </w:div>
    <w:div w:id="1519657881">
      <w:bodyDiv w:val="1"/>
      <w:marLeft w:val="0"/>
      <w:marRight w:val="0"/>
      <w:marTop w:val="0"/>
      <w:marBottom w:val="0"/>
      <w:divBdr>
        <w:top w:val="none" w:sz="0" w:space="0" w:color="auto"/>
        <w:left w:val="none" w:sz="0" w:space="0" w:color="auto"/>
        <w:bottom w:val="none" w:sz="0" w:space="0" w:color="auto"/>
        <w:right w:val="none" w:sz="0" w:space="0" w:color="auto"/>
      </w:divBdr>
    </w:div>
    <w:div w:id="1540897484">
      <w:bodyDiv w:val="1"/>
      <w:marLeft w:val="0"/>
      <w:marRight w:val="0"/>
      <w:marTop w:val="0"/>
      <w:marBottom w:val="0"/>
      <w:divBdr>
        <w:top w:val="none" w:sz="0" w:space="0" w:color="auto"/>
        <w:left w:val="none" w:sz="0" w:space="0" w:color="auto"/>
        <w:bottom w:val="none" w:sz="0" w:space="0" w:color="auto"/>
        <w:right w:val="none" w:sz="0" w:space="0" w:color="auto"/>
      </w:divBdr>
    </w:div>
    <w:div w:id="1542865068">
      <w:bodyDiv w:val="1"/>
      <w:marLeft w:val="0"/>
      <w:marRight w:val="0"/>
      <w:marTop w:val="0"/>
      <w:marBottom w:val="0"/>
      <w:divBdr>
        <w:top w:val="none" w:sz="0" w:space="0" w:color="auto"/>
        <w:left w:val="none" w:sz="0" w:space="0" w:color="auto"/>
        <w:bottom w:val="none" w:sz="0" w:space="0" w:color="auto"/>
        <w:right w:val="none" w:sz="0" w:space="0" w:color="auto"/>
      </w:divBdr>
    </w:div>
    <w:div w:id="1546336428">
      <w:bodyDiv w:val="1"/>
      <w:marLeft w:val="0"/>
      <w:marRight w:val="0"/>
      <w:marTop w:val="0"/>
      <w:marBottom w:val="0"/>
      <w:divBdr>
        <w:top w:val="none" w:sz="0" w:space="0" w:color="auto"/>
        <w:left w:val="none" w:sz="0" w:space="0" w:color="auto"/>
        <w:bottom w:val="none" w:sz="0" w:space="0" w:color="auto"/>
        <w:right w:val="none" w:sz="0" w:space="0" w:color="auto"/>
      </w:divBdr>
    </w:div>
    <w:div w:id="1572960142">
      <w:bodyDiv w:val="1"/>
      <w:marLeft w:val="0"/>
      <w:marRight w:val="0"/>
      <w:marTop w:val="0"/>
      <w:marBottom w:val="0"/>
      <w:divBdr>
        <w:top w:val="none" w:sz="0" w:space="0" w:color="auto"/>
        <w:left w:val="none" w:sz="0" w:space="0" w:color="auto"/>
        <w:bottom w:val="none" w:sz="0" w:space="0" w:color="auto"/>
        <w:right w:val="none" w:sz="0" w:space="0" w:color="auto"/>
      </w:divBdr>
    </w:div>
    <w:div w:id="1590696813">
      <w:bodyDiv w:val="1"/>
      <w:marLeft w:val="0"/>
      <w:marRight w:val="0"/>
      <w:marTop w:val="0"/>
      <w:marBottom w:val="0"/>
      <w:divBdr>
        <w:top w:val="none" w:sz="0" w:space="0" w:color="auto"/>
        <w:left w:val="none" w:sz="0" w:space="0" w:color="auto"/>
        <w:bottom w:val="none" w:sz="0" w:space="0" w:color="auto"/>
        <w:right w:val="none" w:sz="0" w:space="0" w:color="auto"/>
      </w:divBdr>
    </w:div>
    <w:div w:id="1609317869">
      <w:bodyDiv w:val="1"/>
      <w:marLeft w:val="0"/>
      <w:marRight w:val="0"/>
      <w:marTop w:val="0"/>
      <w:marBottom w:val="0"/>
      <w:divBdr>
        <w:top w:val="none" w:sz="0" w:space="0" w:color="auto"/>
        <w:left w:val="none" w:sz="0" w:space="0" w:color="auto"/>
        <w:bottom w:val="none" w:sz="0" w:space="0" w:color="auto"/>
        <w:right w:val="none" w:sz="0" w:space="0" w:color="auto"/>
      </w:divBdr>
    </w:div>
    <w:div w:id="1609584918">
      <w:bodyDiv w:val="1"/>
      <w:marLeft w:val="0"/>
      <w:marRight w:val="0"/>
      <w:marTop w:val="0"/>
      <w:marBottom w:val="0"/>
      <w:divBdr>
        <w:top w:val="none" w:sz="0" w:space="0" w:color="auto"/>
        <w:left w:val="none" w:sz="0" w:space="0" w:color="auto"/>
        <w:bottom w:val="none" w:sz="0" w:space="0" w:color="auto"/>
        <w:right w:val="none" w:sz="0" w:space="0" w:color="auto"/>
      </w:divBdr>
    </w:div>
    <w:div w:id="1641500122">
      <w:bodyDiv w:val="1"/>
      <w:marLeft w:val="0"/>
      <w:marRight w:val="0"/>
      <w:marTop w:val="0"/>
      <w:marBottom w:val="0"/>
      <w:divBdr>
        <w:top w:val="none" w:sz="0" w:space="0" w:color="auto"/>
        <w:left w:val="none" w:sz="0" w:space="0" w:color="auto"/>
        <w:bottom w:val="none" w:sz="0" w:space="0" w:color="auto"/>
        <w:right w:val="none" w:sz="0" w:space="0" w:color="auto"/>
      </w:divBdr>
    </w:div>
    <w:div w:id="1661230791">
      <w:bodyDiv w:val="1"/>
      <w:marLeft w:val="0"/>
      <w:marRight w:val="0"/>
      <w:marTop w:val="0"/>
      <w:marBottom w:val="0"/>
      <w:divBdr>
        <w:top w:val="none" w:sz="0" w:space="0" w:color="auto"/>
        <w:left w:val="none" w:sz="0" w:space="0" w:color="auto"/>
        <w:bottom w:val="none" w:sz="0" w:space="0" w:color="auto"/>
        <w:right w:val="none" w:sz="0" w:space="0" w:color="auto"/>
      </w:divBdr>
    </w:div>
    <w:div w:id="1705977974">
      <w:bodyDiv w:val="1"/>
      <w:marLeft w:val="0"/>
      <w:marRight w:val="0"/>
      <w:marTop w:val="0"/>
      <w:marBottom w:val="0"/>
      <w:divBdr>
        <w:top w:val="none" w:sz="0" w:space="0" w:color="auto"/>
        <w:left w:val="none" w:sz="0" w:space="0" w:color="auto"/>
        <w:bottom w:val="none" w:sz="0" w:space="0" w:color="auto"/>
        <w:right w:val="none" w:sz="0" w:space="0" w:color="auto"/>
      </w:divBdr>
    </w:div>
    <w:div w:id="1940484564">
      <w:bodyDiv w:val="1"/>
      <w:marLeft w:val="0"/>
      <w:marRight w:val="0"/>
      <w:marTop w:val="0"/>
      <w:marBottom w:val="0"/>
      <w:divBdr>
        <w:top w:val="none" w:sz="0" w:space="0" w:color="auto"/>
        <w:left w:val="none" w:sz="0" w:space="0" w:color="auto"/>
        <w:bottom w:val="none" w:sz="0" w:space="0" w:color="auto"/>
        <w:right w:val="none" w:sz="0" w:space="0" w:color="auto"/>
      </w:divBdr>
    </w:div>
    <w:div w:id="2032028895">
      <w:bodyDiv w:val="1"/>
      <w:marLeft w:val="0"/>
      <w:marRight w:val="0"/>
      <w:marTop w:val="0"/>
      <w:marBottom w:val="0"/>
      <w:divBdr>
        <w:top w:val="none" w:sz="0" w:space="0" w:color="auto"/>
        <w:left w:val="none" w:sz="0" w:space="0" w:color="auto"/>
        <w:bottom w:val="none" w:sz="0" w:space="0" w:color="auto"/>
        <w:right w:val="none" w:sz="0" w:space="0" w:color="auto"/>
      </w:divBdr>
    </w:div>
    <w:div w:id="2037802260">
      <w:bodyDiv w:val="1"/>
      <w:marLeft w:val="0"/>
      <w:marRight w:val="0"/>
      <w:marTop w:val="0"/>
      <w:marBottom w:val="0"/>
      <w:divBdr>
        <w:top w:val="none" w:sz="0" w:space="0" w:color="auto"/>
        <w:left w:val="none" w:sz="0" w:space="0" w:color="auto"/>
        <w:bottom w:val="none" w:sz="0" w:space="0" w:color="auto"/>
        <w:right w:val="none" w:sz="0" w:space="0" w:color="auto"/>
      </w:divBdr>
    </w:div>
    <w:div w:id="2042709644">
      <w:bodyDiv w:val="1"/>
      <w:marLeft w:val="0"/>
      <w:marRight w:val="0"/>
      <w:marTop w:val="0"/>
      <w:marBottom w:val="0"/>
      <w:divBdr>
        <w:top w:val="none" w:sz="0" w:space="0" w:color="auto"/>
        <w:left w:val="none" w:sz="0" w:space="0" w:color="auto"/>
        <w:bottom w:val="none" w:sz="0" w:space="0" w:color="auto"/>
        <w:right w:val="none" w:sz="0" w:space="0" w:color="auto"/>
      </w:divBdr>
    </w:div>
    <w:div w:id="2055536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68CD3D2CEA5EE41AE6E13E933CBC42B" ma:contentTypeVersion="11" ma:contentTypeDescription="Create a new document." ma:contentTypeScope="" ma:versionID="196574cb60cd35cc3b498f34efee6dcb">
  <xsd:schema xmlns:xsd="http://www.w3.org/2001/XMLSchema" xmlns:xs="http://www.w3.org/2001/XMLSchema" xmlns:p="http://schemas.microsoft.com/office/2006/metadata/properties" xmlns:ns2="f4297e22-31a9-436f-a045-c7d5bd949098" xmlns:ns3="635326a5-64d9-48c6-8eab-aafb5c78460c" targetNamespace="http://schemas.microsoft.com/office/2006/metadata/properties" ma:root="true" ma:fieldsID="6e866b7677409f36c37bd7e75499cbba" ns2:_="" ns3:_="">
    <xsd:import namespace="f4297e22-31a9-436f-a045-c7d5bd949098"/>
    <xsd:import namespace="635326a5-64d9-48c6-8eab-aafb5c7846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297e22-31a9-436f-a045-c7d5bd949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d268799-ad4e-498a-91ec-a33d405fc6c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5326a5-64d9-48c6-8eab-aafb5c7846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fc523a-bf8a-49d0-8e1b-589cc44f8126}" ma:internalName="TaxCatchAll" ma:showField="CatchAllData" ma:web="635326a5-64d9-48c6-8eab-aafb5c7846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4297e22-31a9-436f-a045-c7d5bd949098">
      <Terms xmlns="http://schemas.microsoft.com/office/infopath/2007/PartnerControls"/>
    </lcf76f155ced4ddcb4097134ff3c332f>
    <TaxCatchAll xmlns="635326a5-64d9-48c6-8eab-aafb5c78460c" xsi:nil="true"/>
  </documentManagement>
</p:properties>
</file>

<file path=customXml/itemProps1.xml><?xml version="1.0" encoding="utf-8"?>
<ds:datastoreItem xmlns:ds="http://schemas.openxmlformats.org/officeDocument/2006/customXml" ds:itemID="{5618686A-85B5-4DC2-869F-7F47F7AAEDDF}">
  <ds:schemaRefs>
    <ds:schemaRef ds:uri="http://schemas.microsoft.com/sharepoint/v3/contenttype/forms"/>
  </ds:schemaRefs>
</ds:datastoreItem>
</file>

<file path=customXml/itemProps2.xml><?xml version="1.0" encoding="utf-8"?>
<ds:datastoreItem xmlns:ds="http://schemas.openxmlformats.org/officeDocument/2006/customXml" ds:itemID="{090DA424-0861-4483-B10F-AD4DB3BCE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297e22-31a9-436f-a045-c7d5bd949098"/>
    <ds:schemaRef ds:uri="635326a5-64d9-48c6-8eab-aafb5c784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65B10A-0B0E-4D33-9254-4758DBBF59C1}">
  <ds:schemaRefs>
    <ds:schemaRef ds:uri="http://schemas.openxmlformats.org/officeDocument/2006/bibliography"/>
  </ds:schemaRefs>
</ds:datastoreItem>
</file>

<file path=customXml/itemProps4.xml><?xml version="1.0" encoding="utf-8"?>
<ds:datastoreItem xmlns:ds="http://schemas.openxmlformats.org/officeDocument/2006/customXml" ds:itemID="{FE04A57A-A806-4010-AFAD-2105107C2237}">
  <ds:schemaRefs>
    <ds:schemaRef ds:uri="http://schemas.microsoft.com/office/2006/metadata/properties"/>
    <ds:schemaRef ds:uri="http://schemas.microsoft.com/office/infopath/2007/PartnerControls"/>
    <ds:schemaRef ds:uri="f4297e22-31a9-436f-a045-c7d5bd949098"/>
    <ds:schemaRef ds:uri="635326a5-64d9-48c6-8eab-aafb5c78460c"/>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43</Pages>
  <Words>24173</Words>
  <Characters>137545</Characters>
  <Application>Microsoft Office Word</Application>
  <DocSecurity>0</DocSecurity>
  <Lines>4436</Lines>
  <Paragraphs>1470</Paragraphs>
  <ScaleCrop>false</ScaleCrop>
  <Company/>
  <LinksUpToDate>false</LinksUpToDate>
  <CharactersWithSpaces>160248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AHS 2023 Annual Statement</dc:title>
  <dc:subject/>
  <dc:creator>Kyle Condon</dc:creator>
  <cp:keywords/>
  <dc:description/>
  <cp:lastModifiedBy>Matt Rogers</cp:lastModifiedBy>
  <cp:revision>16</cp:revision>
  <cp:lastPrinted>2025-08-26T20:02:00Z</cp:lastPrinted>
  <dcterms:created xsi:type="dcterms:W3CDTF">2026-03-11T13:25:00Z</dcterms:created>
  <dcterms:modified xsi:type="dcterms:W3CDTF">2026-03-11T16:05:00Z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6b0272942023fb1d908d4881cb6979540a6a228da284c6feb5be339d01a559ab</vt:lpwstr>
  </property>
  <property fmtid="{D5CDD505-2E9C-101B-9397-08002B2CF9AE}" pid="3" name="MSIP_Label_4034681b-c49b-4f1a-95d6-80c57c38392b_Enabled">
    <vt:lpwstr>true</vt:lpwstr>
  </property>
  <property fmtid="{D5CDD505-2E9C-101B-9397-08002B2CF9AE}" pid="4" name="MSIP_Label_4034681b-c49b-4f1a-95d6-80c57c38392b_SetDate">
    <vt:lpwstr>2024-04-11T22:39:50Z</vt:lpwstr>
  </property>
  <property fmtid="{D5CDD505-2E9C-101B-9397-08002B2CF9AE}" pid="5" name="MSIP_Label_4034681b-c49b-4f1a-95d6-80c57c38392b_Method">
    <vt:lpwstr>Standard</vt:lpwstr>
  </property>
  <property fmtid="{D5CDD505-2E9C-101B-9397-08002B2CF9AE}" pid="6" name="MSIP_Label_4034681b-c49b-4f1a-95d6-80c57c38392b_Name">
    <vt:lpwstr>General</vt:lpwstr>
  </property>
  <property fmtid="{D5CDD505-2E9C-101B-9397-08002B2CF9AE}" pid="7" name="MSIP_Label_4034681b-c49b-4f1a-95d6-80c57c38392b_SiteId">
    <vt:lpwstr>f58a826a-4b01-491a-9d58-c676a611beac</vt:lpwstr>
  </property>
  <property fmtid="{D5CDD505-2E9C-101B-9397-08002B2CF9AE}" pid="8" name="MSIP_Label_4034681b-c49b-4f1a-95d6-80c57c38392b_ActionId">
    <vt:lpwstr>8804f7d7-8e23-49ae-a68e-b43ec8017664</vt:lpwstr>
  </property>
  <property fmtid="{D5CDD505-2E9C-101B-9397-08002B2CF9AE}" pid="9" name="MSIP_Label_4034681b-c49b-4f1a-95d6-80c57c38392b_ContentBits">
    <vt:lpwstr>0</vt:lpwstr>
  </property>
  <property fmtid="{D5CDD505-2E9C-101B-9397-08002B2CF9AE}" pid="10" name="ContentTypeId">
    <vt:lpwstr>0x010100E68CD3D2CEA5EE41AE6E13E933CBC42B</vt:lpwstr>
  </property>
  <property fmtid="{D5CDD505-2E9C-101B-9397-08002B2CF9AE}" pid="11" name="MediaServiceImageTags">
    <vt:lpwstr/>
  </property>
</Properties>
</file>